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ED4DDF" w14:textId="4CB34675" w:rsidR="00960D71" w:rsidRDefault="00960D71" w:rsidP="00960D71">
      <w:pPr>
        <w:pStyle w:val="Text"/>
        <w:ind w:firstLine="0"/>
        <w:contextualSpacing/>
        <w:rPr>
          <w:sz w:val="2"/>
          <w:szCs w:val="18"/>
          <w:lang w:eastAsia="zh-TW"/>
        </w:rPr>
      </w:pPr>
    </w:p>
    <w:p w14:paraId="25D133BD" w14:textId="77777777" w:rsidR="00960D71" w:rsidRDefault="00960D71" w:rsidP="00960D71">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65BA9753" w14:textId="77777777" w:rsidR="00960D71" w:rsidRPr="00667082" w:rsidRDefault="00960D71" w:rsidP="00960D71">
      <w:pPr>
        <w:pStyle w:val="Authors"/>
        <w:framePr w:wrap="notBeside" w:x="1614"/>
        <w:contextualSpacing/>
        <w:rPr>
          <w:i/>
          <w:iCs/>
        </w:rPr>
      </w:pPr>
      <w:r>
        <w:t>Yun-</w:t>
      </w:r>
      <w:proofErr w:type="spellStart"/>
      <w:r>
        <w:t>Shiuan</w:t>
      </w:r>
      <w:proofErr w:type="spellEnd"/>
      <w:r>
        <w:t xml:space="preserve">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Li-Chen Fu, </w:t>
      </w:r>
      <w:r>
        <w:rPr>
          <w:i/>
          <w:iCs/>
        </w:rPr>
        <w:t>Member, IEEE</w:t>
      </w:r>
    </w:p>
    <w:p w14:paraId="424C37CC" w14:textId="0D6C261C" w:rsidR="00960D71" w:rsidRDefault="00960D71" w:rsidP="00960D71">
      <w:pPr>
        <w:pStyle w:val="Abstract"/>
        <w:spacing w:before="0"/>
        <w:ind w:firstLine="204"/>
        <w:contextualSpacing/>
      </w:pPr>
      <w:r>
        <w:rPr>
          <w:i/>
          <w:iCs/>
        </w:rPr>
        <w:t>Abstract</w:t>
      </w:r>
      <w:r>
        <w:t>—</w:t>
      </w:r>
      <w:r w:rsidRPr="00B32A40">
        <w:t xml:space="preserve"> </w:t>
      </w:r>
      <w:r w:rsidRPr="00CD4954">
        <w:t xml:space="preserve">Human social interactions are laden with behavioral preferences that stem from hidden social network representations. In this study, we </w:t>
      </w:r>
      <w:r w:rsidR="008B220E">
        <w:t>applied an artificial</w:t>
      </w:r>
      <w:r w:rsidRPr="00CD4954">
        <w:t xml:space="preserve"> neural network </w:t>
      </w:r>
      <w:r w:rsidR="008B220E">
        <w:t>with machine theory of mind (</w:t>
      </w:r>
      <w:proofErr w:type="spellStart"/>
      <w:r w:rsidR="008B220E">
        <w:t>ToMnet</w:t>
      </w:r>
      <w:proofErr w:type="spellEnd"/>
      <w:r w:rsidR="008B220E">
        <w:t>+)</w:t>
      </w:r>
      <w:r w:rsidRPr="00CD4954">
        <w:t xml:space="preserve"> to learn and predict social preferences based on implicit information from the way agents and social targets </w:t>
      </w:r>
      <w:r w:rsidR="009F3962">
        <w:t>interact behaviorally</w:t>
      </w:r>
      <w:r w:rsidRPr="00CD4954">
        <w:t>. Our findings have implications for machine applications that seek to infer hidden information structures solely from third-person observation of behaviors</w:t>
      </w:r>
      <w:r w:rsidRPr="001D7164">
        <w:t>.</w:t>
      </w:r>
      <w:r w:rsidR="00AC2AD4">
        <w:t xml:space="preserve"> We consider that social machines with such </w:t>
      </w:r>
      <w:r w:rsidR="009F3962">
        <w:t xml:space="preserve">an </w:t>
      </w:r>
      <w:r w:rsidR="00AC2AD4">
        <w:t xml:space="preserve">ability would have </w:t>
      </w:r>
      <w:r w:rsidR="009F3962">
        <w:t xml:space="preserve">an </w:t>
      </w:r>
      <w:r w:rsidR="00AC2AD4">
        <w:t xml:space="preserve">enhanced </w:t>
      </w:r>
      <w:r w:rsidR="009F3962">
        <w:t xml:space="preserve">potential </w:t>
      </w:r>
      <w:r w:rsidR="00AC2AD4">
        <w:t>for more naturalistic human-machine interactions.</w:t>
      </w:r>
    </w:p>
    <w:p w14:paraId="0105757D" w14:textId="77777777" w:rsidR="00960D71" w:rsidRDefault="00960D71" w:rsidP="00960D71">
      <w:pPr>
        <w:pStyle w:val="Heading1"/>
        <w:spacing w:before="120" w:after="120"/>
        <w:contextualSpacing/>
      </w:pPr>
      <w:r>
        <w:t>I</w:t>
      </w:r>
      <w:r>
        <w:rPr>
          <w:sz w:val="16"/>
          <w:szCs w:val="16"/>
        </w:rPr>
        <w:t>NTRODUCTION</w:t>
      </w:r>
    </w:p>
    <w:p w14:paraId="4978F0DC" w14:textId="6F8210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70CF50DF">
                <wp:simplePos x="0" y="0"/>
                <wp:positionH relativeFrom="column">
                  <wp:posOffset>4313</wp:posOffset>
                </wp:positionH>
                <wp:positionV relativeFrom="paragraph">
                  <wp:posOffset>1802681</wp:posOffset>
                </wp:positionV>
                <wp:extent cx="3112770" cy="3703656"/>
                <wp:effectExtent l="0" t="0" r="0"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703656"/>
                        </a:xfrm>
                        <a:prstGeom prst="rect">
                          <a:avLst/>
                        </a:prstGeom>
                        <a:solidFill>
                          <a:srgbClr val="FFFFFF"/>
                        </a:solidFill>
                        <a:ln w="9525">
                          <a:noFill/>
                          <a:miter lim="800000"/>
                          <a:headEnd/>
                          <a:tailEnd/>
                        </a:ln>
                      </wps:spPr>
                      <wps:txbx>
                        <w:txbxContent>
                          <w:p w14:paraId="34B23E62" w14:textId="77777777" w:rsidR="001D522B" w:rsidRDefault="001D522B" w:rsidP="00960D71">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1D522B" w:rsidRDefault="001D522B" w:rsidP="00960D71">
                            <w:pPr>
                              <w:pStyle w:val="FootnoteText"/>
                            </w:pPr>
                            <w:r>
                              <w:t>Y.-S. Chuang is with the Graduate Institute of Brain and Mind Sciences, National Taiwan University, Taipei, Taiwan (e-mail: yunshiuan.chuang@gmail.com).</w:t>
                            </w:r>
                          </w:p>
                          <w:p w14:paraId="44AE8DE7" w14:textId="77777777" w:rsidR="001D522B" w:rsidRDefault="001D522B"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1D522B" w:rsidRDefault="001D522B" w:rsidP="00960D71">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1AE9EF" w14:textId="77777777" w:rsidR="001D522B" w:rsidRDefault="001D522B"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1D522B" w:rsidRDefault="001D522B"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1D522B" w:rsidRDefault="001D522B"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1D522B" w:rsidRPr="00B72B8A" w:rsidRDefault="001D522B"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1D522B" w:rsidRPr="00B72B8A" w:rsidRDefault="001D522B" w:rsidP="00960D71">
                            <w:pPr>
                              <w:pStyle w:val="FootnoteText"/>
                            </w:pPr>
                          </w:p>
                          <w:p w14:paraId="366A0EC3" w14:textId="77777777" w:rsidR="001D522B" w:rsidRDefault="001D522B" w:rsidP="00960D71">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35pt;margin-top:141.95pt;width:245.1pt;height:291.6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" stroked="f">
                <v:textbox inset="0,0,0,0">
                  <w:txbxContent>
                    <w:p w14:paraId="34B23E62" w14:textId="77777777" w:rsidR="001D522B" w:rsidRDefault="001D522B" w:rsidP="00960D71">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1D522B" w:rsidRDefault="001D522B" w:rsidP="00960D71">
                      <w:pPr>
                        <w:pStyle w:val="FootnoteText"/>
                      </w:pPr>
                      <w:r>
                        <w:t>Y.-S. Chuang is with the Graduate Institute of Brain and Mind Sciences, National Taiwan University, Taipei, Taiwan (e-mail: yunshiuan.chuang@gmail.com).</w:t>
                      </w:r>
                    </w:p>
                    <w:p w14:paraId="44AE8DE7" w14:textId="77777777" w:rsidR="001D522B" w:rsidRDefault="001D522B"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1D522B" w:rsidRDefault="001D522B" w:rsidP="00960D71">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1AE9EF" w14:textId="77777777" w:rsidR="001D522B" w:rsidRDefault="001D522B"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1D522B" w:rsidRDefault="001D522B"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1D522B" w:rsidRDefault="001D522B"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1D522B" w:rsidRPr="00B72B8A" w:rsidRDefault="001D522B"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1D522B" w:rsidRPr="00B72B8A" w:rsidRDefault="001D522B" w:rsidP="00960D71">
                      <w:pPr>
                        <w:pStyle w:val="FootnoteText"/>
                      </w:pPr>
                    </w:p>
                    <w:p w14:paraId="366A0EC3" w14:textId="77777777" w:rsidR="001D522B" w:rsidRDefault="001D522B" w:rsidP="00960D71">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w:t>
      </w:r>
      <w:r w:rsidR="009F3962">
        <w:rPr>
          <w:rFonts w:eastAsia="BatangChe"/>
          <w:smallCaps w:val="0"/>
          <w:color w:val="000000"/>
          <w:kern w:val="0"/>
          <w:szCs w:val="18"/>
          <w:lang w:eastAsia="ko-KR"/>
        </w:rPr>
        <w:t xml:space="preserve">artificially </w:t>
      </w:r>
      <w:r>
        <w:rPr>
          <w:rFonts w:eastAsia="BatangChe"/>
          <w:smallCaps w:val="0"/>
          <w:color w:val="000000"/>
          <w:kern w:val="0"/>
          <w:szCs w:val="18"/>
          <w:lang w:eastAsia="ko-KR"/>
        </w:rPr>
        <w:t xml:space="preserve">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3FBD0775" w14:textId="08FEACAF" w:rsidR="00960D71" w:rsidRDefault="00960D71" w:rsidP="00960D71">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w:t>
      </w:r>
      <w:r w:rsidR="009F3962">
        <w:rPr>
          <w:rFonts w:eastAsia="BatangChe"/>
          <w:smallCaps w:val="0"/>
          <w:color w:val="000000"/>
          <w:kern w:val="0"/>
          <w:szCs w:val="18"/>
          <w:lang w:eastAsia="ko-KR"/>
        </w:rPr>
        <w:t xml:space="preserve">the </w:t>
      </w:r>
      <w:r>
        <w:rPr>
          <w:rFonts w:eastAsia="BatangChe"/>
          <w:smallCaps w:val="0"/>
          <w:color w:val="000000"/>
          <w:kern w:val="0"/>
          <w:szCs w:val="18"/>
          <w:lang w:eastAsia="ko-KR"/>
        </w:rPr>
        <w:t xml:space="preserve">persons involved, which is often implicit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w:t>
      </w:r>
      <w:r w:rsidR="009F3962">
        <w:rPr>
          <w:rFonts w:eastAsia="BatangChe"/>
          <w:smallCaps w:val="0"/>
          <w:color w:val="000000"/>
          <w:kern w:val="0"/>
          <w:szCs w:val="18"/>
          <w:lang w:eastAsia="ko-KR"/>
        </w:rPr>
        <w:t xml:space="preserve">the </w:t>
      </w:r>
      <w:r>
        <w:rPr>
          <w:rFonts w:eastAsia="BatangChe"/>
          <w:smallCaps w:val="0"/>
          <w:color w:val="000000"/>
          <w:kern w:val="0"/>
          <w:szCs w:val="18"/>
          <w:lang w:eastAsia="ko-KR"/>
        </w:rPr>
        <w:t>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0C1F822D"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w:t>
      </w:r>
      <w:r w:rsidR="009F3962">
        <w:rPr>
          <w:rFonts w:eastAsia="BatangChe"/>
          <w:smallCaps w:val="0"/>
          <w:color w:val="000000"/>
          <w:kern w:val="0"/>
          <w:szCs w:val="18"/>
          <w:lang w:eastAsia="ko-KR"/>
        </w:rPr>
        <w:t xml:space="preserve"> from</w:t>
      </w:r>
      <w:r>
        <w:rPr>
          <w:rFonts w:eastAsia="BatangChe"/>
          <w:smallCaps w:val="0"/>
          <w:color w:val="000000"/>
          <w:kern w:val="0"/>
          <w:szCs w:val="18"/>
          <w:lang w:eastAsia="ko-KR"/>
        </w:rPr>
        <w:t xml:space="preserve">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w:t>
      </w:r>
      <w:r w:rsidR="009F3962">
        <w:rPr>
          <w:rFonts w:eastAsia="BatangChe"/>
          <w:smallCaps w:val="0"/>
          <w:color w:val="000000"/>
          <w:kern w:val="0"/>
          <w:szCs w:val="18"/>
          <w:lang w:eastAsia="ko-KR"/>
        </w:rPr>
        <w:t xml:space="preserve">the </w:t>
      </w:r>
      <w:r>
        <w:rPr>
          <w:rFonts w:eastAsia="BatangChe"/>
          <w:smallCaps w:val="0"/>
          <w:color w:val="000000"/>
          <w:kern w:val="0"/>
          <w:szCs w:val="18"/>
          <w:lang w:eastAsia="ko-KR"/>
        </w:rPr>
        <w:t xml:space="preserve">agents’ hidden false beliefs. </w:t>
      </w:r>
    </w:p>
    <w:p w14:paraId="49A421E2" w14:textId="190D1716"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w:t>
      </w:r>
      <w:r w:rsidR="00A614A1">
        <w:rPr>
          <w:rFonts w:eastAsia="BatangChe"/>
          <w:smallCaps w:val="0"/>
          <w:color w:val="000000"/>
          <w:kern w:val="0"/>
          <w:szCs w:val="18"/>
          <w:lang w:eastAsia="ko-KR"/>
        </w:rPr>
        <w:t>ability to</w:t>
      </w:r>
      <w:r>
        <w:rPr>
          <w:rFonts w:eastAsia="BatangChe"/>
          <w:smallCaps w:val="0"/>
          <w:color w:val="000000"/>
          <w:kern w:val="0"/>
          <w:szCs w:val="18"/>
          <w:lang w:eastAsia="ko-KR"/>
        </w:rPr>
        <w:t xml:space="preserve">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 xml:space="preserve">s </w:t>
      </w:r>
      <w:r w:rsidR="00A614A1">
        <w:rPr>
          <w:rFonts w:eastAsia="BatangChe"/>
          <w:smallCaps w:val="0"/>
          <w:color w:val="000000"/>
          <w:kern w:val="0"/>
          <w:szCs w:val="18"/>
          <w:lang w:eastAsia="ko-KR"/>
        </w:rPr>
        <w:t xml:space="preserve">from </w:t>
      </w:r>
      <w:r>
        <w:rPr>
          <w:rFonts w:eastAsia="BatangChe"/>
          <w:smallCaps w:val="0"/>
          <w:color w:val="000000"/>
          <w:kern w:val="0"/>
          <w:szCs w:val="18"/>
          <w:lang w:eastAsia="ko-KR"/>
        </w:rPr>
        <w:t>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w:t>
      </w:r>
      <w:r w:rsidR="00900A3B">
        <w:rPr>
          <w:rFonts w:eastAsia="BatangChe"/>
          <w:smallCaps w:val="0"/>
          <w:color w:val="000000"/>
          <w:kern w:val="0"/>
          <w:szCs w:val="18"/>
          <w:lang w:eastAsia="ko-KR"/>
        </w:rPr>
        <w:t xml:space="preserve">network </w:t>
      </w:r>
      <w:r>
        <w:rPr>
          <w:rFonts w:eastAsia="BatangChe"/>
          <w:smallCaps w:val="0"/>
          <w:color w:val="000000"/>
          <w:kern w:val="0"/>
          <w:szCs w:val="18"/>
          <w:lang w:eastAsia="ko-KR"/>
        </w:rPr>
        <w:t>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16FCDB55"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Core to our approach in this work is simulating plausible social networks that constitute ground truth against which to assess</w:t>
      </w:r>
      <w:r w:rsidR="00A614A1">
        <w:rPr>
          <w:rFonts w:eastAsia="BatangChe"/>
          <w:smallCaps w:val="0"/>
          <w:color w:val="000000"/>
          <w:kern w:val="0"/>
          <w:szCs w:val="18"/>
          <w:lang w:eastAsia="ko-KR"/>
        </w:rPr>
        <w:t xml:space="preserve"> the</w:t>
      </w:r>
      <w:r>
        <w:rPr>
          <w:rFonts w:eastAsia="BatangChe"/>
          <w:smallCaps w:val="0"/>
          <w:color w:val="000000"/>
          <w:kern w:val="0"/>
          <w:szCs w:val="18"/>
          <w:lang w:eastAsia="ko-KR"/>
        </w:rPr>
        <w:t xml:space="preserve">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(Fig. 1). These simulated social networks consisted of agents with different inter-personal connection weights to targets. Importantly, connection weights were based on the range of scores from the Social Support Questionnaire (SSQ) commonly used in Psychology to evaluate real human social dependencies on </w:t>
      </w:r>
      <w:r w:rsidR="00E24D6B">
        <w:rPr>
          <w:noProof/>
          <w:lang w:eastAsia="zh-CN"/>
        </w:rPr>
        <w:lastRenderedPageBreak/>
        <mc:AlternateContent>
          <mc:Choice Requires="wps">
            <w:drawing>
              <wp:anchor distT="45720" distB="45720" distL="114300" distR="114300" simplePos="0" relativeHeight="251661312" behindDoc="0" locked="0" layoutInCell="1" allowOverlap="1" wp14:anchorId="3C2A753F" wp14:editId="47D728BC">
                <wp:simplePos x="0" y="0"/>
                <wp:positionH relativeFrom="column">
                  <wp:posOffset>46355</wp:posOffset>
                </wp:positionH>
                <wp:positionV relativeFrom="margin">
                  <wp:posOffset>158115</wp:posOffset>
                </wp:positionV>
                <wp:extent cx="3099435" cy="1553210"/>
                <wp:effectExtent l="0" t="0" r="5715"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553210"/>
                        </a:xfrm>
                        <a:prstGeom prst="rect">
                          <a:avLst/>
                        </a:prstGeom>
                        <a:solidFill>
                          <a:srgbClr val="FFFFFF"/>
                        </a:solidFill>
                        <a:ln w="9525">
                          <a:noFill/>
                          <a:miter lim="800000"/>
                          <a:headEnd/>
                          <a:tailEnd/>
                        </a:ln>
                      </wps:spPr>
                      <wps:txbx>
                        <w:txbxContent>
                          <w:p w14:paraId="3015489E" w14:textId="7AC96B8E" w:rsidR="001D522B" w:rsidRDefault="001D522B" w:rsidP="00960D71">
                            <w:pPr>
                              <w:jc w:val="center"/>
                              <w:rPr>
                                <w:sz w:val="16"/>
                              </w:rPr>
                            </w:pPr>
                            <w:r w:rsidRPr="00FC09C8">
                              <w:rPr>
                                <w:noProof/>
                              </w:rPr>
                              <w:drawing>
                                <wp:inline distT="0" distB="0" distL="0" distR="0" wp14:anchorId="795D0894" wp14:editId="759E3BA8">
                                  <wp:extent cx="2158850" cy="10530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06122BB0" w:rsidR="001D522B" w:rsidRDefault="001D522B" w:rsidP="00960D71">
                            <w:pPr>
                              <w:jc w:val="both"/>
                            </w:pPr>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w:t>
                            </w:r>
                            <w:r w:rsidRPr="008A7B9F" w:rsidDel="00A614A1">
                              <w:rPr>
                                <w:sz w:val="16"/>
                              </w:rPr>
                              <w:t xml:space="preserve">simulated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ins w:id="2" w:author="Joshua Goh" w:date="2020-04-13T13:35:00Z">
                              <w:r>
                                <w:rPr>
                                  <w:sz w:val="16"/>
                                </w:rPr>
                                <w:t>.</w:t>
                              </w:r>
                            </w:ins>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7" type="#_x0000_t202" style="position:absolute;left:0;text-align:left;margin-left:3.65pt;margin-top:12.45pt;width:244.05pt;height:12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" stroked="f">
                <v:textbox inset="0,0,0,0">
                  <w:txbxContent>
                    <w:p w14:paraId="3015489E" w14:textId="7AC96B8E" w:rsidR="001D522B" w:rsidRDefault="001D522B" w:rsidP="00960D71">
                      <w:pPr>
                        <w:jc w:val="center"/>
                        <w:rPr>
                          <w:sz w:val="16"/>
                        </w:rPr>
                      </w:pPr>
                      <w:r w:rsidRPr="00FC09C8">
                        <w:rPr>
                          <w:noProof/>
                        </w:rPr>
                        <w:drawing>
                          <wp:inline distT="0" distB="0" distL="0" distR="0" wp14:anchorId="795D0894" wp14:editId="759E3BA8">
                            <wp:extent cx="2158850" cy="10530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06122BB0" w:rsidR="001D522B" w:rsidRDefault="001D522B" w:rsidP="00960D71">
                      <w:pPr>
                        <w:jc w:val="both"/>
                      </w:pPr>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w:t>
                      </w:r>
                      <w:r w:rsidRPr="008A7B9F" w:rsidDel="00A614A1">
                        <w:rPr>
                          <w:sz w:val="16"/>
                        </w:rPr>
                        <w:t xml:space="preserve">simulated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ins w:id="3" w:author="Joshua Goh" w:date="2020-04-13T13:35:00Z">
                        <w:r>
                          <w:rPr>
                            <w:sz w:val="16"/>
                          </w:rPr>
                          <w:t>.</w:t>
                        </w:r>
                      </w:ins>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p>
                  </w:txbxContent>
                </v:textbox>
                <w10:wrap type="square" anchory="margin"/>
              </v:shape>
            </w:pict>
          </mc:Fallback>
        </mc:AlternateContent>
      </w:r>
      <w:r>
        <w:rPr>
          <w:rFonts w:eastAsia="BatangChe"/>
          <w:smallCaps w:val="0"/>
          <w:color w:val="000000"/>
          <w:kern w:val="0"/>
          <w:szCs w:val="18"/>
          <w:lang w:eastAsia="ko-KR"/>
        </w:rPr>
        <w:t xml:space="preserve">specific persons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4780EC1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w:t>
      </w:r>
      <w:r w:rsidR="00A614A1">
        <w:rPr>
          <w:rFonts w:eastAsia="BatangChe"/>
          <w:smallCaps w:val="0"/>
          <w:color w:val="000000"/>
          <w:kern w:val="0"/>
          <w:szCs w:val="18"/>
          <w:lang w:eastAsia="ko-KR"/>
        </w:rPr>
        <w:t xml:space="preserve"> the judgement of</w:t>
      </w:r>
      <w:r>
        <w:rPr>
          <w:rFonts w:eastAsia="BatangChe"/>
          <w:smallCaps w:val="0"/>
          <w:color w:val="000000"/>
          <w:kern w:val="0"/>
          <w:szCs w:val="18"/>
          <w:lang w:eastAsia="ko-KR"/>
        </w:rPr>
        <w:t xml:space="preserve">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sidR="00A614A1">
        <w:rPr>
          <w:rFonts w:eastAsia="BatangChe"/>
          <w:smallCaps w:val="0"/>
          <w:color w:val="000000"/>
          <w:kern w:val="0"/>
          <w:szCs w:val="18"/>
          <w:lang w:eastAsia="ko-KR"/>
        </w:rPr>
        <w:t>on</w:t>
      </w:r>
      <w:r>
        <w:rPr>
          <w:rFonts w:eastAsia="BatangChe"/>
          <w:smallCaps w:val="0"/>
          <w:color w:val="000000"/>
          <w:kern w:val="0"/>
          <w:szCs w:val="18"/>
          <w:lang w:eastAsia="ko-KR"/>
        </w:rPr>
        <w:t xml:space="preserve"> agent-target social interaction preferences </w:t>
      </w:r>
      <w:r w:rsidR="00A614A1">
        <w:rPr>
          <w:rFonts w:eastAsia="BatangChe"/>
          <w:smallCaps w:val="0"/>
          <w:color w:val="000000"/>
          <w:kern w:val="0"/>
          <w:szCs w:val="18"/>
          <w:lang w:eastAsia="ko-KR"/>
        </w:rPr>
        <w:t>could predict</w:t>
      </w:r>
      <w:r>
        <w:rPr>
          <w:rFonts w:eastAsia="BatangChe"/>
          <w:smallCaps w:val="0"/>
          <w:color w:val="000000"/>
          <w:kern w:val="0"/>
          <w:szCs w:val="18"/>
          <w:lang w:eastAsia="ko-KR"/>
        </w:rPr>
        <w:t xml:space="preserve"> a similar rank order </w:t>
      </w:r>
      <w:r w:rsidR="00A614A1">
        <w:rPr>
          <w:rFonts w:eastAsia="BatangChe"/>
          <w:smallCaps w:val="0"/>
          <w:color w:val="000000"/>
          <w:kern w:val="0"/>
          <w:szCs w:val="18"/>
          <w:lang w:eastAsia="ko-KR"/>
        </w:rPr>
        <w:t xml:space="preserve">when compared to </w:t>
      </w:r>
      <w:r>
        <w:rPr>
          <w:rFonts w:eastAsia="BatangChe"/>
          <w:smallCaps w:val="0"/>
          <w:color w:val="000000"/>
          <w:kern w:val="0"/>
          <w:szCs w:val="18"/>
          <w:lang w:eastAsia="ko-KR"/>
        </w:rPr>
        <w:t xml:space="preserve">the social support weights. </w:t>
      </w:r>
    </w:p>
    <w:p w14:paraId="56A85EE0" w14:textId="549C4254"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w:t>
      </w:r>
      <w:r w:rsidR="00E24D6B">
        <w:rPr>
          <w:rFonts w:eastAsia="BatangChe"/>
          <w:smallCaps w:val="0"/>
          <w:color w:val="000000"/>
          <w:kern w:val="0"/>
          <w:szCs w:val="18"/>
          <w:lang w:eastAsia="ko-KR"/>
        </w:rPr>
        <w:t xml:space="preserve">the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performance results for </w:t>
      </w:r>
      <w:r w:rsidR="00E24D6B">
        <w:rPr>
          <w:rFonts w:eastAsia="BatangChe"/>
          <w:smallCaps w:val="0"/>
          <w:color w:val="000000"/>
          <w:kern w:val="0"/>
          <w:szCs w:val="18"/>
          <w:lang w:eastAsia="ko-KR"/>
        </w:rPr>
        <w:t xml:space="preserve">both </w:t>
      </w:r>
      <w:r>
        <w:rPr>
          <w:rFonts w:eastAsia="BatangChe"/>
          <w:smallCaps w:val="0"/>
          <w:color w:val="000000"/>
          <w:kern w:val="0"/>
          <w:szCs w:val="18"/>
          <w:lang w:eastAsia="ko-KR"/>
        </w:rPr>
        <w:t>simulat</w:t>
      </w:r>
      <w:r w:rsidR="00E24D6B">
        <w:rPr>
          <w:rFonts w:eastAsia="BatangChe"/>
          <w:smallCaps w:val="0"/>
          <w:color w:val="000000"/>
          <w:kern w:val="0"/>
          <w:szCs w:val="18"/>
          <w:lang w:eastAsia="ko-KR"/>
        </w:rPr>
        <w:t>ed</w:t>
      </w:r>
      <w:r>
        <w:rPr>
          <w:rFonts w:eastAsia="BatangChe"/>
          <w:smallCaps w:val="0"/>
          <w:color w:val="000000"/>
          <w:kern w:val="0"/>
          <w:szCs w:val="18"/>
          <w:lang w:eastAsia="ko-KR"/>
        </w:rPr>
        <w:t xml:space="preserve"> </w:t>
      </w:r>
      <w:r w:rsidR="00E24D6B">
        <w:rPr>
          <w:rFonts w:eastAsia="BatangChe"/>
          <w:smallCaps w:val="0"/>
          <w:color w:val="000000"/>
          <w:kern w:val="0"/>
          <w:szCs w:val="18"/>
          <w:lang w:eastAsia="ko-KR"/>
        </w:rPr>
        <w:t>and</w:t>
      </w:r>
      <w:r>
        <w:rPr>
          <w:rFonts w:eastAsia="BatangChe"/>
          <w:smallCaps w:val="0"/>
          <w:color w:val="000000"/>
          <w:kern w:val="0"/>
          <w:szCs w:val="18"/>
          <w:lang w:eastAsia="ko-KR"/>
        </w:rPr>
        <w:t xml:space="preserve"> human data. Section V discusses the findings and conclusion.</w:t>
      </w:r>
    </w:p>
    <w:p w14:paraId="144CACB7" w14:textId="77777777" w:rsidR="00960D71" w:rsidRPr="00667082" w:rsidRDefault="00960D71" w:rsidP="00960D71">
      <w:pPr>
        <w:pStyle w:val="Heading1"/>
        <w:numPr>
          <w:ilvl w:val="0"/>
          <w:numId w:val="0"/>
        </w:numPr>
        <w:contextualSpacing/>
        <w:jc w:val="both"/>
        <w:rPr>
          <w:rFonts w:eastAsia="BatangChe"/>
          <w:lang w:eastAsia="ko-KR"/>
        </w:rPr>
      </w:pPr>
    </w:p>
    <w:p w14:paraId="5C8AAD30" w14:textId="77777777" w:rsidR="00960D71" w:rsidRDefault="00960D71" w:rsidP="00960D71">
      <w:pPr>
        <w:pStyle w:val="Heading1"/>
        <w:spacing w:before="120" w:after="120"/>
        <w:contextualSpacing/>
      </w:pPr>
      <w:r>
        <w:t>Background and Related Works</w:t>
      </w:r>
    </w:p>
    <w:p w14:paraId="4F22F9EE" w14:textId="77777777" w:rsidR="00960D71" w:rsidRDefault="00960D71" w:rsidP="00960D71">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1AE5157E" w:rsidR="00960D71" w:rsidRDefault="00960D71" w:rsidP="00960D71">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6D2C88B5" w:rsidR="00960D71" w:rsidRDefault="00960D71" w:rsidP="00960D71">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sidR="00E8260C">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00E8260C" w:rsidRPr="00E8260C">
        <w:rPr>
          <w:iCs/>
          <w:noProof/>
        </w:rPr>
        <w:t>[1], [2]</w:t>
      </w:r>
      <w:r>
        <w:rPr>
          <w:iCs/>
        </w:rPr>
        <w:fldChar w:fldCharType="end"/>
      </w:r>
      <w:r w:rsidRPr="004A4959">
        <w:rPr>
          <w:iCs/>
        </w:rPr>
        <w:t xml:space="preserve">. </w:t>
      </w:r>
    </w:p>
    <w:p w14:paraId="57DEB396" w14:textId="4CAD20FA" w:rsidR="00960D71" w:rsidRDefault="00960D71" w:rsidP="00960D71">
      <w:pPr>
        <w:pStyle w:val="BodyText"/>
        <w:ind w:firstLine="289"/>
        <w:contextualSpacing/>
        <w:rPr>
          <w:iCs/>
        </w:rPr>
      </w:pPr>
      <w:r w:rsidRPr="004A4959">
        <w:rPr>
          <w:iCs/>
        </w:rPr>
        <w:t xml:space="preserve">Socially Assistive Robotics is a discipline where a robot –defined as an embodied intelligent agent – provides a service </w:t>
      </w:r>
      <w:r w:rsidRPr="004A4959">
        <w:rPr>
          <w:iCs/>
        </w:rPr>
        <w:t>to its user, either physical</w:t>
      </w:r>
      <w:ins w:id="4" w:author="Joshua Goh" w:date="2020-04-13T13:38:00Z">
        <w:r w:rsidR="00676399">
          <w:rPr>
            <w:iCs/>
          </w:rPr>
          <w:t>ly</w:t>
        </w:r>
      </w:ins>
      <w:r w:rsidRPr="004A4959">
        <w:rPr>
          <w:iCs/>
        </w:rPr>
        <w:t xml:space="preserve"> (e.g. rehabilitation therapy) or psychological</w:t>
      </w:r>
      <w:ins w:id="5" w:author="Joshua Goh" w:date="2020-04-13T13:38:00Z">
        <w:r w:rsidR="00676399">
          <w:rPr>
            <w:iCs/>
          </w:rPr>
          <w:t>ly</w:t>
        </w:r>
      </w:ins>
      <w:r w:rsidRPr="004A4959">
        <w:rPr>
          <w:iCs/>
        </w:rPr>
        <w:t xml:space="preserve"> (e.g. companionship, emotional support). Previous research </w:t>
      </w:r>
      <w:r>
        <w:rPr>
          <w:iCs/>
        </w:rPr>
        <w:fldChar w:fldCharType="begin"/>
      </w:r>
      <w:r w:rsidR="00E8260C">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00E8260C" w:rsidRPr="00E8260C">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w:t>
      </w:r>
      <w:r w:rsidR="00900A3B" w:rsidRPr="004A4959">
        <w:rPr>
          <w:iCs/>
        </w:rPr>
        <w:t>decision-making</w:t>
      </w:r>
      <w:r w:rsidRPr="004A4959">
        <w:rPr>
          <w:iCs/>
        </w:rPr>
        <w:t xml:space="preserve"> process to determine how to best interact with a specific user.</w:t>
      </w:r>
      <w:r>
        <w:rPr>
          <w:iCs/>
        </w:rPr>
        <w:t xml:space="preserve"> I</w:t>
      </w:r>
      <w:r w:rsidRPr="004A4959">
        <w:rPr>
          <w:iCs/>
        </w:rPr>
        <w:t xml:space="preserve">n </w:t>
      </w:r>
      <w:r>
        <w:rPr>
          <w:iCs/>
        </w:rPr>
        <w:fldChar w:fldCharType="begin"/>
      </w:r>
      <w:r w:rsidR="00E8260C">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00E8260C" w:rsidRPr="00E8260C">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w:t>
      </w:r>
      <w:r w:rsidR="00900A3B" w:rsidRPr="004A4959">
        <w:rPr>
          <w:iCs/>
        </w:rPr>
        <w:t>knowledge-based</w:t>
      </w:r>
      <w:r w:rsidRPr="004A4959">
        <w:rPr>
          <w:iCs/>
        </w:rPr>
        <w:t xml:space="preserve">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sidR="00E8260C">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00E8260C" w:rsidRPr="00E8260C">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sidR="00E8260C">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00E8260C" w:rsidRPr="00E8260C">
        <w:rPr>
          <w:iCs/>
          <w:noProof/>
        </w:rPr>
        <w:t>[12]</w:t>
      </w:r>
      <w:r>
        <w:rPr>
          <w:iCs/>
        </w:rPr>
        <w:fldChar w:fldCharType="end"/>
      </w:r>
      <w:r>
        <w:rPr>
          <w:iCs/>
        </w:rPr>
        <w:t xml:space="preserve"> and</w:t>
      </w:r>
      <w:r w:rsidRPr="004A4959">
        <w:rPr>
          <w:iCs/>
        </w:rPr>
        <w:t xml:space="preserve"> </w:t>
      </w:r>
      <w:r>
        <w:rPr>
          <w:iCs/>
        </w:rPr>
        <w:fldChar w:fldCharType="begin"/>
      </w:r>
      <w:r w:rsidR="00E8260C">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00E8260C" w:rsidRPr="00E8260C">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ins w:id="6" w:author="Joshua Goh" w:date="2020-04-13T13:40:00Z">
        <w:r w:rsidR="00EF4339">
          <w:rPr>
            <w:iCs/>
          </w:rPr>
          <w:t>about</w:t>
        </w:r>
      </w:ins>
      <w:del w:id="7" w:author="Joshua Goh" w:date="2020-04-13T13:40:00Z">
        <w:r w:rsidDel="00EF4339">
          <w:rPr>
            <w:iCs/>
          </w:rPr>
          <w:delText>to</w:delText>
        </w:r>
      </w:del>
      <w:r>
        <w:rPr>
          <w:iCs/>
        </w:rPr>
        <w:t xml:space="preserve">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Heading2"/>
        <w:keepLines/>
        <w:numPr>
          <w:ilvl w:val="1"/>
          <w:numId w:val="0"/>
        </w:numPr>
        <w:tabs>
          <w:tab w:val="num" w:pos="360"/>
        </w:tabs>
        <w:autoSpaceDE/>
        <w:autoSpaceDN/>
        <w:ind w:left="288" w:hanging="288"/>
        <w:contextualSpacing/>
      </w:pPr>
      <w:r>
        <w:t>B.</w:t>
      </w:r>
      <w:r>
        <w:tab/>
        <w:t>Social Support Networks</w:t>
      </w:r>
    </w:p>
    <w:p w14:paraId="4D4B59B5" w14:textId="6E311106" w:rsidR="00960D71" w:rsidRDefault="00960D71" w:rsidP="00960D71">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sidR="00E8260C">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00E8260C" w:rsidRPr="00E8260C">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w:t>
      </w:r>
      <w:r>
        <w:rPr>
          <w:rStyle w:val="Emphasis"/>
          <w:i w:val="0"/>
        </w:rPr>
        <w:lastRenderedPageBreak/>
        <w:t xml:space="preserve">network, each person interacts with specific sets of others, resulting in the formation of sub-classes of social function. Social networks are thus graphs with specific topologies </w:t>
      </w:r>
      <w:r>
        <w:rPr>
          <w:rStyle w:val="Emphasis"/>
          <w:i w:val="0"/>
        </w:rPr>
        <w:fldChar w:fldCharType="begin"/>
      </w:r>
      <w:r w:rsidR="00E8260C">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00E8260C" w:rsidRPr="00E8260C">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5EBD5735" w14:textId="5898A9B8" w:rsidR="00960D71" w:rsidRDefault="00960D71" w:rsidP="00960D71">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social network mediates the ease of obtaining support from others for certain needs </w:t>
      </w:r>
      <w:r>
        <w:rPr>
          <w:rStyle w:val="Emphasis"/>
          <w:i w:val="0"/>
        </w:rPr>
        <w:fldChar w:fldCharType="begin"/>
      </w:r>
      <w:r w:rsidR="00E8260C">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00E8260C" w:rsidRPr="00E8260C">
        <w:rPr>
          <w:rStyle w:val="Emphasis"/>
          <w:i w:val="0"/>
          <w:noProof/>
        </w:rPr>
        <w:t>[9], [16]</w:t>
      </w:r>
      <w:r>
        <w:rPr>
          <w:rStyle w:val="Emphasis"/>
          <w:i w:val="0"/>
        </w:rPr>
        <w:fldChar w:fldCharType="end"/>
      </w:r>
      <w:r>
        <w:rPr>
          <w:rStyle w:val="Emphasis"/>
          <w:i w:val="0"/>
        </w:rPr>
        <w:t xml:space="preserve">. For instance, a baby obtains food from parents more readily than from siblings, and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sidR="00E8260C">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00E8260C" w:rsidRPr="00E8260C">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20C78005" w14:textId="42C6BDB7" w:rsidR="00960D71" w:rsidRDefault="00960D71" w:rsidP="00960D71">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sidR="00E8260C">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00E8260C" w:rsidRPr="00E8260C">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w:t>
      </w:r>
      <w:r w:rsidR="00330C51">
        <w:rPr>
          <w:rStyle w:val="Emphasis"/>
          <w:i w:val="0"/>
        </w:rPr>
        <w:t>Social Support Questionnaire (</w:t>
      </w:r>
      <w:commentRangeStart w:id="8"/>
      <w:commentRangeStart w:id="9"/>
      <w:r>
        <w:rPr>
          <w:rStyle w:val="Emphasis"/>
          <w:i w:val="0"/>
        </w:rPr>
        <w:t>SSQ</w:t>
      </w:r>
      <w:commentRangeEnd w:id="8"/>
      <w:commentRangeEnd w:id="9"/>
      <w:r w:rsidR="00330C51">
        <w:rPr>
          <w:rStyle w:val="Emphasis"/>
          <w:i w:val="0"/>
        </w:rPr>
        <w:t>)</w:t>
      </w:r>
      <w:r w:rsidR="0071550E">
        <w:rPr>
          <w:rStyle w:val="CommentReference"/>
          <w:rFonts w:eastAsia="PMingLiU"/>
          <w:spacing w:val="0"/>
        </w:rPr>
        <w:commentReference w:id="8"/>
      </w:r>
      <w:r w:rsidR="00330C51">
        <w:rPr>
          <w:rStyle w:val="CommentReference"/>
          <w:rFonts w:eastAsia="PMingLiU"/>
          <w:spacing w:val="0"/>
        </w:rPr>
        <w:commentReference w:id="9"/>
      </w:r>
      <w:r>
        <w:rPr>
          <w:rStyle w:val="Emphasis"/>
          <w:i w:val="0"/>
        </w:rPr>
        <w:t xml:space="preserve"> </w:t>
      </w:r>
      <w:r>
        <w:rPr>
          <w:rStyle w:val="Emphasis"/>
          <w:i w:val="0"/>
        </w:rPr>
        <w:fldChar w:fldCharType="begin"/>
      </w:r>
      <w:r w:rsidR="00E8260C">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00E8260C" w:rsidRPr="00E8260C">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w:t>
      </w:r>
      <w:r w:rsidR="00E24D6B">
        <w:rPr>
          <w:rStyle w:val="Emphasis"/>
          <w:i w:val="0"/>
        </w:rPr>
        <w:t xml:space="preserve"> an</w:t>
      </w:r>
      <w:r>
        <w:rPr>
          <w:rStyle w:val="Emphasis"/>
          <w:i w:val="0"/>
        </w:rPr>
        <w:t xml:space="preserve"> objective demographic (number of persons for a given need) and subjective psychological </w:t>
      </w:r>
      <w:r w:rsidR="00E24D6B">
        <w:rPr>
          <w:rStyle w:val="Emphasis"/>
          <w:i w:val="0"/>
        </w:rPr>
        <w:t xml:space="preserve">information </w:t>
      </w:r>
      <w:r>
        <w:rPr>
          <w:rStyle w:val="Emphasis"/>
          <w:i w:val="0"/>
        </w:rPr>
        <w:t>(satisfaction of support from each person)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Heading2"/>
        <w:keepLines/>
        <w:numPr>
          <w:ilvl w:val="1"/>
          <w:numId w:val="0"/>
        </w:numPr>
        <w:tabs>
          <w:tab w:val="num" w:pos="360"/>
        </w:tabs>
        <w:autoSpaceDE/>
        <w:autoSpaceDN/>
        <w:ind w:left="288" w:hanging="288"/>
        <w:contextualSpacing/>
      </w:pPr>
      <w:r>
        <w:t>C.</w:t>
      </w:r>
      <w:r>
        <w:tab/>
        <w:t>Machine Theory of Mind</w:t>
      </w:r>
    </w:p>
    <w:p w14:paraId="77D68BE2" w14:textId="2783CC12" w:rsidR="00960D71" w:rsidRDefault="00960D71" w:rsidP="00960D71">
      <w:pPr>
        <w:pStyle w:val="BodyText"/>
        <w:ind w:firstLine="289"/>
        <w:contextualSpacing/>
        <w:rPr>
          <w:rStyle w:val="Emphasis"/>
          <w:i w:val="0"/>
        </w:rPr>
      </w:pPr>
      <w:r>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w:t>
      </w:r>
      <w:r w:rsidR="00E24D6B">
        <w:rPr>
          <w:rStyle w:val="Emphasis"/>
          <w:i w:val="0"/>
        </w:rPr>
        <w:t xml:space="preserve"> famous</w:t>
      </w:r>
      <w:r>
        <w:rPr>
          <w:rStyle w:val="Emphasis"/>
          <w:i w:val="0"/>
        </w:rPr>
        <w:t xml:space="preserv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368B7967" w:rsidR="00960D71" w:rsidRPr="008B505E" w:rsidRDefault="00960D71" w:rsidP="00960D71">
      <w:pPr>
        <w:pStyle w:val="BodyText"/>
        <w:ind w:firstLine="289"/>
        <w:contextualSpacing/>
        <w:rPr>
          <w:iCs/>
        </w:rPr>
      </w:pP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w:t>
      </w:r>
      <w:r>
        <w:rPr>
          <w:rStyle w:val="Emphasis"/>
          <w:i w:val="0"/>
        </w:rPr>
        <w:t xml:space="preserve">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w:t>
      </w:r>
      <w:r w:rsidR="00531075">
        <w:rPr>
          <w:rStyle w:val="Emphasis"/>
          <w:i w:val="0"/>
        </w:rPr>
        <w:t xml:space="preserve"> to</w:t>
      </w:r>
      <w:r>
        <w:rPr>
          <w:rStyle w:val="Emphasis"/>
          <w:i w:val="0"/>
        </w:rPr>
        <w:t xml:space="preserve"> the agent. Despite this, </w:t>
      </w:r>
      <w:proofErr w:type="spellStart"/>
      <w:r>
        <w:rPr>
          <w:rStyle w:val="Emphasis"/>
          <w:i w:val="0"/>
        </w:rPr>
        <w:t>ToMnet</w:t>
      </w:r>
      <w:proofErr w:type="spellEnd"/>
      <w:r>
        <w:rPr>
          <w:rStyle w:val="Emphasis"/>
          <w:i w:val="0"/>
        </w:rPr>
        <w:t xml:space="preserve"> still predicted agent actions </w:t>
      </w:r>
      <w:r w:rsidRPr="00AA4F3A">
        <w:rPr>
          <w:rStyle w:val="Emphasis"/>
        </w:rPr>
        <w:t>vis-à-vis</w:t>
      </w:r>
      <w:r>
        <w:rPr>
          <w:rStyle w:val="Emphasis"/>
          <w:i w:val="0"/>
        </w:rPr>
        <w:t xml:space="preserve"> the agent’s status quo as if targets were present, thereby displaying its inference about the agent’s false belief. Because of its ability to derive hidden states from observations, in this proposed system, we 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2195661E" w14:textId="77777777" w:rsidR="00960D71" w:rsidRDefault="00960D71" w:rsidP="00960D71">
      <w:pPr>
        <w:pStyle w:val="Heading1"/>
        <w:spacing w:before="120" w:after="120"/>
        <w:contextualSpacing/>
      </w:pPr>
      <w:r>
        <w:t>Methodology</w:t>
      </w:r>
    </w:p>
    <w:p w14:paraId="7B7B46AA" w14:textId="77777777" w:rsidR="00960D71" w:rsidRDefault="00960D71" w:rsidP="00960D71">
      <w:pPr>
        <w:pStyle w:val="Heading2"/>
        <w:keepLines/>
        <w:numPr>
          <w:ilvl w:val="1"/>
          <w:numId w:val="0"/>
        </w:numPr>
        <w:tabs>
          <w:tab w:val="num" w:pos="360"/>
        </w:tabs>
        <w:autoSpaceDE/>
        <w:autoSpaceDN/>
        <w:ind w:left="288" w:hanging="288"/>
        <w:contextualSpacing/>
      </w:pPr>
      <w:commentRangeStart w:id="10"/>
      <w:commentRangeStart w:id="11"/>
      <w:r>
        <w:t>A</w:t>
      </w:r>
      <w:commentRangeEnd w:id="10"/>
      <w:r w:rsidR="009D2B9A">
        <w:rPr>
          <w:rStyle w:val="CommentReference"/>
          <w:i w:val="0"/>
          <w:iCs w:val="0"/>
        </w:rPr>
        <w:commentReference w:id="10"/>
      </w:r>
      <w:commentRangeEnd w:id="11"/>
      <w:r w:rsidR="002962CD">
        <w:rPr>
          <w:rStyle w:val="CommentReference"/>
          <w:i w:val="0"/>
          <w:iCs w:val="0"/>
        </w:rPr>
        <w:commentReference w:id="11"/>
      </w:r>
      <w:r>
        <w:t>.</w:t>
      </w:r>
      <w:r>
        <w:tab/>
        <w:t>The Social Game for Simulated Agents</w:t>
      </w:r>
    </w:p>
    <w:p w14:paraId="4352E9AF" w14:textId="4E828008"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r>
      <w:ins w:id="12" w:author="Joshua Goh [2]" w:date="2020-03-27T11:08:00Z">
        <w:r w:rsidR="002962CD">
          <w:rPr>
            <w:rFonts w:ascii="Times New Roman"/>
            <w:bCs/>
          </w:rPr>
          <w:t xml:space="preserve">As mentioned, </w:t>
        </w:r>
      </w:ins>
      <w:ins w:id="13" w:author="Joshua Goh [2]" w:date="2020-03-27T11:09:00Z">
        <w:r w:rsidR="002962CD">
          <w:rPr>
            <w:rFonts w:ascii="Times New Roman"/>
            <w:bCs/>
          </w:rPr>
          <w:t xml:space="preserve">key to our approach to validate </w:t>
        </w:r>
        <w:proofErr w:type="spellStart"/>
        <w:r w:rsidR="002962CD">
          <w:rPr>
            <w:rFonts w:ascii="Times New Roman"/>
            <w:bCs/>
          </w:rPr>
          <w:t>ToMnet</w:t>
        </w:r>
        <w:proofErr w:type="spellEnd"/>
        <w:r w:rsidR="002962CD">
          <w:rPr>
            <w:rFonts w:ascii="Times New Roman"/>
            <w:bCs/>
          </w:rPr>
          <w:t>+’s ability to infer social networks is t</w:t>
        </w:r>
      </w:ins>
      <w:ins w:id="14" w:author="Joshua Goh [2]" w:date="2020-03-27T11:10:00Z">
        <w:r w:rsidR="002962CD">
          <w:rPr>
            <w:rFonts w:ascii="Times New Roman"/>
            <w:bCs/>
          </w:rPr>
          <w:t xml:space="preserve">o first generate ground truth information against which we can assess </w:t>
        </w:r>
      </w:ins>
      <w:ins w:id="15" w:author="Joshua Goh [2]" w:date="2020-03-27T11:11:00Z">
        <w:r w:rsidR="002962CD">
          <w:rPr>
            <w:rFonts w:ascii="Times New Roman"/>
            <w:bCs/>
          </w:rPr>
          <w:t>the system’s</w:t>
        </w:r>
      </w:ins>
      <w:ins w:id="16" w:author="Joshua Goh [2]" w:date="2020-03-27T11:10:00Z">
        <w:r w:rsidR="002962CD">
          <w:rPr>
            <w:rFonts w:ascii="Times New Roman"/>
            <w:bCs/>
          </w:rPr>
          <w:t xml:space="preserve"> performance. To this end,</w:t>
        </w:r>
      </w:ins>
      <w:ins w:id="17" w:author="Joshua Goh [2]" w:date="2020-03-27T11:09:00Z">
        <w:r w:rsidR="002962CD">
          <w:rPr>
            <w:rFonts w:ascii="Times New Roman"/>
            <w:bCs/>
          </w:rPr>
          <w:t xml:space="preserve"> </w:t>
        </w:r>
      </w:ins>
      <w:ins w:id="18" w:author="Joshua Goh [2]" w:date="2020-03-27T11:10:00Z">
        <w:r w:rsidR="002962CD">
          <w:rPr>
            <w:rFonts w:ascii="Times New Roman"/>
            <w:bCs/>
          </w:rPr>
          <w:t>w</w:t>
        </w:r>
        <w:r w:rsidR="002962CD" w:rsidRPr="008B3F6C">
          <w:rPr>
            <w:rFonts w:ascii="Times New Roman"/>
            <w:bCs/>
          </w:rPr>
          <w:t xml:space="preserve">e </w:t>
        </w:r>
      </w:ins>
      <w:r w:rsidRPr="008B3F6C">
        <w:rPr>
          <w:rFonts w:ascii="Times New Roman"/>
          <w:bCs/>
        </w:rPr>
        <w:t>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w:t>
      </w:r>
      <w:r w:rsidR="00891263">
        <w:rPr>
          <w:rFonts w:ascii="Times New Roman"/>
          <w:bCs/>
        </w:rPr>
        <w:t>different s</w:t>
      </w:r>
      <w:r w:rsidRPr="008B3F6C">
        <w:rPr>
          <w:rFonts w:ascii="Times New Roman"/>
          <w:bCs/>
        </w:rPr>
        <w:t>ocial targets</w:t>
      </w:r>
      <w:r>
        <w:rPr>
          <w:rFonts w:ascii="Times New Roman"/>
          <w:bCs/>
        </w:rPr>
        <w:t>, G=</w:t>
      </w:r>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|s∈[1,4]}</m:t>
        </m:r>
      </m:oMath>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w:t>
      </w:r>
      <w:ins w:id="19" w:author="Joshua Goh" w:date="2020-04-15T14:34:00Z">
        <w:r w:rsidR="00686068">
          <w:rPr>
            <w:rFonts w:ascii="Times New Roman"/>
            <w:bCs/>
          </w:rPr>
          <w:t xml:space="preserve">Fig. 1; </w:t>
        </w:r>
      </w:ins>
      <w:r>
        <w:rPr>
          <w:rFonts w:ascii="Times New Roman"/>
          <w:bCs/>
        </w:rPr>
        <w:t xml:space="preserve">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proofErr w:type="spellStart"/>
      <w:r>
        <w:rPr>
          <w:rFonts w:ascii="Times New Roman"/>
          <w:bCs/>
        </w:rPr>
        <w:t>n</w:t>
      </w:r>
      <w:r>
        <w:rPr>
          <w:rFonts w:ascii="Times New Roman"/>
          <w:bCs/>
          <w:vertAlign w:val="subscript"/>
        </w:rPr>
        <w:t>target</w:t>
      </w:r>
      <w:proofErr w:type="spellEnd"/>
      <w:r w:rsidRPr="008B3F6C" w:rsidDel="00C330F6">
        <w:rPr>
          <w:rFonts w:ascii="Times New Roman"/>
          <w:bCs/>
        </w:rPr>
        <w:t xml:space="preserve"> </w:t>
      </w:r>
      <w:r>
        <w:rPr>
          <w:rFonts w:ascii="Times New Roman"/>
          <w:bCs/>
        </w:rPr>
        <w:t xml:space="preserve">targets (range from 1 to 4) and </w:t>
      </w:r>
      <w:proofErr w:type="spellStart"/>
      <w:r>
        <w:rPr>
          <w:rFonts w:ascii="Times New Roman"/>
          <w:bCs/>
        </w:rPr>
        <w:t>n</w:t>
      </w:r>
      <w:r>
        <w:rPr>
          <w:rFonts w:ascii="Times New Roman"/>
          <w:bCs/>
          <w:vertAlign w:val="subscript"/>
        </w:rPr>
        <w:t>barrier</w:t>
      </w:r>
      <w:proofErr w:type="spellEnd"/>
      <w:r>
        <w:rPr>
          <w:rFonts w:ascii="Times New Roman"/>
          <w:bCs/>
          <w:vertAlign w:val="subscript"/>
        </w:rPr>
        <w:t xml:space="preserve">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w:t>
      </w:r>
      <w:commentRangeStart w:id="20"/>
      <w:r w:rsidRPr="008B3F6C">
        <w:rPr>
          <w:rFonts w:ascii="Times New Roman"/>
          <w:bCs/>
        </w:rPr>
        <w:t>Fig</w:t>
      </w:r>
      <w:r>
        <w:rPr>
          <w:rFonts w:ascii="Times New Roman"/>
          <w:bCs/>
        </w:rPr>
        <w:t>.</w:t>
      </w:r>
      <w:r w:rsidRPr="008B3F6C">
        <w:rPr>
          <w:rFonts w:ascii="Times New Roman"/>
          <w:bCs/>
        </w:rPr>
        <w:t xml:space="preserve"> 2</w:t>
      </w:r>
      <w:commentRangeEnd w:id="20"/>
      <w:r w:rsidR="007B7D72">
        <w:rPr>
          <w:rStyle w:val="CommentReference"/>
          <w:rFonts w:ascii="Times New Roman" w:eastAsia="PMingLiU"/>
          <w:color w:val="auto"/>
          <w:lang w:eastAsia="en-US"/>
        </w:rPr>
        <w:commentReference w:id="20"/>
      </w:r>
      <w:r w:rsidRPr="008B3F6C">
        <w:rPr>
          <w:rFonts w:ascii="Times New Roman"/>
          <w:bCs/>
        </w:rPr>
        <w:t xml:space="preserve">).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w:t>
      </w:r>
      <w:commentRangeStart w:id="21"/>
      <w:commentRangeStart w:id="22"/>
      <w:r>
        <w:rPr>
          <w:rFonts w:ascii="Times New Roman"/>
          <w:bCs/>
        </w:rPr>
        <w:t>by</w:t>
      </w:r>
      <w:commentRangeEnd w:id="21"/>
      <w:r w:rsidR="00FB3BDD">
        <w:rPr>
          <w:rStyle w:val="CommentReference"/>
          <w:rFonts w:ascii="Times New Roman" w:eastAsia="PMingLiU"/>
          <w:color w:val="auto"/>
          <w:lang w:eastAsia="en-US"/>
        </w:rPr>
        <w:commentReference w:id="21"/>
      </w:r>
      <w:commentRangeEnd w:id="22"/>
      <w:r w:rsidR="002962CD">
        <w:rPr>
          <w:rStyle w:val="CommentReference"/>
          <w:rFonts w:ascii="Times New Roman" w:eastAsia="PMingLiU"/>
          <w:color w:val="auto"/>
          <w:lang w:eastAsia="en-US"/>
        </w:rPr>
        <w:commentReference w:id="22"/>
      </w:r>
      <w:r>
        <w:rPr>
          <w:rFonts w:ascii="Times New Roman"/>
          <w:bCs/>
        </w:rPr>
        <w:t xml:space="preserve"> </w:t>
      </w:r>
    </w:p>
    <w:p w14:paraId="5EDBB736" w14:textId="06389F64" w:rsidR="00960D71" w:rsidRDefault="009F24DC" w:rsidP="00960D71">
      <w:pPr>
        <w:pStyle w:val="a"/>
        <w:tabs>
          <w:tab w:val="clear" w:pos="800"/>
          <w:tab w:val="left" w:pos="180"/>
        </w:tabs>
        <w:wordWrap/>
        <w:spacing w:line="240" w:lineRule="auto"/>
        <w:contextualSpacing/>
        <w:outlineLvl w:val="0"/>
        <w:rPr>
          <w:rFonts w:ascii="Times New Roman"/>
          <w:bCs/>
        </w:rPr>
      </w:pPr>
      <w:r>
        <w:rPr>
          <w:noProof/>
          <w:lang w:eastAsia="zh-CN"/>
        </w:rPr>
        <mc:AlternateContent>
          <mc:Choice Requires="wps">
            <w:drawing>
              <wp:anchor distT="45720" distB="45720" distL="114300" distR="114300" simplePos="0" relativeHeight="251660288" behindDoc="0" locked="0" layoutInCell="1" allowOverlap="1" wp14:anchorId="237E3E87" wp14:editId="23413A04">
                <wp:simplePos x="0" y="0"/>
                <wp:positionH relativeFrom="margin">
                  <wp:align>right</wp:align>
                </wp:positionH>
                <wp:positionV relativeFrom="margin">
                  <wp:posOffset>5222240</wp:posOffset>
                </wp:positionV>
                <wp:extent cx="3099435" cy="3464560"/>
                <wp:effectExtent l="0" t="0" r="5715"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464560"/>
                        </a:xfrm>
                        <a:prstGeom prst="rect">
                          <a:avLst/>
                        </a:prstGeom>
                        <a:solidFill>
                          <a:srgbClr val="FFFFFF"/>
                        </a:solidFill>
                        <a:ln w="9525">
                          <a:noFill/>
                          <a:miter lim="800000"/>
                          <a:headEnd/>
                          <a:tailEnd/>
                        </a:ln>
                      </wps:spPr>
                      <wps:txbx>
                        <w:txbxContent>
                          <w:p w14:paraId="6D342655" w14:textId="2B0198AE" w:rsidR="001D522B" w:rsidDel="00124171" w:rsidRDefault="001D522B" w:rsidP="00960D71">
                            <w:pPr>
                              <w:rPr>
                                <w:del w:id="23" w:author="Sean Yun-Shiuan Chuang" w:date="2020-04-08T15:24:00Z"/>
                                <w:sz w:val="16"/>
                              </w:rPr>
                            </w:pPr>
                            <w:ins w:id="24" w:author="Sean Yun-Shiuan Chuang" w:date="2020-04-01T12:25:00Z">
                              <w:r w:rsidRPr="00C83F04">
                                <w:rPr>
                                  <w:noProof/>
                                </w:rPr>
                                <w:t xml:space="preserve"> </w:t>
                              </w:r>
                            </w:ins>
                            <w:ins w:id="25" w:author="Sean Yun-Shiuan Chuang" w:date="2020-04-08T15:24:00Z">
                              <w:r w:rsidRPr="00124171">
                                <w:rPr>
                                  <w:noProof/>
                                </w:rPr>
                                <w:drawing>
                                  <wp:inline distT="0" distB="0" distL="0" distR="0" wp14:anchorId="774B2100" wp14:editId="05A4AE2E">
                                    <wp:extent cx="3090545" cy="1422400"/>
                                    <wp:effectExtent l="0" t="0" r="0" b="0"/>
                                    <wp:docPr id="2" name="Picture 1">
                                      <a:extLst xmlns:a="http://schemas.openxmlformats.org/drawingml/2006/main">
                                        <a:ext uri="{FF2B5EF4-FFF2-40B4-BE49-F238E27FC236}">
                                          <a16:creationId xmlns:a16="http://schemas.microsoft.com/office/drawing/2014/main" id="{B475E3D3-CE14-49E6-A327-F5A653EBF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475E3D3-CE14-49E6-A327-F5A653EBFC64}"/>
                                                </a:ext>
                                              </a:extLst>
                                            </pic:cNvPr>
                                            <pic:cNvPicPr>
                                              <a:picLocks noChangeAspect="1"/>
                                            </pic:cNvPicPr>
                                          </pic:nvPicPr>
                                          <pic:blipFill>
                                            <a:blip r:embed="rId12"/>
                                            <a:stretch>
                                              <a:fillRect/>
                                            </a:stretch>
                                          </pic:blipFill>
                                          <pic:spPr>
                                            <a:xfrm>
                                              <a:off x="0" y="0"/>
                                              <a:ext cx="3090545" cy="1422400"/>
                                            </a:xfrm>
                                            <a:prstGeom prst="rect">
                                              <a:avLst/>
                                            </a:prstGeom>
                                          </pic:spPr>
                                        </pic:pic>
                                      </a:graphicData>
                                    </a:graphic>
                                  </wp:inline>
                                </w:drawing>
                              </w:r>
                            </w:ins>
                          </w:p>
                          <w:p w14:paraId="04AF8025" w14:textId="77777777" w:rsidR="001D522B" w:rsidRDefault="001D522B">
                            <w:pPr>
                              <w:rPr>
                                <w:sz w:val="16"/>
                              </w:rPr>
                              <w:pPrChange w:id="26" w:author="Sean Yun-Shiuan Chuang" w:date="2020-04-08T15:24:00Z">
                                <w:pPr>
                                  <w:jc w:val="both"/>
                                </w:pPr>
                              </w:pPrChange>
                            </w:pPr>
                          </w:p>
                          <w:p w14:paraId="21243907" w14:textId="77777777" w:rsidR="001D522B" w:rsidRDefault="001D522B" w:rsidP="00960D71">
                            <w:pPr>
                              <w:jc w:val="both"/>
                              <w:rPr>
                                <w:ins w:id="27" w:author="Sean Yun-Shiuan Chuang" w:date="2020-04-08T15:24:00Z"/>
                                <w:sz w:val="16"/>
                              </w:rPr>
                            </w:pPr>
                          </w:p>
                          <w:p w14:paraId="5BD3C942" w14:textId="389CF66C" w:rsidR="001D522B" w:rsidRPr="00423581" w:rsidRDefault="001D522B" w:rsidP="00960D71">
                            <w:pPr>
                              <w:jc w:val="both"/>
                              <w:rPr>
                                <w:iCs/>
                                <w:sz w:val="16"/>
                              </w:rPr>
                            </w:pPr>
                            <w:r w:rsidRPr="00AF74F9">
                              <w:rPr>
                                <w:sz w:val="16"/>
                              </w:rPr>
                              <w:t>Fig</w:t>
                            </w:r>
                            <w:r>
                              <w:rPr>
                                <w:sz w:val="16"/>
                              </w:rPr>
                              <w:t>. 2. Model training and preference inference schematic. The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r>
                              <w:rPr>
                                <w:sz w:val="16"/>
                              </w:rPr>
                              <w:t xml:space="preserve">the </w:t>
                            </w:r>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and approaches them in different grid world configurations</w:t>
                            </w:r>
                            <w:ins w:id="28" w:author="Joshua Goh [2]"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ins w:id="29" w:author="Joshua Goh" w:date="2020-04-15T14:39:00Z">
                              <w:r>
                                <w:rPr>
                                  <w:sz w:val="16"/>
                                </w:rPr>
                                <w:t xml:space="preserve"> is</w:t>
                              </w:r>
                            </w:ins>
                            <w:del w:id="30" w:author="Joshua Goh" w:date="2020-04-15T14:39:00Z">
                              <w:r w:rsidDel="00922FE4">
                                <w:rPr>
                                  <w:rFonts w:hint="eastAsia"/>
                                  <w:sz w:val="16"/>
                                </w:rPr>
                                <w:delText xml:space="preserve"> </w:delText>
                              </w:r>
                            </w:del>
                            <w:ins w:id="31" w:author="Joshua Goh" w:date="2020-04-15T14:38:00Z">
                              <w:r>
                                <w:rPr>
                                  <w:sz w:val="16"/>
                                </w:rPr>
                                <w:t xml:space="preserve"> </w:t>
                              </w:r>
                            </w:ins>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w:t>
                            </w:r>
                            <w:ins w:id="32" w:author="Joshua Goh" w:date="2020-04-15T14:39:00Z">
                              <w:r>
                                <w:rPr>
                                  <w:sz w:val="16"/>
                                </w:rPr>
                                <w:t xml:space="preserve">is </w:t>
                              </w:r>
                            </w:ins>
                            <w:r>
                              <w:rPr>
                                <w:sz w:val="16"/>
                              </w:rPr>
                              <w:t>the approached target in the query state</w:t>
                            </w:r>
                            <w:r>
                              <w:rPr>
                                <w:rFonts w:hint="eastAsia"/>
                                <w:sz w:val="16"/>
                                <w:lang w:eastAsia="zh-TW"/>
                              </w:rPr>
                              <w:t xml:space="preserve"> (</w:t>
                            </w:r>
                            <w:r>
                              <w:rPr>
                                <w:sz w:val="16"/>
                                <w:lang w:eastAsia="zh-TW"/>
                              </w:rPr>
                              <w:t xml:space="preserve">which </w:t>
                            </w:r>
                            <w:r>
                              <w:rPr>
                                <w:sz w:val="16"/>
                              </w:rPr>
                              <w:t xml:space="preserve">is the label the </w:t>
                            </w:r>
                            <w:proofErr w:type="spellStart"/>
                            <w:ins w:id="33" w:author="Sean Yun-Shiuan Chuang" w:date="2020-04-12T13:18:00Z">
                              <w:r>
                                <w:rPr>
                                  <w:sz w:val="16"/>
                                </w:rPr>
                                <w:t>T</w:t>
                              </w:r>
                              <w:r>
                                <w:rPr>
                                  <w:sz w:val="16"/>
                                  <w:lang w:eastAsia="zh-TW"/>
                                </w:rPr>
                                <w:t>oMnet</w:t>
                              </w:r>
                              <w:proofErr w:type="spellEnd"/>
                              <w:r>
                                <w:rPr>
                                  <w:sz w:val="16"/>
                                  <w:lang w:eastAsia="zh-TW"/>
                                </w:rPr>
                                <w:t xml:space="preserve">+ </w:t>
                              </w:r>
                            </w:ins>
                            <w:r>
                              <w:rPr>
                                <w:sz w:val="16"/>
                              </w:rPr>
                              <w:t>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34" w:author="Edwinn Gamborino Castañeda" w:date="2020-03-26T11:07:00Z">
                              <w:r>
                                <w:rPr>
                                  <w:sz w:val="16"/>
                                </w:rPr>
                                <w:t>,</w:t>
                              </w:r>
                            </w:ins>
                            <w:r>
                              <w:rPr>
                                <w:sz w:val="16"/>
                              </w:rPr>
                              <w:t xml:space="preserve"> penalized by the distance required to travel to reach the target. During preference inference (right), an inference query state</w:t>
                            </w:r>
                            <w:ins w:id="35" w:author="Joshua Goh" w:date="2020-04-15T14:38:00Z">
                              <w:r>
                                <w:rPr>
                                  <w:sz w:val="16"/>
                                </w:rPr>
                                <w:t>,</w:t>
                              </w:r>
                            </w:ins>
                            <w:del w:id="36" w:author="Joshua Goh" w:date="2020-04-15T14:38:00Z">
                              <w:r w:rsidDel="00922FE4">
                                <w:rPr>
                                  <w:sz w:val="16"/>
                                </w:rPr>
                                <w:delText>s</w:delText>
                              </w:r>
                            </w:del>
                            <w:r>
                              <w:rPr>
                                <w:sz w:val="16"/>
                              </w:rPr>
                              <w:t xml:space="preserve">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ins w:id="37" w:author="Joshua Goh" w:date="2020-04-15T14:38:00Z">
                              <w:r>
                                <w:rPr>
                                  <w:sz w:val="16"/>
                                </w:rPr>
                                <w:t>,</w:t>
                              </w:r>
                            </w:ins>
                            <w:r w:rsidRPr="001F50E3">
                              <w:rPr>
                                <w:bCs/>
                                <w:sz w:val="16"/>
                              </w:rPr>
                              <w:t xml:space="preserve"> </w:t>
                            </w:r>
                            <w:r>
                              <w:rPr>
                                <w:sz w:val="16"/>
                              </w:rPr>
                              <w:t xml:space="preserve">is fed to the model and the output </w:t>
                            </w:r>
                            <w:proofErr w:type="spellStart"/>
                            <w:r>
                              <w:rPr>
                                <w:sz w:val="16"/>
                              </w:rPr>
                              <w:t>softmax</w:t>
                            </w:r>
                            <w:proofErr w:type="spellEnd"/>
                            <w:r>
                              <w:rPr>
                                <w:sz w:val="16"/>
                              </w:rPr>
                              <w:t xml:space="preserve">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w:t>
                            </w:r>
                            <w:proofErr w:type="spellStart"/>
                            <w:r>
                              <w:rPr>
                                <w:sz w:val="16"/>
                              </w:rPr>
                              <w:t>Pred</w:t>
                            </w:r>
                            <w:proofErr w:type="spellEnd"/>
                            <w:r>
                              <w:rPr>
                                <w:sz w:val="16"/>
                              </w:rPr>
                              <w:t xml:space="preserve"> Net: prediction network, </w:t>
                            </w:r>
                            <m:oMath>
                              <m:sSub>
                                <m:sSubPr>
                                  <m:ctrlPr>
                                    <w:del w:id="38" w:author="Joshua Goh [2]" w:date="2020-03-27T11:49:00Z">
                                      <w:rPr>
                                        <w:rFonts w:ascii="Cambria Math" w:hAnsi="Cambria Math"/>
                                        <w:i/>
                                        <w:sz w:val="16"/>
                                      </w:rPr>
                                    </w:del>
                                  </m:ctrlPr>
                                </m:sSubPr>
                                <m:e>
                                  <m:r>
                                    <w:del w:id="39" w:author="Joshua Goh [2]" w:date="2020-03-27T11:49:00Z">
                                      <w:rPr>
                                        <w:rFonts w:ascii="Cambria Math" w:hAnsi="Cambria Math"/>
                                        <w:sz w:val="16"/>
                                      </w:rPr>
                                      <m:t>e</m:t>
                                    </w:del>
                                  </m:r>
                                </m:e>
                                <m:sub>
                                  <m:r>
                                    <w:del w:id="40" w:author="Joshua Goh [2]" w:date="2020-03-27T11:49:00Z">
                                      <w:rPr>
                                        <w:rFonts w:ascii="Cambria Math" w:hAnsi="Cambria Math"/>
                                        <w:sz w:val="16"/>
                                      </w:rPr>
                                      <m:t>pref, j</m:t>
                                    </w:del>
                                  </m:r>
                                </m:sub>
                              </m:sSub>
                              <m:sSub>
                                <m:sSubPr>
                                  <m:ctrlPr>
                                    <w:ins w:id="41" w:author="Joshua Goh [2]" w:date="2020-03-27T11:49:00Z">
                                      <w:rPr>
                                        <w:rFonts w:ascii="Cambria Math" w:hAnsi="Cambria Math"/>
                                        <w:i/>
                                        <w:sz w:val="16"/>
                                      </w:rPr>
                                    </w:ins>
                                  </m:ctrlPr>
                                </m:sSubPr>
                                <m:e>
                                  <m:r>
                                    <w:ins w:id="42" w:author="Joshua Goh [2]" w:date="2020-03-27T11:49:00Z">
                                      <w:rPr>
                                        <w:rFonts w:ascii="Cambria Math" w:hAnsi="Cambria Math"/>
                                        <w:sz w:val="16"/>
                                      </w:rPr>
                                      <m:t>e</m:t>
                                    </w:ins>
                                  </m:r>
                                </m:e>
                                <m:sub>
                                  <m:r>
                                    <w:ins w:id="43" w:author="Joshua Goh [2]" w:date="2020-03-27T11:49:00Z">
                                      <w:rPr>
                                        <w:rFonts w:ascii="Cambria Math" w:hAnsi="Cambria Math"/>
                                        <w:sz w:val="16"/>
                                      </w:rPr>
                                      <m:t>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ins w:id="44" w:author="Sean Yun-Shiuan Chuang" w:date="2020-04-12T13:41:00Z">
                              <w:r>
                                <w:rPr>
                                  <w:iCs/>
                                  <w:sz w:val="16"/>
                                </w:rPr>
                                <w:t>,</w:t>
                              </w:r>
                            </w:ins>
                            <m:oMath>
                              <m:r>
                                <w:ins w:id="45" w:author="Sean Yun-Shiuan Chuang" w:date="2020-04-12T13:41:00Z">
                                  <w:rPr>
                                    <w:rFonts w:ascii="Cambria Math" w:hAnsi="Cambria Math"/>
                                  </w:rPr>
                                  <m:t xml:space="preserve"> </m:t>
                                </w:ins>
                              </m:r>
                              <m:acc>
                                <m:accPr>
                                  <m:ctrlPr>
                                    <w:ins w:id="46" w:author="Sean Yun-Shiuan Chuang" w:date="2020-04-12T13:41:00Z">
                                      <w:rPr>
                                        <w:rFonts w:ascii="Cambria Math" w:hAnsi="Cambria Math"/>
                                        <w:i/>
                                        <w:iCs/>
                                        <w:sz w:val="16"/>
                                      </w:rPr>
                                    </w:ins>
                                  </m:ctrlPr>
                                </m:accPr>
                                <m:e>
                                  <m:sSubSup>
                                    <m:sSubSupPr>
                                      <m:ctrlPr>
                                        <w:ins w:id="47" w:author="Sean Yun-Shiuan Chuang" w:date="2020-04-12T13:41:00Z">
                                          <w:rPr>
                                            <w:rFonts w:ascii="Cambria Math" w:hAnsi="Cambria Math"/>
                                            <w:i/>
                                            <w:iCs/>
                                            <w:sz w:val="16"/>
                                          </w:rPr>
                                        </w:ins>
                                      </m:ctrlPr>
                                    </m:sSubSupPr>
                                    <m:e>
                                      <m:r>
                                        <w:ins w:id="48" w:author="Sean Yun-Shiuan Chuang" w:date="2020-04-12T13:41:00Z">
                                          <w:rPr>
                                            <w:rFonts w:ascii="Cambria Math" w:hAnsi="Cambria Math"/>
                                            <w:sz w:val="16"/>
                                          </w:rPr>
                                          <m:t>g</m:t>
                                        </w:ins>
                                      </m:r>
                                    </m:e>
                                    <m:sub>
                                      <m:r>
                                        <w:ins w:id="49" w:author="Sean Yun-Shiuan Chuang" w:date="2020-04-12T13:41:00Z">
                                          <w:rPr>
                                            <w:rFonts w:ascii="Cambria Math" w:hAnsi="Cambria Math"/>
                                            <w:sz w:val="16"/>
                                          </w:rPr>
                                          <m:t>k</m:t>
                                        </w:ins>
                                      </m:r>
                                    </m:sub>
                                    <m:sup>
                                      <m:r>
                                        <w:ins w:id="50" w:author="Sean Yun-Shiuan Chuang" w:date="2020-04-12T13:41:00Z">
                                          <w:rPr>
                                            <w:rFonts w:ascii="Cambria Math" w:hAnsi="Cambria Math"/>
                                            <w:sz w:val="16"/>
                                          </w:rPr>
                                          <m:t>*</m:t>
                                        </w:ins>
                                      </m:r>
                                    </m:sup>
                                  </m:sSubSup>
                                </m:e>
                              </m:acc>
                            </m:oMath>
                            <w:ins w:id="51" w:author="Sean Yun-Shiuan Chuang" w:date="2020-04-12T13:41:00Z">
                              <w:r>
                                <w:rPr>
                                  <w:iCs/>
                                  <w:sz w:val="16"/>
                                </w:rPr>
                                <w:t xml:space="preserve">: the predicted approached target, </w:t>
                              </w:r>
                            </w:ins>
                            <w:del w:id="52" w:author="Sean Yun-Shiuan Chuang" w:date="2020-04-12T13:41:00Z">
                              <w:r w:rsidRPr="00742C51" w:rsidDel="008F0F8C">
                                <w:rPr>
                                  <w:iCs/>
                                  <w:sz w:val="16"/>
                                </w:rPr>
                                <w:delText>;</w:delText>
                              </w:r>
                            </w:del>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1D522B" w:rsidRDefault="001D522B"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3E87" id="_x0000_s1028" type="#_x0000_t202" style="position:absolute;left:0;text-align:left;margin-left:192.85pt;margin-top:411.2pt;width:244.05pt;height:272.8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" stroked="f">
                <v:textbox inset="0,0,0,0">
                  <w:txbxContent>
                    <w:p w14:paraId="6D342655" w14:textId="2B0198AE" w:rsidR="001D522B" w:rsidDel="00124171" w:rsidRDefault="001D522B" w:rsidP="00960D71">
                      <w:pPr>
                        <w:rPr>
                          <w:del w:id="53" w:author="Sean Yun-Shiuan Chuang" w:date="2020-04-08T15:24:00Z"/>
                          <w:sz w:val="16"/>
                        </w:rPr>
                      </w:pPr>
                      <w:ins w:id="54" w:author="Sean Yun-Shiuan Chuang" w:date="2020-04-01T12:25:00Z">
                        <w:r w:rsidRPr="00C83F04">
                          <w:rPr>
                            <w:noProof/>
                          </w:rPr>
                          <w:t xml:space="preserve"> </w:t>
                        </w:r>
                      </w:ins>
                      <w:ins w:id="55" w:author="Sean Yun-Shiuan Chuang" w:date="2020-04-08T15:24:00Z">
                        <w:r w:rsidRPr="00124171">
                          <w:rPr>
                            <w:noProof/>
                          </w:rPr>
                          <w:drawing>
                            <wp:inline distT="0" distB="0" distL="0" distR="0" wp14:anchorId="774B2100" wp14:editId="05A4AE2E">
                              <wp:extent cx="3090545" cy="1422400"/>
                              <wp:effectExtent l="0" t="0" r="0" b="0"/>
                              <wp:docPr id="2" name="Picture 1">
                                <a:extLst xmlns:a="http://schemas.openxmlformats.org/drawingml/2006/main">
                                  <a:ext uri="{FF2B5EF4-FFF2-40B4-BE49-F238E27FC236}">
                                    <a16:creationId xmlns:a16="http://schemas.microsoft.com/office/drawing/2014/main" id="{B475E3D3-CE14-49E6-A327-F5A653EBF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475E3D3-CE14-49E6-A327-F5A653EBFC64}"/>
                                          </a:ext>
                                        </a:extLst>
                                      </pic:cNvPr>
                                      <pic:cNvPicPr>
                                        <a:picLocks noChangeAspect="1"/>
                                      </pic:cNvPicPr>
                                    </pic:nvPicPr>
                                    <pic:blipFill>
                                      <a:blip r:embed="rId12"/>
                                      <a:stretch>
                                        <a:fillRect/>
                                      </a:stretch>
                                    </pic:blipFill>
                                    <pic:spPr>
                                      <a:xfrm>
                                        <a:off x="0" y="0"/>
                                        <a:ext cx="3090545" cy="1422400"/>
                                      </a:xfrm>
                                      <a:prstGeom prst="rect">
                                        <a:avLst/>
                                      </a:prstGeom>
                                    </pic:spPr>
                                  </pic:pic>
                                </a:graphicData>
                              </a:graphic>
                            </wp:inline>
                          </w:drawing>
                        </w:r>
                      </w:ins>
                    </w:p>
                    <w:p w14:paraId="04AF8025" w14:textId="77777777" w:rsidR="001D522B" w:rsidRDefault="001D522B">
                      <w:pPr>
                        <w:rPr>
                          <w:sz w:val="16"/>
                        </w:rPr>
                        <w:pPrChange w:id="56" w:author="Sean Yun-Shiuan Chuang" w:date="2020-04-08T15:24:00Z">
                          <w:pPr>
                            <w:jc w:val="both"/>
                          </w:pPr>
                        </w:pPrChange>
                      </w:pPr>
                    </w:p>
                    <w:p w14:paraId="21243907" w14:textId="77777777" w:rsidR="001D522B" w:rsidRDefault="001D522B" w:rsidP="00960D71">
                      <w:pPr>
                        <w:jc w:val="both"/>
                        <w:rPr>
                          <w:ins w:id="57" w:author="Sean Yun-Shiuan Chuang" w:date="2020-04-08T15:24:00Z"/>
                          <w:sz w:val="16"/>
                        </w:rPr>
                      </w:pPr>
                    </w:p>
                    <w:p w14:paraId="5BD3C942" w14:textId="389CF66C" w:rsidR="001D522B" w:rsidRPr="00423581" w:rsidRDefault="001D522B" w:rsidP="00960D71">
                      <w:pPr>
                        <w:jc w:val="both"/>
                        <w:rPr>
                          <w:iCs/>
                          <w:sz w:val="16"/>
                        </w:rPr>
                      </w:pPr>
                      <w:r w:rsidRPr="00AF74F9">
                        <w:rPr>
                          <w:sz w:val="16"/>
                        </w:rPr>
                        <w:t>Fig</w:t>
                      </w:r>
                      <w:r>
                        <w:rPr>
                          <w:sz w:val="16"/>
                        </w:rPr>
                        <w:t>. 2. Model training and preference inference schematic. The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r>
                        <w:rPr>
                          <w:sz w:val="16"/>
                        </w:rPr>
                        <w:t xml:space="preserve">the </w:t>
                      </w:r>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and approaches them in different grid world configurations</w:t>
                      </w:r>
                      <w:ins w:id="58" w:author="Joshua Goh [2]"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ins w:id="59" w:author="Joshua Goh" w:date="2020-04-15T14:39:00Z">
                        <w:r>
                          <w:rPr>
                            <w:sz w:val="16"/>
                          </w:rPr>
                          <w:t xml:space="preserve"> is</w:t>
                        </w:r>
                      </w:ins>
                      <w:del w:id="60" w:author="Joshua Goh" w:date="2020-04-15T14:39:00Z">
                        <w:r w:rsidDel="00922FE4">
                          <w:rPr>
                            <w:rFonts w:hint="eastAsia"/>
                            <w:sz w:val="16"/>
                          </w:rPr>
                          <w:delText xml:space="preserve"> </w:delText>
                        </w:r>
                      </w:del>
                      <w:ins w:id="61" w:author="Joshua Goh" w:date="2020-04-15T14:38:00Z">
                        <w:r>
                          <w:rPr>
                            <w:sz w:val="16"/>
                          </w:rPr>
                          <w:t xml:space="preserve"> </w:t>
                        </w:r>
                      </w:ins>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w:t>
                      </w:r>
                      <w:ins w:id="62" w:author="Joshua Goh" w:date="2020-04-15T14:39:00Z">
                        <w:r>
                          <w:rPr>
                            <w:sz w:val="16"/>
                          </w:rPr>
                          <w:t xml:space="preserve">is </w:t>
                        </w:r>
                      </w:ins>
                      <w:r>
                        <w:rPr>
                          <w:sz w:val="16"/>
                        </w:rPr>
                        <w:t>the approached target in the query state</w:t>
                      </w:r>
                      <w:r>
                        <w:rPr>
                          <w:rFonts w:hint="eastAsia"/>
                          <w:sz w:val="16"/>
                          <w:lang w:eastAsia="zh-TW"/>
                        </w:rPr>
                        <w:t xml:space="preserve"> (</w:t>
                      </w:r>
                      <w:r>
                        <w:rPr>
                          <w:sz w:val="16"/>
                          <w:lang w:eastAsia="zh-TW"/>
                        </w:rPr>
                        <w:t xml:space="preserve">which </w:t>
                      </w:r>
                      <w:r>
                        <w:rPr>
                          <w:sz w:val="16"/>
                        </w:rPr>
                        <w:t xml:space="preserve">is the label the </w:t>
                      </w:r>
                      <w:proofErr w:type="spellStart"/>
                      <w:ins w:id="63" w:author="Sean Yun-Shiuan Chuang" w:date="2020-04-12T13:18:00Z">
                        <w:r>
                          <w:rPr>
                            <w:sz w:val="16"/>
                          </w:rPr>
                          <w:t>T</w:t>
                        </w:r>
                        <w:r>
                          <w:rPr>
                            <w:sz w:val="16"/>
                            <w:lang w:eastAsia="zh-TW"/>
                          </w:rPr>
                          <w:t>oMnet</w:t>
                        </w:r>
                        <w:proofErr w:type="spellEnd"/>
                        <w:r>
                          <w:rPr>
                            <w:sz w:val="16"/>
                            <w:lang w:eastAsia="zh-TW"/>
                          </w:rPr>
                          <w:t xml:space="preserve">+ </w:t>
                        </w:r>
                      </w:ins>
                      <w:r>
                        <w:rPr>
                          <w:sz w:val="16"/>
                        </w:rPr>
                        <w:t>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64" w:author="Edwinn Gamborino Castañeda" w:date="2020-03-26T11:07:00Z">
                        <w:r>
                          <w:rPr>
                            <w:sz w:val="16"/>
                          </w:rPr>
                          <w:t>,</w:t>
                        </w:r>
                      </w:ins>
                      <w:r>
                        <w:rPr>
                          <w:sz w:val="16"/>
                        </w:rPr>
                        <w:t xml:space="preserve"> penalized by the distance required to travel to reach the target. During preference inference (right), an inference query state</w:t>
                      </w:r>
                      <w:ins w:id="65" w:author="Joshua Goh" w:date="2020-04-15T14:38:00Z">
                        <w:r>
                          <w:rPr>
                            <w:sz w:val="16"/>
                          </w:rPr>
                          <w:t>,</w:t>
                        </w:r>
                      </w:ins>
                      <w:del w:id="66" w:author="Joshua Goh" w:date="2020-04-15T14:38:00Z">
                        <w:r w:rsidDel="00922FE4">
                          <w:rPr>
                            <w:sz w:val="16"/>
                          </w:rPr>
                          <w:delText>s</w:delText>
                        </w:r>
                      </w:del>
                      <w:r>
                        <w:rPr>
                          <w:sz w:val="16"/>
                        </w:rPr>
                        <w:t xml:space="preserve">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ins w:id="67" w:author="Joshua Goh" w:date="2020-04-15T14:38:00Z">
                        <w:r>
                          <w:rPr>
                            <w:sz w:val="16"/>
                          </w:rPr>
                          <w:t>,</w:t>
                        </w:r>
                      </w:ins>
                      <w:r w:rsidRPr="001F50E3">
                        <w:rPr>
                          <w:bCs/>
                          <w:sz w:val="16"/>
                        </w:rPr>
                        <w:t xml:space="preserve"> </w:t>
                      </w:r>
                      <w:r>
                        <w:rPr>
                          <w:sz w:val="16"/>
                        </w:rPr>
                        <w:t xml:space="preserve">is fed to the model and the output </w:t>
                      </w:r>
                      <w:proofErr w:type="spellStart"/>
                      <w:r>
                        <w:rPr>
                          <w:sz w:val="16"/>
                        </w:rPr>
                        <w:t>softmax</w:t>
                      </w:r>
                      <w:proofErr w:type="spellEnd"/>
                      <w:r>
                        <w:rPr>
                          <w:sz w:val="16"/>
                        </w:rPr>
                        <w:t xml:space="preserve">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w:t>
                      </w:r>
                      <w:proofErr w:type="spellStart"/>
                      <w:r>
                        <w:rPr>
                          <w:sz w:val="16"/>
                        </w:rPr>
                        <w:t>Pred</w:t>
                      </w:r>
                      <w:proofErr w:type="spellEnd"/>
                      <w:r>
                        <w:rPr>
                          <w:sz w:val="16"/>
                        </w:rPr>
                        <w:t xml:space="preserve"> Net: prediction network, </w:t>
                      </w:r>
                      <m:oMath>
                        <m:sSub>
                          <m:sSubPr>
                            <m:ctrlPr>
                              <w:del w:id="68" w:author="Joshua Goh [2]" w:date="2020-03-27T11:49:00Z">
                                <w:rPr>
                                  <w:rFonts w:ascii="Cambria Math" w:hAnsi="Cambria Math"/>
                                  <w:i/>
                                  <w:sz w:val="16"/>
                                </w:rPr>
                              </w:del>
                            </m:ctrlPr>
                          </m:sSubPr>
                          <m:e>
                            <m:r>
                              <w:del w:id="69" w:author="Joshua Goh [2]" w:date="2020-03-27T11:49:00Z">
                                <w:rPr>
                                  <w:rFonts w:ascii="Cambria Math" w:hAnsi="Cambria Math"/>
                                  <w:sz w:val="16"/>
                                </w:rPr>
                                <m:t>e</m:t>
                              </w:del>
                            </m:r>
                          </m:e>
                          <m:sub>
                            <m:r>
                              <w:del w:id="70" w:author="Joshua Goh [2]" w:date="2020-03-27T11:49:00Z">
                                <w:rPr>
                                  <w:rFonts w:ascii="Cambria Math" w:hAnsi="Cambria Math"/>
                                  <w:sz w:val="16"/>
                                </w:rPr>
                                <m:t>pref, j</m:t>
                              </w:del>
                            </m:r>
                          </m:sub>
                        </m:sSub>
                        <m:sSub>
                          <m:sSubPr>
                            <m:ctrlPr>
                              <w:ins w:id="71" w:author="Joshua Goh [2]" w:date="2020-03-27T11:49:00Z">
                                <w:rPr>
                                  <w:rFonts w:ascii="Cambria Math" w:hAnsi="Cambria Math"/>
                                  <w:i/>
                                  <w:sz w:val="16"/>
                                </w:rPr>
                              </w:ins>
                            </m:ctrlPr>
                          </m:sSubPr>
                          <m:e>
                            <m:r>
                              <w:ins w:id="72" w:author="Joshua Goh [2]" w:date="2020-03-27T11:49:00Z">
                                <w:rPr>
                                  <w:rFonts w:ascii="Cambria Math" w:hAnsi="Cambria Math"/>
                                  <w:sz w:val="16"/>
                                </w:rPr>
                                <m:t>e</m:t>
                              </w:ins>
                            </m:r>
                          </m:e>
                          <m:sub>
                            <m:r>
                              <w:ins w:id="73" w:author="Joshua Goh [2]" w:date="2020-03-27T11:49:00Z">
                                <w:rPr>
                                  <w:rFonts w:ascii="Cambria Math" w:hAnsi="Cambria Math"/>
                                  <w:sz w:val="16"/>
                                </w:rPr>
                                <m:t>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ins w:id="74" w:author="Sean Yun-Shiuan Chuang" w:date="2020-04-12T13:41:00Z">
                        <w:r>
                          <w:rPr>
                            <w:iCs/>
                            <w:sz w:val="16"/>
                          </w:rPr>
                          <w:t>,</w:t>
                        </w:r>
                      </w:ins>
                      <m:oMath>
                        <m:r>
                          <w:ins w:id="75" w:author="Sean Yun-Shiuan Chuang" w:date="2020-04-12T13:41:00Z">
                            <w:rPr>
                              <w:rFonts w:ascii="Cambria Math" w:hAnsi="Cambria Math"/>
                            </w:rPr>
                            <m:t xml:space="preserve"> </m:t>
                          </w:ins>
                        </m:r>
                        <m:acc>
                          <m:accPr>
                            <m:ctrlPr>
                              <w:ins w:id="76" w:author="Sean Yun-Shiuan Chuang" w:date="2020-04-12T13:41:00Z">
                                <w:rPr>
                                  <w:rFonts w:ascii="Cambria Math" w:hAnsi="Cambria Math"/>
                                  <w:i/>
                                  <w:iCs/>
                                  <w:sz w:val="16"/>
                                </w:rPr>
                              </w:ins>
                            </m:ctrlPr>
                          </m:accPr>
                          <m:e>
                            <m:sSubSup>
                              <m:sSubSupPr>
                                <m:ctrlPr>
                                  <w:ins w:id="77" w:author="Sean Yun-Shiuan Chuang" w:date="2020-04-12T13:41:00Z">
                                    <w:rPr>
                                      <w:rFonts w:ascii="Cambria Math" w:hAnsi="Cambria Math"/>
                                      <w:i/>
                                      <w:iCs/>
                                      <w:sz w:val="16"/>
                                    </w:rPr>
                                  </w:ins>
                                </m:ctrlPr>
                              </m:sSubSupPr>
                              <m:e>
                                <m:r>
                                  <w:ins w:id="78" w:author="Sean Yun-Shiuan Chuang" w:date="2020-04-12T13:41:00Z">
                                    <w:rPr>
                                      <w:rFonts w:ascii="Cambria Math" w:hAnsi="Cambria Math"/>
                                      <w:sz w:val="16"/>
                                    </w:rPr>
                                    <m:t>g</m:t>
                                  </w:ins>
                                </m:r>
                              </m:e>
                              <m:sub>
                                <m:r>
                                  <w:ins w:id="79" w:author="Sean Yun-Shiuan Chuang" w:date="2020-04-12T13:41:00Z">
                                    <w:rPr>
                                      <w:rFonts w:ascii="Cambria Math" w:hAnsi="Cambria Math"/>
                                      <w:sz w:val="16"/>
                                    </w:rPr>
                                    <m:t>k</m:t>
                                  </w:ins>
                                </m:r>
                              </m:sub>
                              <m:sup>
                                <m:r>
                                  <w:ins w:id="80" w:author="Sean Yun-Shiuan Chuang" w:date="2020-04-12T13:41:00Z">
                                    <w:rPr>
                                      <w:rFonts w:ascii="Cambria Math" w:hAnsi="Cambria Math"/>
                                      <w:sz w:val="16"/>
                                    </w:rPr>
                                    <m:t>*</m:t>
                                  </w:ins>
                                </m:r>
                              </m:sup>
                            </m:sSubSup>
                          </m:e>
                        </m:acc>
                      </m:oMath>
                      <w:ins w:id="81" w:author="Sean Yun-Shiuan Chuang" w:date="2020-04-12T13:41:00Z">
                        <w:r>
                          <w:rPr>
                            <w:iCs/>
                            <w:sz w:val="16"/>
                          </w:rPr>
                          <w:t xml:space="preserve">: the predicted approached target, </w:t>
                        </w:r>
                      </w:ins>
                      <w:del w:id="82" w:author="Sean Yun-Shiuan Chuang" w:date="2020-04-12T13:41:00Z">
                        <w:r w:rsidRPr="00742C51" w:rsidDel="008F0F8C">
                          <w:rPr>
                            <w:iCs/>
                            <w:sz w:val="16"/>
                          </w:rPr>
                          <w:delText>;</w:delText>
                        </w:r>
                      </w:del>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1D522B" w:rsidRDefault="001D522B" w:rsidP="00960D71">
                      <w:pPr>
                        <w:jc w:val="both"/>
                      </w:pPr>
                    </w:p>
                  </w:txbxContent>
                </v:textbox>
                <w10:wrap type="square" anchorx="margin" anchory="margin"/>
              </v:shape>
            </w:pict>
          </mc:Fallback>
        </mc:AlternateContent>
      </w:r>
    </w:p>
    <w:commentRangeStart w:id="83"/>
    <w:commentRangeStart w:id="84"/>
    <w:p w14:paraId="2E108E40" w14:textId="77777777" w:rsidR="00960D71" w:rsidRPr="00BA72CE" w:rsidRDefault="001D522B" w:rsidP="00960D71">
      <w:pPr>
        <w:pStyle w:val="a"/>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w:commentRangeEnd w:id="83"/>
          <m:r>
            <m:rPr>
              <m:sty m:val="p"/>
            </m:rPr>
            <w:rPr>
              <w:rStyle w:val="CommentReference"/>
              <w:rFonts w:ascii="Times New Roman" w:eastAsia="PMingLiU"/>
              <w:color w:val="auto"/>
              <w:lang w:eastAsia="en-US"/>
            </w:rPr>
            <w:commentReference w:id="83"/>
          </m:r>
          <w:commentRangeEnd w:id="84"/>
          <m:r>
            <m:rPr>
              <m:sty m:val="p"/>
            </m:rPr>
            <w:rPr>
              <w:rStyle w:val="CommentReference"/>
              <w:rFonts w:ascii="Times New Roman" w:eastAsia="PMingLiU"/>
              <w:color w:val="auto"/>
              <w:lang w:eastAsia="en-US"/>
            </w:rPr>
            <w:commentReference w:id="84"/>
          </m:r>
        </m:oMath>
      </m:oMathPara>
    </w:p>
    <w:p w14:paraId="4C2DFBD9" w14:textId="5FFBB323" w:rsidR="00960D71" w:rsidRPr="00AF5134" w:rsidRDefault="00841BE5" w:rsidP="00960D71">
      <w:pPr>
        <w:pStyle w:val="a"/>
        <w:tabs>
          <w:tab w:val="left" w:pos="180"/>
        </w:tabs>
        <w:contextualSpacing/>
        <w:jc w:val="center"/>
        <w:outlineLvl w:val="0"/>
        <w:rPr>
          <w:rFonts w:ascii="Times New Roman"/>
          <w:bCs/>
        </w:rPr>
      </w:pPr>
      <w:r>
        <w:rPr>
          <w:noProof/>
          <w:lang w:eastAsia="zh-CN"/>
        </w:rPr>
        <mc:AlternateContent>
          <mc:Choice Requires="wps">
            <w:drawing>
              <wp:anchor distT="0" distB="0" distL="114300" distR="114300" simplePos="0" relativeHeight="251663360" behindDoc="0" locked="0" layoutInCell="1" allowOverlap="1" wp14:anchorId="2EDF7203" wp14:editId="5A67135F">
                <wp:simplePos x="0" y="0"/>
                <wp:positionH relativeFrom="column">
                  <wp:posOffset>3293110</wp:posOffset>
                </wp:positionH>
                <wp:positionV relativeFrom="paragraph">
                  <wp:posOffset>-132715</wp:posOffset>
                </wp:positionV>
                <wp:extent cx="3099435" cy="332105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321050"/>
                        </a:xfrm>
                        <a:prstGeom prst="rect">
                          <a:avLst/>
                        </a:prstGeom>
                        <a:solidFill>
                          <a:srgbClr val="FFFFFF"/>
                        </a:solidFill>
                        <a:ln w="9525">
                          <a:noFill/>
                          <a:miter lim="800000"/>
                          <a:headEnd/>
                          <a:tailEnd/>
                        </a:ln>
                      </wps:spPr>
                      <wps:txbx>
                        <w:txbxContent>
                          <w:p w14:paraId="567259A7" w14:textId="77777777" w:rsidR="001D522B" w:rsidRDefault="001D522B"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0FFFA372" w14:textId="77777777" w:rsidR="00841BE5" w:rsidRDefault="00841BE5" w:rsidP="00960D71">
                            <w:pPr>
                              <w:jc w:val="both"/>
                              <w:rPr>
                                <w:ins w:id="85" w:author="Joshua Goh" w:date="2020-04-15T15:23:00Z"/>
                                <w:sz w:val="16"/>
                              </w:rPr>
                            </w:pPr>
                          </w:p>
                          <w:p w14:paraId="7BE63282" w14:textId="6349599C" w:rsidR="001D522B" w:rsidRPr="00BA72CE" w:rsidRDefault="001D522B"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29" type="#_x0000_t202" style="position:absolute;left:0;text-align:left;margin-left:259.3pt;margin-top:-10.45pt;width:244.05pt;height:26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" stroked="f">
                <v:textbox inset="0,0,0,0">
                  <w:txbxContent>
                    <w:p w14:paraId="567259A7" w14:textId="77777777" w:rsidR="001D522B" w:rsidRDefault="001D522B"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0FFFA372" w14:textId="77777777" w:rsidR="00841BE5" w:rsidRDefault="00841BE5" w:rsidP="00960D71">
                      <w:pPr>
                        <w:jc w:val="both"/>
                        <w:rPr>
                          <w:ins w:id="86" w:author="Joshua Goh" w:date="2020-04-15T15:23:00Z"/>
                          <w:sz w:val="16"/>
                        </w:rPr>
                      </w:pPr>
                    </w:p>
                    <w:p w14:paraId="7BE63282" w14:textId="6349599C" w:rsidR="001D522B" w:rsidRPr="00BA72CE" w:rsidRDefault="001D522B"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v:textbox>
                <w10:wrap type="topAndBottom"/>
              </v:shape>
            </w:pict>
          </mc:Fallback>
        </mc:AlternateContent>
      </w:r>
    </w:p>
    <w:p w14:paraId="1B23A26E" w14:textId="49C9DBA2"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w:t>
      </w:r>
      <w:commentRangeStart w:id="87"/>
      <w:commentRangeStart w:id="88"/>
      <w:commentRangeStart w:id="89"/>
      <w:commentRangeStart w:id="90"/>
      <w:commentRangeStart w:id="91"/>
      <w:commentRangeStart w:id="92"/>
      <w:r>
        <w:rPr>
          <w:rFonts w:ascii="Times New Roman"/>
          <w:bCs/>
        </w:rPr>
        <w:t xml:space="preserve">shortest </w:t>
      </w:r>
      <w:commentRangeEnd w:id="87"/>
      <w:r w:rsidR="009B03F8">
        <w:rPr>
          <w:rStyle w:val="CommentReference"/>
          <w:rFonts w:ascii="Times New Roman" w:eastAsia="PMingLiU"/>
          <w:color w:val="auto"/>
          <w:lang w:eastAsia="en-US"/>
        </w:rPr>
        <w:commentReference w:id="87"/>
      </w:r>
      <w:commentRangeEnd w:id="88"/>
      <w:r w:rsidR="002962CD">
        <w:rPr>
          <w:rStyle w:val="CommentReference"/>
          <w:rFonts w:ascii="Times New Roman" w:eastAsia="PMingLiU"/>
          <w:color w:val="auto"/>
          <w:lang w:eastAsia="en-US"/>
        </w:rPr>
        <w:commentReference w:id="88"/>
      </w:r>
      <w:commentRangeEnd w:id="89"/>
      <w:r w:rsidR="00F80B2C">
        <w:rPr>
          <w:rStyle w:val="CommentReference"/>
          <w:rFonts w:ascii="Times New Roman" w:eastAsia="PMingLiU"/>
          <w:color w:val="auto"/>
          <w:lang w:eastAsia="en-US"/>
        </w:rPr>
        <w:commentReference w:id="89"/>
      </w:r>
      <w:commentRangeEnd w:id="90"/>
      <w:r w:rsidR="00B4350C">
        <w:rPr>
          <w:rStyle w:val="CommentReference"/>
          <w:rFonts w:ascii="Times New Roman" w:eastAsia="PMingLiU"/>
          <w:color w:val="auto"/>
          <w:lang w:eastAsia="en-US"/>
        </w:rPr>
        <w:commentReference w:id="90"/>
      </w:r>
      <w:commentRangeEnd w:id="91"/>
      <w:r w:rsidR="00124171">
        <w:rPr>
          <w:rStyle w:val="CommentReference"/>
          <w:rFonts w:ascii="Times New Roman" w:eastAsia="PMingLiU"/>
          <w:color w:val="auto"/>
          <w:lang w:eastAsia="en-US"/>
        </w:rPr>
        <w:commentReference w:id="91"/>
      </w:r>
      <w:commentRangeEnd w:id="92"/>
      <w:r w:rsidR="00232F29">
        <w:rPr>
          <w:rStyle w:val="CommentReference"/>
          <w:rFonts w:ascii="Times New Roman" w:eastAsia="PMingLiU"/>
          <w:color w:val="auto"/>
          <w:lang w:eastAsia="en-US"/>
        </w:rPr>
        <w:commentReference w:id="92"/>
      </w:r>
      <w:r>
        <w:rPr>
          <w:rFonts w:ascii="Times New Roman"/>
          <w:bCs/>
        </w:rPr>
        <w:t>path in a determinist</w:t>
      </w:r>
      <w:r w:rsidR="00F302E3">
        <w:rPr>
          <w:rFonts w:ascii="Times New Roman"/>
          <w:bCs/>
        </w:rPr>
        <w:t>ic</w:t>
      </w:r>
      <w:r>
        <w:rPr>
          <w:rFonts w:ascii="Times New Roman"/>
          <w:bCs/>
        </w:rPr>
        <w:t xml:space="preserve">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(green arrows in Fig.</w:t>
      </w:r>
      <w:r w:rsidRPr="007A1F48">
        <w:rPr>
          <w:rFonts w:ascii="Times New Roman"/>
          <w:bCs/>
        </w:rPr>
        <w:t xml:space="preserve"> </w:t>
      </w:r>
      <w:ins w:id="93" w:author="Joshua Goh [2]" w:date="2020-03-27T11:49:00Z">
        <w:r w:rsidRPr="007A1F48">
          <w:rPr>
            <w:rFonts w:ascii="Times New Roman"/>
            <w:bCs/>
          </w:rPr>
          <w:t xml:space="preserve">2). </w:t>
        </w:r>
      </w:ins>
      <w:ins w:id="94" w:author="Joshua Goh [2]" w:date="2020-03-27T11:11:00Z">
        <w:r w:rsidR="002962CD">
          <w:rPr>
            <w:rFonts w:ascii="Times New Roman"/>
            <w:bCs/>
          </w:rPr>
          <w:t>Note that</w:t>
        </w:r>
      </w:ins>
      <w:ins w:id="95" w:author="Joshua Goh [2]" w:date="2020-03-27T11:12:00Z">
        <w:r w:rsidR="002962CD">
          <w:rPr>
            <w:rFonts w:ascii="Times New Roman"/>
            <w:bCs/>
          </w:rPr>
          <w:t xml:space="preserve"> in our present implementation</w:t>
        </w:r>
      </w:ins>
      <w:ins w:id="96" w:author="Joshua Goh [2]" w:date="2020-03-27T11:11:00Z">
        <w:r w:rsidR="002962CD">
          <w:rPr>
            <w:rFonts w:ascii="Times New Roman"/>
            <w:bCs/>
          </w:rPr>
          <w:t xml:space="preserve"> the agent has full visibility of the grid </w:t>
        </w:r>
      </w:ins>
      <w:ins w:id="97" w:author="Joshua Goh [2]" w:date="2020-03-27T11:12:00Z">
        <w:r w:rsidR="002962CD">
          <w:rPr>
            <w:rFonts w:ascii="Times New Roman"/>
            <w:bCs/>
          </w:rPr>
          <w:t xml:space="preserve">world. </w:t>
        </w:r>
      </w:ins>
      <w:r w:rsidRPr="007741C2">
        <w:rPr>
          <w:rFonts w:ascii="Times New Roman"/>
          <w:bCs/>
          <w:rPrChange w:id="98" w:author="Joshua Goh" w:date="2020-04-15T14:48:00Z">
            <w:rPr>
              <w:rFonts w:ascii="Times New Roman"/>
              <w:bCs/>
              <w:highlight w:val="yellow"/>
            </w:rPr>
          </w:rPrChange>
        </w:rPr>
        <w:t xml:space="preserve">For each virtual agent, the social reward values for its four targets </w:t>
      </w:r>
      <m:oMath>
        <m:r>
          <w:rPr>
            <w:rFonts w:ascii="Cambria Math" w:hAnsi="Cambria Math"/>
            <w:rPrChange w:id="99" w:author="Joshua Goh" w:date="2020-04-15T14:48:00Z">
              <w:rPr>
                <w:rFonts w:ascii="Cambria Math" w:hAnsi="Cambria Math"/>
                <w:highlight w:val="yellow"/>
              </w:rPr>
            </w:rPrChange>
          </w:rPr>
          <m:t>{</m:t>
        </m:r>
        <m:sSub>
          <m:sSubPr>
            <m:ctrlPr>
              <w:rPr>
                <w:rFonts w:ascii="Cambria Math" w:hAnsi="Cambria Math"/>
                <w:bCs/>
                <w:i/>
                <w:rPrChange w:id="100" w:author="Joshua Goh" w:date="2020-04-15T14:48:00Z">
                  <w:rPr>
                    <w:rFonts w:ascii="Cambria Math" w:hAnsi="Cambria Math"/>
                    <w:bCs/>
                    <w:i/>
                    <w:highlight w:val="yellow"/>
                  </w:rPr>
                </w:rPrChange>
              </w:rPr>
            </m:ctrlPr>
          </m:sSubPr>
          <m:e>
            <m:r>
              <w:rPr>
                <w:rFonts w:ascii="Cambria Math" w:hAnsi="Cambria Math"/>
                <w:rPrChange w:id="101" w:author="Joshua Goh" w:date="2020-04-15T14:48:00Z">
                  <w:rPr>
                    <w:rFonts w:ascii="Cambria Math" w:hAnsi="Cambria Math"/>
                    <w:highlight w:val="yellow"/>
                  </w:rPr>
                </w:rPrChange>
              </w:rPr>
              <m:t>u</m:t>
            </m:r>
          </m:e>
          <m:sub>
            <m:r>
              <w:rPr>
                <w:rFonts w:ascii="Cambria Math" w:hAnsi="Cambria Math"/>
                <w:rPrChange w:id="102" w:author="Joshua Goh" w:date="2020-04-15T14:48:00Z">
                  <w:rPr>
                    <w:rFonts w:ascii="Cambria Math" w:hAnsi="Cambria Math"/>
                    <w:highlight w:val="yellow"/>
                  </w:rPr>
                </w:rPrChange>
              </w:rPr>
              <m:t>s</m:t>
            </m:r>
          </m:sub>
        </m:sSub>
        <m:r>
          <w:rPr>
            <w:rFonts w:ascii="Cambria Math" w:hAnsi="Cambria Math"/>
            <w:rPrChange w:id="103" w:author="Joshua Goh" w:date="2020-04-15T14:48:00Z">
              <w:rPr>
                <w:rFonts w:ascii="Cambria Math" w:hAnsi="Cambria Math"/>
                <w:highlight w:val="yellow"/>
              </w:rPr>
            </w:rPrChange>
          </w:rPr>
          <m:t>|s∈[1,4]}</m:t>
        </m:r>
      </m:oMath>
      <w:del w:id="104" w:author="Joshua Goh" w:date="2020-04-15T14:48:00Z">
        <w:r w:rsidRPr="007741C2" w:rsidDel="007741C2">
          <w:rPr>
            <w:rFonts w:ascii="Times New Roman"/>
            <w:bCs/>
            <w:rPrChange w:id="105" w:author="Joshua Goh" w:date="2020-04-15T14:48:00Z">
              <w:rPr>
                <w:rFonts w:ascii="Times New Roman"/>
                <w:bCs/>
                <w:highlight w:val="yellow"/>
              </w:rPr>
            </w:rPrChange>
          </w:rPr>
          <w:delText xml:space="preserve">are </w:delText>
        </w:r>
      </w:del>
      <w:ins w:id="106" w:author="Joshua Goh" w:date="2020-04-15T14:48:00Z">
        <w:r w:rsidR="007741C2">
          <w:rPr>
            <w:rFonts w:ascii="Times New Roman"/>
            <w:bCs/>
          </w:rPr>
          <w:t>were</w:t>
        </w:r>
        <w:r w:rsidR="007741C2" w:rsidRPr="007741C2">
          <w:rPr>
            <w:rFonts w:ascii="Times New Roman"/>
            <w:bCs/>
            <w:rPrChange w:id="107" w:author="Joshua Goh" w:date="2020-04-15T14:48:00Z">
              <w:rPr>
                <w:rFonts w:ascii="Times New Roman"/>
                <w:bCs/>
                <w:highlight w:val="yellow"/>
              </w:rPr>
            </w:rPrChange>
          </w:rPr>
          <w:t xml:space="preserve"> </w:t>
        </w:r>
      </w:ins>
      <w:r w:rsidRPr="007741C2">
        <w:rPr>
          <w:rFonts w:ascii="Times New Roman"/>
          <w:bCs/>
          <w:rPrChange w:id="108" w:author="Joshua Goh" w:date="2020-04-15T14:48:00Z">
            <w:rPr>
              <w:rFonts w:ascii="Times New Roman"/>
              <w:bCs/>
              <w:highlight w:val="yellow"/>
            </w:rPr>
          </w:rPrChange>
        </w:rPr>
        <w:t>sampled randomly from a uniform distribution between 0 and 2</w:t>
      </w:r>
      <w:r w:rsidR="00324245" w:rsidRPr="007741C2">
        <w:rPr>
          <w:rFonts w:ascii="Times New Roman"/>
          <w:bCs/>
          <w:rPrChange w:id="109" w:author="Joshua Goh" w:date="2020-04-15T14:48:00Z">
            <w:rPr>
              <w:rFonts w:ascii="Times New Roman"/>
              <w:bCs/>
              <w:highlight w:val="yellow"/>
            </w:rPr>
          </w:rPrChange>
        </w:rPr>
        <w:t>6</w:t>
      </w:r>
      <w:del w:id="110" w:author="Joshua Goh" w:date="2020-04-15T14:43:00Z">
        <w:r w:rsidRPr="007741C2" w:rsidDel="00232F29">
          <w:rPr>
            <w:rFonts w:ascii="Times New Roman"/>
            <w:bCs/>
            <w:rPrChange w:id="111" w:author="Joshua Goh" w:date="2020-04-15T14:48:00Z">
              <w:rPr>
                <w:rFonts w:ascii="Times New Roman"/>
                <w:bCs/>
                <w:highlight w:val="yellow"/>
              </w:rPr>
            </w:rPrChange>
          </w:rPr>
          <w:delText xml:space="preserve"> (</w:delText>
        </w:r>
        <w:commentRangeStart w:id="112"/>
        <w:r w:rsidRPr="007741C2" w:rsidDel="00232F29">
          <w:rPr>
            <w:rFonts w:ascii="Times New Roman"/>
            <w:bCs/>
            <w:rPrChange w:id="113" w:author="Joshua Goh" w:date="2020-04-15T14:48:00Z">
              <w:rPr>
                <w:rFonts w:ascii="Times New Roman"/>
                <w:bCs/>
                <w:highlight w:val="yellow"/>
              </w:rPr>
            </w:rPrChange>
          </w:rPr>
          <w:delText xml:space="preserve">capped at the maximal number of steps </w:delText>
        </w:r>
        <w:r w:rsidRPr="007741C2" w:rsidDel="00232F29">
          <w:rPr>
            <w:rFonts w:ascii="Times New Roman"/>
            <w:bCs/>
            <w:iCs/>
            <w:rPrChange w:id="114" w:author="Joshua Goh" w:date="2020-04-15T14:48:00Z">
              <w:rPr>
                <w:rFonts w:ascii="Times New Roman"/>
                <w:bCs/>
                <w:iCs/>
                <w:highlight w:val="yellow"/>
              </w:rPr>
            </w:rPrChange>
          </w:rPr>
          <w:delText>to take in a no</w:delText>
        </w:r>
        <w:r w:rsidR="00EA7B58" w:rsidRPr="007741C2" w:rsidDel="00232F29">
          <w:rPr>
            <w:rFonts w:ascii="Times New Roman"/>
            <w:bCs/>
            <w:iCs/>
            <w:rPrChange w:id="115" w:author="Joshua Goh" w:date="2020-04-15T14:48:00Z">
              <w:rPr>
                <w:rFonts w:ascii="Times New Roman"/>
                <w:bCs/>
                <w:iCs/>
                <w:highlight w:val="yellow"/>
              </w:rPr>
            </w:rPrChange>
          </w:rPr>
          <w:delText>-</w:delText>
        </w:r>
        <w:r w:rsidRPr="007741C2" w:rsidDel="00232F29">
          <w:rPr>
            <w:rFonts w:ascii="Times New Roman"/>
            <w:bCs/>
            <w:iCs/>
            <w:rPrChange w:id="116" w:author="Joshua Goh" w:date="2020-04-15T14:48:00Z">
              <w:rPr>
                <w:rFonts w:ascii="Times New Roman"/>
                <w:bCs/>
                <w:iCs/>
                <w:highlight w:val="yellow"/>
              </w:rPr>
            </w:rPrChange>
          </w:rPr>
          <w:delText>barrier grid world</w:delText>
        </w:r>
        <w:commentRangeEnd w:id="112"/>
        <w:r w:rsidR="002924D1" w:rsidRPr="007741C2" w:rsidDel="00232F29">
          <w:rPr>
            <w:rStyle w:val="CommentReference"/>
            <w:rFonts w:ascii="Times New Roman" w:eastAsia="PMingLiU"/>
            <w:color w:val="auto"/>
            <w:lang w:eastAsia="en-US"/>
            <w:rPrChange w:id="117" w:author="Joshua Goh" w:date="2020-04-15T14:48:00Z">
              <w:rPr>
                <w:rStyle w:val="CommentReference"/>
                <w:rFonts w:ascii="Times New Roman" w:eastAsia="PMingLiU"/>
                <w:color w:val="auto"/>
                <w:highlight w:val="yellow"/>
                <w:lang w:eastAsia="en-US"/>
              </w:rPr>
            </w:rPrChange>
          </w:rPr>
          <w:commentReference w:id="112"/>
        </w:r>
        <w:r w:rsidRPr="007741C2" w:rsidDel="00232F29">
          <w:rPr>
            <w:rFonts w:ascii="Times New Roman"/>
            <w:bCs/>
            <w:iCs/>
            <w:rPrChange w:id="118" w:author="Joshua Goh" w:date="2020-04-15T14:48:00Z">
              <w:rPr>
                <w:rFonts w:ascii="Times New Roman"/>
                <w:bCs/>
                <w:iCs/>
                <w:highlight w:val="yellow"/>
              </w:rPr>
            </w:rPrChange>
          </w:rPr>
          <w:delText>)</w:delText>
        </w:r>
      </w:del>
      <w:r w:rsidRPr="007741C2">
        <w:rPr>
          <w:rFonts w:ascii="Times New Roman"/>
          <w:bCs/>
          <w:rPrChange w:id="119" w:author="Joshua Goh" w:date="2020-04-15T14:48:00Z">
            <w:rPr>
              <w:rFonts w:ascii="Times New Roman"/>
              <w:bCs/>
              <w:highlight w:val="yellow"/>
            </w:rPr>
          </w:rPrChange>
        </w:rPr>
        <w:t xml:space="preserve">. </w:t>
      </w:r>
      <w:r w:rsidR="00CC0E68" w:rsidRPr="007741C2">
        <w:rPr>
          <w:rFonts w:ascii="Times New Roman"/>
          <w:bCs/>
          <w:rPrChange w:id="120" w:author="Joshua Goh" w:date="2020-04-15T14:48:00Z">
            <w:rPr>
              <w:rFonts w:ascii="Times New Roman"/>
              <w:bCs/>
              <w:highlight w:val="yellow"/>
            </w:rPr>
          </w:rPrChange>
        </w:rPr>
        <w:t xml:space="preserve">This range of </w:t>
      </w:r>
      <m:oMath>
        <m:sSub>
          <m:sSubPr>
            <m:ctrlPr>
              <w:rPr>
                <w:rFonts w:ascii="Cambria Math" w:hAnsi="Cambria Math"/>
                <w:bCs/>
                <w:i/>
                <w:rPrChange w:id="121" w:author="Joshua Goh" w:date="2020-04-15T14:48:00Z">
                  <w:rPr>
                    <w:rFonts w:ascii="Cambria Math" w:hAnsi="Cambria Math"/>
                    <w:bCs/>
                    <w:i/>
                    <w:highlight w:val="yellow"/>
                  </w:rPr>
                </w:rPrChange>
              </w:rPr>
            </m:ctrlPr>
          </m:sSubPr>
          <m:e>
            <m:r>
              <w:rPr>
                <w:rFonts w:ascii="Cambria Math" w:hAnsi="Cambria Math"/>
                <w:rPrChange w:id="122" w:author="Joshua Goh" w:date="2020-04-15T14:48:00Z">
                  <w:rPr>
                    <w:rFonts w:ascii="Cambria Math" w:hAnsi="Cambria Math"/>
                    <w:highlight w:val="yellow"/>
                  </w:rPr>
                </w:rPrChange>
              </w:rPr>
              <m:t>u</m:t>
            </m:r>
          </m:e>
          <m:sub>
            <m:r>
              <w:rPr>
                <w:rFonts w:ascii="Cambria Math" w:hAnsi="Cambria Math"/>
                <w:rPrChange w:id="123" w:author="Joshua Goh" w:date="2020-04-15T14:48:00Z">
                  <w:rPr>
                    <w:rFonts w:ascii="Cambria Math" w:hAnsi="Cambria Math"/>
                    <w:highlight w:val="yellow"/>
                  </w:rPr>
                </w:rPrChange>
              </w:rPr>
              <m:t>s</m:t>
            </m:r>
          </m:sub>
        </m:sSub>
      </m:oMath>
      <w:r w:rsidR="00CC0E68" w:rsidRPr="007741C2">
        <w:rPr>
          <w:rFonts w:ascii="Times New Roman"/>
          <w:bCs/>
          <w:rPrChange w:id="124" w:author="Joshua Goh" w:date="2020-04-15T14:48:00Z">
            <w:rPr>
              <w:rFonts w:ascii="Times New Roman"/>
              <w:bCs/>
              <w:highlight w:val="yellow"/>
            </w:rPr>
          </w:rPrChange>
        </w:rPr>
        <w:t xml:space="preserve"> [0,2</w:t>
      </w:r>
      <w:r w:rsidR="00324245" w:rsidRPr="007741C2">
        <w:rPr>
          <w:rFonts w:ascii="Times New Roman"/>
          <w:bCs/>
          <w:rPrChange w:id="125" w:author="Joshua Goh" w:date="2020-04-15T14:48:00Z">
            <w:rPr>
              <w:rFonts w:ascii="Times New Roman"/>
              <w:bCs/>
              <w:highlight w:val="yellow"/>
            </w:rPr>
          </w:rPrChange>
        </w:rPr>
        <w:t>6</w:t>
      </w:r>
      <w:r w:rsidR="00CC0E68" w:rsidRPr="007741C2">
        <w:rPr>
          <w:rFonts w:ascii="Times New Roman"/>
          <w:bCs/>
          <w:rPrChange w:id="126" w:author="Joshua Goh" w:date="2020-04-15T14:48:00Z">
            <w:rPr>
              <w:rFonts w:ascii="Times New Roman"/>
              <w:bCs/>
              <w:highlight w:val="yellow"/>
            </w:rPr>
          </w:rPrChange>
        </w:rPr>
        <w:t>] was chosen to</w:t>
      </w:r>
      <w:del w:id="127" w:author="Joshua Goh" w:date="2020-04-15T14:48:00Z">
        <w:r w:rsidR="00CC0E68" w:rsidRPr="007741C2" w:rsidDel="00232F29">
          <w:rPr>
            <w:rFonts w:ascii="Times New Roman"/>
            <w:bCs/>
            <w:rPrChange w:id="128" w:author="Joshua Goh" w:date="2020-04-15T14:48:00Z">
              <w:rPr>
                <w:rFonts w:ascii="Times New Roman"/>
                <w:bCs/>
                <w:highlight w:val="yellow"/>
              </w:rPr>
            </w:rPrChange>
          </w:rPr>
          <w:delText xml:space="preserve"> </w:delText>
        </w:r>
      </w:del>
      <w:ins w:id="129" w:author="Joshua Goh" w:date="2020-04-15T14:54:00Z">
        <w:r w:rsidR="00C664EF">
          <w:rPr>
            <w:rFonts w:ascii="Times New Roman"/>
            <w:bCs/>
          </w:rPr>
          <w:t xml:space="preserve"> adjust</w:t>
        </w:r>
      </w:ins>
      <w:ins w:id="130" w:author="Joshua Goh" w:date="2020-04-15T14:49:00Z">
        <w:r w:rsidR="00495E70" w:rsidRPr="00957765">
          <w:rPr>
            <w:rFonts w:ascii="Times New Roman"/>
            <w:bCs/>
          </w:rPr>
          <w:t xml:space="preserve"> the maximal number of steps </w:t>
        </w:r>
        <w:r w:rsidR="00495E70" w:rsidRPr="00957765">
          <w:rPr>
            <w:rFonts w:ascii="Times New Roman"/>
            <w:bCs/>
            <w:iCs/>
          </w:rPr>
          <w:t xml:space="preserve">to </w:t>
        </w:r>
      </w:ins>
      <w:ins w:id="131" w:author="Joshua Goh" w:date="2020-04-15T15:19:00Z">
        <w:r w:rsidR="00A76C63">
          <w:rPr>
            <w:rFonts w:ascii="Times New Roman"/>
            <w:bCs/>
            <w:iCs/>
          </w:rPr>
          <w:t>diagonally span</w:t>
        </w:r>
      </w:ins>
      <w:ins w:id="132" w:author="Joshua Goh" w:date="2020-04-15T14:49:00Z">
        <w:r w:rsidR="00495E70" w:rsidRPr="00957765">
          <w:rPr>
            <w:rFonts w:ascii="Times New Roman"/>
            <w:bCs/>
            <w:iCs/>
          </w:rPr>
          <w:t xml:space="preserve">  a no-barrier grid world</w:t>
        </w:r>
      </w:ins>
      <w:ins w:id="133" w:author="Joshua Goh" w:date="2020-04-15T14:54:00Z">
        <w:r w:rsidR="00C664EF">
          <w:rPr>
            <w:rFonts w:ascii="Times New Roman"/>
            <w:bCs/>
            <w:iCs/>
          </w:rPr>
          <w:t xml:space="preserve"> </w:t>
        </w:r>
      </w:ins>
      <w:ins w:id="134" w:author="Joshua Goh" w:date="2020-04-15T15:03:00Z">
        <w:r w:rsidR="004E7398">
          <w:rPr>
            <w:rFonts w:ascii="Times New Roman"/>
            <w:bCs/>
            <w:iCs/>
          </w:rPr>
          <w:t xml:space="preserve">without retracing </w:t>
        </w:r>
      </w:ins>
      <w:ins w:id="135" w:author="Joshua Goh" w:date="2020-04-15T14:54:00Z">
        <w:r w:rsidR="00C664EF">
          <w:rPr>
            <w:rFonts w:ascii="Times New Roman"/>
            <w:bCs/>
            <w:iCs/>
          </w:rPr>
          <w:t>(23)</w:t>
        </w:r>
      </w:ins>
      <w:ins w:id="136" w:author="Joshua Goh" w:date="2020-04-15T14:55:00Z">
        <w:r w:rsidR="00C664EF">
          <w:rPr>
            <w:rFonts w:ascii="Times New Roman"/>
            <w:bCs/>
            <w:iCs/>
          </w:rPr>
          <w:t xml:space="preserve"> </w:t>
        </w:r>
      </w:ins>
      <w:ins w:id="137" w:author="Joshua Goh" w:date="2020-04-15T15:02:00Z">
        <w:r w:rsidR="006D638E">
          <w:rPr>
            <w:rFonts w:ascii="Times New Roman"/>
            <w:bCs/>
            <w:iCs/>
          </w:rPr>
          <w:t>based on the</w:t>
        </w:r>
      </w:ins>
      <w:del w:id="138" w:author="Joshua Goh" w:date="2020-04-15T15:02:00Z">
        <w:r w:rsidR="00CC0E68" w:rsidRPr="007741C2" w:rsidDel="006D638E">
          <w:rPr>
            <w:rFonts w:ascii="Times New Roman"/>
            <w:bCs/>
            <w:rPrChange w:id="139" w:author="Joshua Goh" w:date="2020-04-15T14:48:00Z">
              <w:rPr>
                <w:rFonts w:ascii="Times New Roman"/>
                <w:bCs/>
                <w:highlight w:val="yellow"/>
              </w:rPr>
            </w:rPrChange>
          </w:rPr>
          <w:delText>match</w:delText>
        </w:r>
      </w:del>
      <w:r w:rsidR="00CC0E68" w:rsidRPr="007741C2">
        <w:rPr>
          <w:rFonts w:ascii="Times New Roman"/>
          <w:bCs/>
          <w:rPrChange w:id="140" w:author="Joshua Goh" w:date="2020-04-15T14:48:00Z">
            <w:rPr>
              <w:rFonts w:ascii="Times New Roman"/>
              <w:bCs/>
              <w:highlight w:val="yellow"/>
            </w:rPr>
          </w:rPrChange>
        </w:rPr>
        <w:t xml:space="preserve"> </w:t>
      </w:r>
      <w:del w:id="141" w:author="Joshua Goh" w:date="2020-04-15T14:46:00Z">
        <w:r w:rsidR="00CC0E68" w:rsidRPr="007741C2" w:rsidDel="00232F29">
          <w:rPr>
            <w:rFonts w:ascii="Times New Roman"/>
            <w:bCs/>
            <w:rPrChange w:id="142" w:author="Joshua Goh" w:date="2020-04-15T14:48:00Z">
              <w:rPr>
                <w:rFonts w:ascii="Times New Roman"/>
                <w:bCs/>
                <w:highlight w:val="yellow"/>
              </w:rPr>
            </w:rPrChange>
          </w:rPr>
          <w:delText xml:space="preserve">normalized </w:delText>
        </w:r>
      </w:del>
      <w:r w:rsidR="00CC0E68" w:rsidRPr="007741C2">
        <w:rPr>
          <w:rFonts w:ascii="Times New Roman"/>
          <w:bCs/>
          <w:rPrChange w:id="143" w:author="Joshua Goh" w:date="2020-04-15T14:48:00Z">
            <w:rPr>
              <w:rFonts w:ascii="Times New Roman"/>
              <w:bCs/>
              <w:highlight w:val="yellow"/>
            </w:rPr>
          </w:rPrChange>
        </w:rPr>
        <w:t>response</w:t>
      </w:r>
      <w:ins w:id="144" w:author="Joshua Goh" w:date="2020-04-15T14:54:00Z">
        <w:r w:rsidR="00C664EF">
          <w:rPr>
            <w:rFonts w:ascii="Times New Roman"/>
            <w:bCs/>
          </w:rPr>
          <w:t xml:space="preserve"> range</w:t>
        </w:r>
      </w:ins>
      <w:del w:id="145" w:author="Joshua Goh" w:date="2020-04-15T14:46:00Z">
        <w:r w:rsidR="00CC0E68" w:rsidRPr="007741C2" w:rsidDel="00232F29">
          <w:rPr>
            <w:rFonts w:ascii="Times New Roman"/>
            <w:bCs/>
            <w:rPrChange w:id="146" w:author="Joshua Goh" w:date="2020-04-15T14:48:00Z">
              <w:rPr>
                <w:rFonts w:ascii="Times New Roman"/>
                <w:bCs/>
                <w:highlight w:val="yellow"/>
              </w:rPr>
            </w:rPrChange>
          </w:rPr>
          <w:delText>s</w:delText>
        </w:r>
      </w:del>
      <w:r w:rsidR="00CC0E68" w:rsidRPr="007741C2">
        <w:rPr>
          <w:rFonts w:ascii="Times New Roman"/>
          <w:bCs/>
          <w:rPrChange w:id="147" w:author="Joshua Goh" w:date="2020-04-15T14:48:00Z">
            <w:rPr>
              <w:rFonts w:ascii="Times New Roman"/>
              <w:bCs/>
              <w:highlight w:val="yellow"/>
            </w:rPr>
          </w:rPrChange>
        </w:rPr>
        <w:t xml:space="preserve"> </w:t>
      </w:r>
      <w:ins w:id="148" w:author="Joshua Goh" w:date="2020-04-15T15:17:00Z">
        <w:r w:rsidR="00465EB5">
          <w:rPr>
            <w:rFonts w:ascii="Times New Roman"/>
            <w:bCs/>
          </w:rPr>
          <w:t xml:space="preserve">of 9 and maximum score of 10 </w:t>
        </w:r>
      </w:ins>
      <w:r w:rsidR="00CC0E68" w:rsidRPr="007741C2">
        <w:rPr>
          <w:rFonts w:ascii="Times New Roman"/>
          <w:bCs/>
          <w:rPrChange w:id="149" w:author="Joshua Goh" w:date="2020-04-15T14:48:00Z">
            <w:rPr>
              <w:rFonts w:ascii="Times New Roman"/>
              <w:bCs/>
              <w:highlight w:val="yellow"/>
            </w:rPr>
          </w:rPrChange>
        </w:rPr>
        <w:t>in the social game for human participants (</w:t>
      </w:r>
      <w:ins w:id="150" w:author="Joshua Goh" w:date="2020-04-15T15:18:00Z">
        <w:r w:rsidR="00465EB5">
          <w:rPr>
            <w:rFonts w:ascii="Times New Roman"/>
            <w:bCs/>
          </w:rPr>
          <w:t>10*23/9 ≈ 26</w:t>
        </w:r>
      </w:ins>
      <w:ins w:id="151" w:author="Joshua Goh" w:date="2020-04-15T15:19:00Z">
        <w:r w:rsidR="00CD4B95">
          <w:rPr>
            <w:rFonts w:ascii="Times New Roman"/>
            <w:bCs/>
          </w:rPr>
          <w:t>)</w:t>
        </w:r>
      </w:ins>
      <w:ins w:id="152" w:author="Joshua Goh" w:date="2020-04-15T15:18:00Z">
        <w:r w:rsidR="00465EB5">
          <w:rPr>
            <w:rFonts w:ascii="Times New Roman"/>
            <w:bCs/>
          </w:rPr>
          <w:t xml:space="preserve">; </w:t>
        </w:r>
      </w:ins>
      <w:r w:rsidR="00CC0E68" w:rsidRPr="007741C2">
        <w:rPr>
          <w:rFonts w:ascii="Times New Roman"/>
          <w:bCs/>
          <w:rPrChange w:id="153" w:author="Joshua Goh" w:date="2020-04-15T14:48:00Z">
            <w:rPr>
              <w:rFonts w:ascii="Times New Roman"/>
              <w:bCs/>
              <w:highlight w:val="yellow"/>
            </w:rPr>
          </w:rPrChange>
        </w:rPr>
        <w:t xml:space="preserve">see </w:t>
      </w:r>
      <w:ins w:id="154" w:author="Joshua Goh" w:date="2020-04-15T15:20:00Z">
        <w:r w:rsidR="0052534F">
          <w:rPr>
            <w:rFonts w:ascii="Times New Roman"/>
            <w:bCs/>
          </w:rPr>
          <w:t>also</w:t>
        </w:r>
      </w:ins>
      <w:ins w:id="155" w:author="Joshua Goh" w:date="2020-04-15T14:49:00Z">
        <w:r w:rsidR="00495E70">
          <w:rPr>
            <w:rFonts w:ascii="Times New Roman"/>
            <w:bCs/>
          </w:rPr>
          <w:t xml:space="preserve"> III.</w:t>
        </w:r>
      </w:ins>
      <w:del w:id="156" w:author="Joshua Goh" w:date="2020-04-15T14:49:00Z">
        <w:r w:rsidR="00CC0E68" w:rsidRPr="007741C2" w:rsidDel="00495E70">
          <w:rPr>
            <w:rFonts w:ascii="Times New Roman"/>
            <w:bCs/>
            <w:rPrChange w:id="157" w:author="Joshua Goh" w:date="2020-04-15T14:48:00Z">
              <w:rPr>
                <w:rFonts w:ascii="Times New Roman"/>
                <w:bCs/>
                <w:highlight w:val="yellow"/>
              </w:rPr>
            </w:rPrChange>
          </w:rPr>
          <w:delText>belo</w:delText>
        </w:r>
      </w:del>
      <w:ins w:id="158" w:author="Joshua Goh" w:date="2020-04-15T14:49:00Z">
        <w:r w:rsidR="00495E70">
          <w:rPr>
            <w:rFonts w:ascii="Times New Roman"/>
            <w:bCs/>
          </w:rPr>
          <w:t>B</w:t>
        </w:r>
      </w:ins>
      <w:del w:id="159" w:author="Joshua Goh" w:date="2020-04-15T14:49:00Z">
        <w:r w:rsidR="00CC0E68" w:rsidRPr="007741C2" w:rsidDel="00495E70">
          <w:rPr>
            <w:rFonts w:ascii="Times New Roman"/>
            <w:bCs/>
            <w:rPrChange w:id="160" w:author="Joshua Goh" w:date="2020-04-15T14:48:00Z">
              <w:rPr>
                <w:rFonts w:ascii="Times New Roman"/>
                <w:bCs/>
                <w:highlight w:val="yellow"/>
              </w:rPr>
            </w:rPrChange>
          </w:rPr>
          <w:delText>w</w:delText>
        </w:r>
      </w:del>
      <w:r w:rsidR="00CC0E68" w:rsidRPr="007741C2">
        <w:rPr>
          <w:rFonts w:ascii="Times New Roman"/>
          <w:bCs/>
          <w:rPrChange w:id="161" w:author="Joshua Goh" w:date="2020-04-15T14:48:00Z">
            <w:rPr>
              <w:rFonts w:ascii="Times New Roman"/>
              <w:bCs/>
              <w:highlight w:val="yellow"/>
            </w:rPr>
          </w:rPrChange>
        </w:rPr>
        <w:t>).</w:t>
      </w:r>
      <w:r w:rsidR="00CC0E68" w:rsidRPr="007741C2">
        <w:rPr>
          <w:rFonts w:ascii="Times New Roman"/>
          <w:bCs/>
          <w:rPrChange w:id="162" w:author="Joshua Goh" w:date="2020-04-15T14:48:00Z">
            <w:rPr>
              <w:rFonts w:ascii="Times New Roman"/>
              <w:bCs/>
            </w:rPr>
          </w:rPrChange>
        </w:rPr>
        <w:t xml:space="preserve"> </w:t>
      </w:r>
      <w:r w:rsidRPr="007741C2">
        <w:rPr>
          <w:rFonts w:ascii="Times New Roman"/>
          <w:bCs/>
          <w:rPrChange w:id="163" w:author="Joshua Goh" w:date="2020-04-15T14:48:00Z">
            <w:rPr>
              <w:rFonts w:ascii="Times New Roman"/>
              <w:bCs/>
            </w:rPr>
          </w:rPrChange>
        </w:rPr>
        <w:t>W</w:t>
      </w:r>
      <w:r>
        <w:rPr>
          <w:rFonts w:ascii="Times New Roman"/>
          <w:bCs/>
        </w:rPr>
        <w:t>e also imposed a constraint</w:t>
      </w:r>
      <w:r w:rsidR="00676CCC">
        <w:rPr>
          <w:rFonts w:ascii="Times New Roman"/>
          <w:bCs/>
        </w:rPr>
        <w:t xml:space="preserve"> such</w:t>
      </w:r>
      <w:r>
        <w:rPr>
          <w:rFonts w:ascii="Times New Roman"/>
          <w:bCs/>
        </w:rPr>
        <w:t xml:space="preserve"> that</w:t>
      </w:r>
      <w:r w:rsidR="00C858AE">
        <w:rPr>
          <w:rFonts w:ascii="Times New Roman"/>
          <w:bCs/>
        </w:rPr>
        <w:t xml:space="preserve"> sample</w:t>
      </w:r>
      <w:r>
        <w:rPr>
          <w:rFonts w:ascii="Times New Roman"/>
          <w:bCs/>
        </w:rPr>
        <w:t xml:space="preserve"> </w:t>
      </w:r>
      <w:r w:rsidR="00C858AE" w:rsidRPr="00C858AE">
        <w:rPr>
          <w:rFonts w:ascii="Times New Roman"/>
          <w:bCs/>
          <w:i/>
        </w:rPr>
        <w:t>u</w:t>
      </w:r>
      <w:r w:rsidR="00C858AE">
        <w:rPr>
          <w:rFonts w:ascii="Times New Roman"/>
          <w:bCs/>
          <w:i/>
        </w:rPr>
        <w:t>’</w:t>
      </w:r>
      <w:r w:rsidR="00C858AE" w:rsidRPr="00C858AE">
        <w:rPr>
          <w:rFonts w:ascii="Times New Roman"/>
          <w:bCs/>
        </w:rPr>
        <w:t>s</w:t>
      </w:r>
      <w:r w:rsidR="00C858AE">
        <w:rPr>
          <w:rFonts w:ascii="Times New Roman"/>
          <w:bCs/>
        </w:rPr>
        <w:t xml:space="preserve"> for 6 virtual agents had</w:t>
      </w:r>
      <w:r w:rsidR="00DC50E2">
        <w:rPr>
          <w:rFonts w:ascii="Times New Roman"/>
          <w:bCs/>
        </w:rPr>
        <w:t xml:space="preserve"> </w:t>
      </w:r>
      <w:r w:rsidR="00C858AE">
        <w:rPr>
          <w:rFonts w:ascii="Times New Roman"/>
          <w:bCs/>
        </w:rPr>
        <w:t xml:space="preserve">a </w:t>
      </w:r>
      <w:r>
        <w:rPr>
          <w:rFonts w:ascii="Times New Roman"/>
          <w:bCs/>
        </w:rPr>
        <w:t>standard deviation (SD) of 0.1,</w:t>
      </w:r>
      <w:r w:rsidR="00C858AE">
        <w:rPr>
          <w:rFonts w:ascii="Times New Roman"/>
          <w:bCs/>
        </w:rPr>
        <w:t xml:space="preserve"> 12 agents had SD</w:t>
      </w:r>
      <w:r>
        <w:rPr>
          <w:rFonts w:ascii="Times New Roman"/>
          <w:bCs/>
        </w:rPr>
        <w:t xml:space="preserve"> 1.1, </w:t>
      </w:r>
      <w:r w:rsidR="00C858AE">
        <w:rPr>
          <w:rFonts w:ascii="Times New Roman"/>
          <w:bCs/>
        </w:rPr>
        <w:t>and 12 agents had SD</w:t>
      </w:r>
      <w:r>
        <w:rPr>
          <w:rFonts w:ascii="Times New Roman"/>
          <w:bCs/>
        </w:rPr>
        <w:t xml:space="preserve"> 2.1. </w:t>
      </w:r>
      <w:r w:rsidR="00E00563">
        <w:rPr>
          <w:rFonts w:ascii="Times New Roman"/>
          <w:bCs/>
        </w:rPr>
        <w:t>We imposed this</w:t>
      </w:r>
      <w:r>
        <w:rPr>
          <w:rFonts w:ascii="Times New Roman"/>
          <w:bCs/>
        </w:rPr>
        <w:t xml:space="preserve"> constraint on</w:t>
      </w:r>
      <w:r w:rsidR="00C858AE">
        <w:rPr>
          <w:rFonts w:ascii="Times New Roman"/>
          <w:bCs/>
        </w:rPr>
        <w:t xml:space="preserve"> the</w:t>
      </w:r>
      <w:r>
        <w:rPr>
          <w:rFonts w:ascii="Times New Roman"/>
          <w:bCs/>
        </w:rPr>
        <w:t xml:space="preserve"> SD</w:t>
      </w:r>
      <w:r w:rsidR="00C858AE">
        <w:rPr>
          <w:rFonts w:ascii="Times New Roman"/>
          <w:bCs/>
        </w:rPr>
        <w:t>s</w:t>
      </w:r>
      <w:r>
        <w:rPr>
          <w:rFonts w:ascii="Times New Roman"/>
          <w:bCs/>
        </w:rPr>
        <w:t xml:space="preserve"> to test the robustness of the model (</w:t>
      </w:r>
      <w:r w:rsidR="00DB1CA7">
        <w:rPr>
          <w:rFonts w:ascii="Times New Roman"/>
          <w:bCs/>
        </w:rPr>
        <w:t xml:space="preserve">preference inference should be harder for </w:t>
      </w:r>
      <w:r>
        <w:rPr>
          <w:rFonts w:ascii="Times New Roman"/>
          <w:bCs/>
        </w:rPr>
        <w:t>smaller SD</w:t>
      </w:r>
      <w:r w:rsidR="00C858AE">
        <w:rPr>
          <w:rFonts w:ascii="Times New Roman"/>
          <w:bCs/>
        </w:rPr>
        <w:t>s</w:t>
      </w:r>
      <w:r>
        <w:rPr>
          <w:rFonts w:ascii="Times New Roman"/>
          <w:bCs/>
        </w:rPr>
        <w:t xml:space="preserve">). </w:t>
      </w:r>
    </w:p>
    <w:p w14:paraId="411B0D55" w14:textId="77777777" w:rsidR="00960D71" w:rsidRDefault="00960D71" w:rsidP="00960D71">
      <w:pPr>
        <w:pStyle w:val="Heading2"/>
        <w:keepLines/>
        <w:numPr>
          <w:ilvl w:val="1"/>
          <w:numId w:val="0"/>
        </w:numPr>
        <w:tabs>
          <w:tab w:val="num" w:pos="360"/>
        </w:tabs>
        <w:autoSpaceDE/>
        <w:autoSpaceDN/>
        <w:ind w:left="288" w:hanging="288"/>
        <w:contextualSpacing/>
      </w:pPr>
      <w:r>
        <w:t>B.</w:t>
      </w:r>
      <w:r>
        <w:tab/>
        <w:t xml:space="preserve">Social Support Questionnaire </w:t>
      </w:r>
    </w:p>
    <w:p w14:paraId="45DB58A2" w14:textId="7380A837" w:rsidR="00960D71" w:rsidRPr="00423581" w:rsidRDefault="00960D71" w:rsidP="00960D71">
      <w:pPr>
        <w:autoSpaceDE/>
        <w:autoSpaceDN/>
        <w:ind w:firstLine="202"/>
        <w:jc w:val="both"/>
      </w:pPr>
      <w:r>
        <w:rPr>
          <w:rStyle w:val="Emphasis"/>
          <w:i w:val="0"/>
        </w:rPr>
        <w:t>The social networks constructed in the above simulations and assessed in human participant data below were based on the SSQ [7]. The original SSQ is</w:t>
      </w:r>
      <w:ins w:id="164" w:author="Joshua Goh [2]" w:date="2020-03-27T11:49:00Z">
        <w:r>
          <w:rPr>
            <w:rStyle w:val="Emphasis"/>
            <w:i w:val="0"/>
          </w:rPr>
          <w:t xml:space="preserve"> </w:t>
        </w:r>
      </w:ins>
      <w:r w:rsidR="00531075">
        <w:rPr>
          <w:rStyle w:val="Emphasis"/>
          <w:i w:val="0"/>
        </w:rPr>
        <w:t xml:space="preserve">written </w:t>
      </w:r>
      <w:r>
        <w:rPr>
          <w:rStyle w:val="Emphasis"/>
          <w:i w:val="0"/>
        </w:rPr>
        <w:t>in English and 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w:t>
      </w:r>
      <w:r w:rsidR="007E4E2B">
        <w:rPr>
          <w:rStyle w:val="Emphasis"/>
          <w:i w:val="0"/>
        </w:rPr>
        <w:t xml:space="preserve">1 </w:t>
      </w:r>
      <w:r>
        <w:rPr>
          <w:rStyle w:val="Emphasis"/>
          <w:i w:val="0"/>
        </w:rPr>
        <w:t xml:space="preserve">to </w:t>
      </w:r>
      <w:r w:rsidR="007E4E2B">
        <w:rPr>
          <w:rStyle w:val="Emphasis"/>
          <w:i w:val="0"/>
        </w:rPr>
        <w:t>10</w:t>
      </w:r>
      <w:r>
        <w:rPr>
          <w:rStyle w:val="Emphasis"/>
          <w:i w:val="0"/>
        </w:rPr>
        <w:t xml:space="preserve">)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Emphasis"/>
          <w:i w:val="0"/>
        </w:rPr>
        <w:t xml:space="preserve"> </w:t>
      </w:r>
      <w:r>
        <w:rPr>
          <w:rStyle w:val="Emphasis"/>
          <w:i w:val="0"/>
        </w:rPr>
        <w:t xml:space="preserve">4) I can </w:t>
      </w:r>
      <w:r w:rsidRPr="00232093">
        <w:rPr>
          <w:rStyle w:val="Emphasis"/>
          <w:i w:val="0"/>
        </w:rPr>
        <w:t xml:space="preserve">count on </w:t>
      </w:r>
      <w:r>
        <w:rPr>
          <w:rStyle w:val="Emphasis"/>
          <w:i w:val="0"/>
        </w:rPr>
        <w:t xml:space="preserve">the person </w:t>
      </w:r>
      <w:r w:rsidRPr="00232093">
        <w:rPr>
          <w:rStyle w:val="Emphasis"/>
          <w:i w:val="0"/>
        </w:rPr>
        <w:t xml:space="preserve">to help </w:t>
      </w:r>
      <w:r>
        <w:rPr>
          <w:rStyle w:val="Emphasis"/>
          <w:i w:val="0"/>
        </w:rPr>
        <w:t>me</w:t>
      </w:r>
      <w:r w:rsidRPr="00232093">
        <w:rPr>
          <w:rStyle w:val="Emphasis"/>
          <w:i w:val="0"/>
        </w:rPr>
        <w:t xml:space="preserve"> feel better when </w:t>
      </w:r>
      <w:r>
        <w:rPr>
          <w:rStyle w:val="Emphasis"/>
          <w:i w:val="0"/>
        </w:rPr>
        <w:t>I</w:t>
      </w:r>
      <w:r w:rsidRPr="00232093">
        <w:rPr>
          <w:rStyle w:val="Emphasis"/>
          <w:i w:val="0"/>
        </w:rPr>
        <w:t xml:space="preserve"> </w:t>
      </w:r>
      <w:r>
        <w:rPr>
          <w:rStyle w:val="Emphasis"/>
          <w:i w:val="0"/>
        </w:rPr>
        <w:t>am</w:t>
      </w:r>
      <w:r w:rsidRPr="00232093">
        <w:rPr>
          <w:rStyle w:val="Emphasis"/>
          <w:i w:val="0"/>
        </w:rPr>
        <w:t xml:space="preserve"> feeling generally down in the dumps</w:t>
      </w:r>
      <w:r>
        <w:rPr>
          <w:rStyle w:val="Emphasis"/>
          <w:i w:val="0"/>
        </w:rPr>
        <w:t>, 5) I can count on the person when I need help,</w:t>
      </w:r>
      <w:r w:rsidRPr="00232093" w:rsidDel="00994DCE">
        <w:rPr>
          <w:rStyle w:val="Emphasis"/>
          <w:i w:val="0"/>
        </w:rPr>
        <w:t xml:space="preserve"> </w:t>
      </w:r>
      <w:r>
        <w:rPr>
          <w:rStyle w:val="Emphasis"/>
          <w:i w:val="0"/>
        </w:rPr>
        <w:t xml:space="preserve">6) </w:t>
      </w:r>
      <w:r w:rsidRPr="00232093">
        <w:rPr>
          <w:rStyle w:val="Emphasis"/>
          <w:i w:val="0"/>
        </w:rPr>
        <w:t>I can share my most private worries and fears with</w:t>
      </w:r>
      <w:r>
        <w:rPr>
          <w:rStyle w:val="Emphasis"/>
          <w:i w:val="0"/>
        </w:rPr>
        <w:t xml:space="preserve"> the person,</w:t>
      </w:r>
      <w:r w:rsidR="00531075">
        <w:rPr>
          <w:rStyle w:val="Emphasis"/>
          <w:i w:val="0"/>
        </w:rPr>
        <w:t xml:space="preserve"> </w:t>
      </w:r>
      <w:r>
        <w:rPr>
          <w:rStyle w:val="Emphasis"/>
          <w:i w:val="0"/>
        </w:rPr>
        <w:t xml:space="preserve">7) The person is important in my life. Participant ratings for these items were then used to compute the social reward value for the human social game. Specifically, we scaled the averaged value of the adapted SSQ ratings for each target by a factor of 23/9, </w:t>
      </w:r>
      <w:commentRangeStart w:id="165"/>
      <w:commentRangeStart w:id="166"/>
      <w:r>
        <w:rPr>
          <w:rStyle w:val="Emphasis"/>
          <w:i w:val="0"/>
        </w:rPr>
        <w:t xml:space="preserve">where 23 is the maximal steps to take </w:t>
      </w:r>
      <w:ins w:id="167" w:author="Joshua Goh [2]" w:date="2020-03-27T11:34:00Z">
        <w:r w:rsidR="005135FD">
          <w:rPr>
            <w:rStyle w:val="Emphasis"/>
            <w:i w:val="0"/>
          </w:rPr>
          <w:t>to span the diagonal of a</w:t>
        </w:r>
      </w:ins>
      <w:r>
        <w:rPr>
          <w:rStyle w:val="Emphasis"/>
          <w:i w:val="0"/>
        </w:rPr>
        <w:t xml:space="preserve"> no-barrier grid</w:t>
      </w:r>
      <w:commentRangeEnd w:id="165"/>
      <w:ins w:id="168" w:author="Joshua Goh [2]" w:date="2020-03-27T11:49:00Z">
        <w:r w:rsidR="00FB3BDD">
          <w:rPr>
            <w:rStyle w:val="CommentReference"/>
          </w:rPr>
          <w:commentReference w:id="165"/>
        </w:r>
        <w:commentRangeEnd w:id="166"/>
        <w:r w:rsidR="007F51D9">
          <w:rPr>
            <w:rStyle w:val="CommentReference"/>
          </w:rPr>
          <w:commentReference w:id="166"/>
        </w:r>
        <w:r>
          <w:rPr>
            <w:rStyle w:val="Emphasis"/>
            <w:i w:val="0"/>
          </w:rPr>
          <w:t xml:space="preserve"> world</w:t>
        </w:r>
      </w:ins>
      <w:ins w:id="169" w:author="Joshua Goh [2]" w:date="2020-03-27T11:34:00Z">
        <w:del w:id="170" w:author="Joshua Goh" w:date="2020-04-15T15:04:00Z">
          <w:r w:rsidR="005135FD" w:rsidDel="00667051">
            <w:rPr>
              <w:rStyle w:val="Emphasis"/>
              <w:i w:val="0"/>
            </w:rPr>
            <w:delText xml:space="preserve"> (without retracing)</w:delText>
          </w:r>
        </w:del>
      </w:ins>
      <w:r>
        <w:rPr>
          <w:rStyle w:val="Emphasis"/>
          <w:i w:val="0"/>
        </w:rPr>
        <w:t xml:space="preserve"> and 9 is the range of the adapted SSQ score. </w:t>
      </w:r>
      <w:del w:id="171" w:author="Joshua Goh" w:date="2020-04-15T15:20:00Z">
        <w:r w:rsidDel="006C6C0B">
          <w:rPr>
            <w:rStyle w:val="Emphasis"/>
            <w:i w:val="0"/>
          </w:rPr>
          <w:delText xml:space="preserve">This </w:delText>
        </w:r>
      </w:del>
      <w:del w:id="172" w:author="Joshua Goh" w:date="2020-04-15T15:04:00Z">
        <w:r w:rsidDel="001D522B">
          <w:rPr>
            <w:rStyle w:val="Emphasis"/>
            <w:i w:val="0"/>
          </w:rPr>
          <w:delText xml:space="preserve">equated </w:delText>
        </w:r>
      </w:del>
      <w:del w:id="173" w:author="Joshua Goh" w:date="2020-04-15T15:20:00Z">
        <w:r w:rsidDel="006C6C0B">
          <w:rPr>
            <w:rStyle w:val="Emphasis"/>
            <w:i w:val="0"/>
          </w:rPr>
          <w:delText xml:space="preserve">the social reward value </w:delText>
        </w:r>
      </w:del>
      <w:del w:id="174" w:author="Joshua Goh" w:date="2020-04-15T15:12:00Z">
        <w:r w:rsidDel="001D522B">
          <w:rPr>
            <w:rStyle w:val="Emphasis"/>
            <w:i w:val="0"/>
          </w:rPr>
          <w:delText xml:space="preserve">and </w:delText>
        </w:r>
      </w:del>
      <w:del w:id="175" w:author="Joshua Goh" w:date="2020-04-15T15:15:00Z">
        <w:r w:rsidDel="00101922">
          <w:rPr>
            <w:rStyle w:val="Emphasis"/>
            <w:i w:val="0"/>
          </w:rPr>
          <w:delText>the physical</w:delText>
        </w:r>
      </w:del>
      <w:del w:id="176" w:author="Joshua Goh" w:date="2020-04-15T15:20:00Z">
        <w:r w:rsidDel="006C6C0B">
          <w:rPr>
            <w:rStyle w:val="Emphasis"/>
            <w:i w:val="0"/>
          </w:rPr>
          <w:delText xml:space="preserve"> distances in grid world. </w:delText>
        </w:r>
      </w:del>
      <w:r>
        <w:rPr>
          <w:rStyle w:val="Emphasis"/>
          <w:i w:val="0"/>
        </w:rPr>
        <w:t xml:space="preserve">The scaled adapted SSQ values </w:t>
      </w:r>
      <w:del w:id="177" w:author="Joshua Goh" w:date="2020-04-15T15:16:00Z">
        <w:r w:rsidDel="00465EB5">
          <w:rPr>
            <w:rStyle w:val="Emphasis"/>
            <w:i w:val="0"/>
          </w:rPr>
          <w:delText>(ranging from 0 to 2</w:delText>
        </w:r>
      </w:del>
      <w:ins w:id="178" w:author="Hsin-Yi Hung" w:date="2020-03-27T13:21:00Z">
        <w:del w:id="179" w:author="Joshua Goh" w:date="2020-04-15T15:16:00Z">
          <w:r w:rsidR="003560D9" w:rsidDel="00465EB5">
            <w:rPr>
              <w:rStyle w:val="Emphasis"/>
              <w:i w:val="0"/>
            </w:rPr>
            <w:delText>6</w:delText>
          </w:r>
        </w:del>
      </w:ins>
      <w:del w:id="180" w:author="Joshua Goh" w:date="2020-04-15T15:16:00Z">
        <w:r w:rsidDel="00465EB5">
          <w:rPr>
            <w:rStyle w:val="Emphasis"/>
            <w:i w:val="0"/>
          </w:rPr>
          <w:delText xml:space="preserve">) </w:delText>
        </w:r>
      </w:del>
      <w:r>
        <w:rPr>
          <w:rStyle w:val="Emphasis"/>
          <w:i w:val="0"/>
        </w:rPr>
        <w:t>were then assigned to the target as its social reward value with respect to the agent.</w:t>
      </w:r>
    </w:p>
    <w:p w14:paraId="0AE42821" w14:textId="77777777" w:rsidR="00960D71" w:rsidRDefault="00960D71" w:rsidP="00960D71">
      <w:pPr>
        <w:pStyle w:val="Heading2"/>
        <w:keepLines/>
        <w:numPr>
          <w:ilvl w:val="1"/>
          <w:numId w:val="0"/>
        </w:numPr>
        <w:tabs>
          <w:tab w:val="num" w:pos="360"/>
        </w:tabs>
        <w:autoSpaceDE/>
        <w:autoSpaceDN/>
        <w:ind w:left="288" w:hanging="288"/>
        <w:contextualSpacing/>
      </w:pPr>
      <w:r>
        <w:t>C.</w:t>
      </w:r>
      <w:r>
        <w:tab/>
        <w:t>The Social Game for Human Participants</w:t>
      </w:r>
    </w:p>
    <w:p w14:paraId="6DE43554" w14:textId="650E27B8" w:rsidR="00960D71" w:rsidRPr="00BA1AE5" w:rsidRDefault="00BA1AE5">
      <w:pPr>
        <w:ind w:firstLine="202"/>
        <w:jc w:val="both"/>
        <w:rPr>
          <w:rStyle w:val="Emphasis"/>
          <w:bCs/>
          <w:i w:val="0"/>
          <w:iCs w:val="0"/>
        </w:rPr>
      </w:pPr>
      <w:r>
        <w:rPr>
          <w:bCs/>
        </w:rPr>
        <w:t xml:space="preserve">Twelve </w:t>
      </w:r>
      <w:r w:rsidR="00960D71">
        <w:rPr>
          <w:bCs/>
        </w:rPr>
        <w:t xml:space="preserve">human participants (mean age = 26.2 </w:t>
      </w:r>
      <w:proofErr w:type="spellStart"/>
      <w:r w:rsidR="00960D71">
        <w:rPr>
          <w:bCs/>
        </w:rPr>
        <w:t>yrs</w:t>
      </w:r>
      <w:proofErr w:type="spellEnd"/>
      <w:r w:rsidR="00960D71">
        <w:rPr>
          <w:bCs/>
        </w:rPr>
        <w:t xml:space="preserve">, age range 23 to 32 </w:t>
      </w:r>
      <w:proofErr w:type="spellStart"/>
      <w:r w:rsidR="00960D71">
        <w:rPr>
          <w:bCs/>
        </w:rPr>
        <w:t>yrs</w:t>
      </w:r>
      <w:proofErr w:type="spellEnd"/>
      <w:r w:rsidR="00960D71">
        <w:rPr>
          <w:bCs/>
        </w:rPr>
        <w:t xml:space="preserve">, </w:t>
      </w:r>
      <w:r w:rsidR="00275F6E">
        <w:rPr>
          <w:bCs/>
        </w:rPr>
        <w:t>4</w:t>
      </w:r>
      <w:r w:rsidR="00960D71">
        <w:rPr>
          <w:bCs/>
        </w:rPr>
        <w:t>/8 males/females) played a social game which had a similar format as the game for simulated agents. Participants all gave written informed consent</w:t>
      </w:r>
      <w:r w:rsidR="00977B5D">
        <w:rPr>
          <w:bCs/>
        </w:rPr>
        <w:t xml:space="preserve"> for this study</w:t>
      </w:r>
      <w:r w:rsidR="00960D71">
        <w:rPr>
          <w:bCs/>
        </w:rPr>
        <w:t>, which was approved by the National Taiwan University local Research Ethic Committee (</w:t>
      </w:r>
      <w:r w:rsidR="005B4496">
        <w:rPr>
          <w:bCs/>
        </w:rPr>
        <w:t xml:space="preserve">NTU-REC case no. </w:t>
      </w:r>
      <w:r w:rsidR="005B4496" w:rsidRPr="005B4496">
        <w:rPr>
          <w:bCs/>
        </w:rPr>
        <w:t>201803HS017</w:t>
      </w:r>
      <w:r w:rsidR="00960D71">
        <w:rPr>
          <w:bCs/>
        </w:rPr>
        <w:t>). Participants played the game via web browser either by mobile phone or computer and all completed at least 150 trajectories.</w:t>
      </w:r>
      <w:r w:rsidR="00960D71" w:rsidRPr="004D704C">
        <w:rPr>
          <w:rStyle w:val="Emphasis"/>
          <w:i w:val="0"/>
        </w:rPr>
        <w:t xml:space="preserve"> </w:t>
      </w:r>
    </w:p>
    <w:p w14:paraId="66DED252" w14:textId="7A0A5324" w:rsidR="00960D71" w:rsidRDefault="00960D71" w:rsidP="00960D71">
      <w:pPr>
        <w:ind w:firstLine="202"/>
        <w:jc w:val="both"/>
        <w:rPr>
          <w:bCs/>
        </w:rPr>
      </w:pPr>
      <w:r>
        <w:rPr>
          <w:rStyle w:val="Emphasis"/>
          <w:i w:val="0"/>
        </w:rPr>
        <w:t xml:space="preserve">Before starting the social game, human participants were asked to list four target close friends/family members whom they felt provided them with the most social support. The participants then completed our adapted 7-item SSQ </w:t>
      </w:r>
      <w:ins w:id="181" w:author="Edwinn Gamborino Castañeda" w:date="2020-03-26T11:12:00Z">
        <w:r w:rsidR="00531075">
          <w:rPr>
            <w:rStyle w:val="Emphasis"/>
            <w:i w:val="0"/>
          </w:rPr>
          <w:t xml:space="preserve">for </w:t>
        </w:r>
      </w:ins>
      <w:r>
        <w:rPr>
          <w:rStyle w:val="Emphasis"/>
          <w:i w:val="0"/>
        </w:rPr>
        <w:t>each of the four target persons.</w:t>
      </w:r>
      <w:r w:rsidRPr="00232093">
        <w:rPr>
          <w:rStyle w:val="Emphasis"/>
          <w:i w:val="0"/>
        </w:rPr>
        <w:t xml:space="preserve"> </w:t>
      </w:r>
      <w:r>
        <w:rPr>
          <w:rStyle w:val="Emphasis"/>
          <w:i w:val="0"/>
        </w:rPr>
        <w:t>Participants were then presented with</w:t>
      </w:r>
      <w:r>
        <w:rPr>
          <w:bCs/>
        </w:rPr>
        <w:t xml:space="preserve"> a screen showing a grid world with 1-4 targets and barriers, the reward assigned to each target, along with an agent that the participant should </w:t>
      </w:r>
      <w:ins w:id="182" w:author="Edwinn Gamborino Castañeda" w:date="2020-03-26T11:13:00Z">
        <w:r w:rsidR="00FB3BDD">
          <w:rPr>
            <w:bCs/>
          </w:rPr>
          <w:t xml:space="preserve">control </w:t>
        </w:r>
      </w:ins>
      <w:r w:rsidRPr="00BA72CE">
        <w:t>(Fig. 3)</w:t>
      </w:r>
      <w:r w:rsidRPr="00AA602A">
        <w:rPr>
          <w:bCs/>
        </w:rPr>
        <w:t>.</w:t>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r w:rsidR="00056F72" w:rsidRPr="00056F72">
        <w:rPr>
          <w:rStyle w:val="Emphasis"/>
          <w:i w:val="0"/>
        </w:rPr>
        <w:t xml:space="preserve"> </w:t>
      </w:r>
      <w:r w:rsidR="00056F72">
        <w:rPr>
          <w:rStyle w:val="Emphasis"/>
          <w:i w:val="0"/>
        </w:rPr>
        <w:t>Note, two participants played the game twice entering distinct sets of targets</w:t>
      </w:r>
      <w:r w:rsidR="00A61EFA">
        <w:rPr>
          <w:rStyle w:val="Emphasis"/>
          <w:i w:val="0"/>
        </w:rPr>
        <w:t xml:space="preserve"> each time. Thus, we had</w:t>
      </w:r>
      <w:r w:rsidR="00056F72">
        <w:rPr>
          <w:rStyle w:val="Emphasis"/>
          <w:i w:val="0"/>
        </w:rPr>
        <w:t xml:space="preserve"> a total of 14 human data sets.</w:t>
      </w:r>
    </w:p>
    <w:p w14:paraId="0D3788E8" w14:textId="77777777" w:rsidR="00960D71" w:rsidRDefault="00960D71" w:rsidP="00960D71">
      <w:pPr>
        <w:pStyle w:val="Heading2"/>
        <w:keepLines/>
        <w:numPr>
          <w:ilvl w:val="1"/>
          <w:numId w:val="0"/>
        </w:numPr>
        <w:tabs>
          <w:tab w:val="num" w:pos="360"/>
        </w:tabs>
        <w:autoSpaceDE/>
        <w:autoSpaceDN/>
        <w:ind w:left="288" w:hanging="288"/>
        <w:contextualSpacing/>
      </w:pPr>
      <w:r>
        <w:t>D.</w:t>
      </w:r>
      <w:r>
        <w:tab/>
      </w:r>
      <w:proofErr w:type="spellStart"/>
      <w:r>
        <w:t>ToMnet</w:t>
      </w:r>
      <w:proofErr w:type="spellEnd"/>
      <w:r>
        <w:t>+</w:t>
      </w:r>
    </w:p>
    <w:p w14:paraId="334C1CDC" w14:textId="3963CA63" w:rsidR="00CE0D80" w:rsidRDefault="002748F1" w:rsidP="00960D71">
      <w:pPr>
        <w:ind w:firstLine="202"/>
        <w:jc w:val="both"/>
        <w:rPr>
          <w:bCs/>
        </w:rPr>
      </w:pPr>
      <w:ins w:id="183" w:author="Edwinn Gamborino Castañeda" w:date="2020-03-26T11:44:00Z">
        <w:r>
          <w:t>Given either the simulated or human data described above, i</w:t>
        </w:r>
      </w:ins>
      <w:ins w:id="184" w:author="Edwinn Gamborino Castañeda" w:date="2020-03-26T11:43:00Z">
        <w:r>
          <w:t>n order to infer the agents’ preference</w:t>
        </w:r>
      </w:ins>
      <w:ins w:id="185" w:author="Edwinn Gamborino Castañeda" w:date="2020-03-26T11:44:00Z">
        <w:r>
          <w:t>s w</w:t>
        </w:r>
      </w:ins>
      <w:ins w:id="186" w:author="Joshua Goh [2]" w:date="2020-03-27T11:49:00Z">
        <w:r w:rsidR="00960D71">
          <w:t>e</w:t>
        </w:r>
      </w:ins>
      <w:r w:rsidR="00960D71">
        <w:t xml:space="preserve"> applied a </w:t>
      </w:r>
      <w:commentRangeStart w:id="187"/>
      <w:commentRangeStart w:id="188"/>
      <w:commentRangeStart w:id="189"/>
      <w:commentRangeStart w:id="190"/>
      <w:proofErr w:type="spellStart"/>
      <w:r w:rsidR="00960D71">
        <w:t>ToMnet</w:t>
      </w:r>
      <w:proofErr w:type="spellEnd"/>
      <w:r w:rsidR="00960D71">
        <w:t>+ model,</w:t>
      </w:r>
      <w:commentRangeEnd w:id="187"/>
      <w:r w:rsidR="009B03F8">
        <w:rPr>
          <w:rStyle w:val="CommentReference"/>
        </w:rPr>
        <w:commentReference w:id="187"/>
      </w:r>
      <w:commentRangeEnd w:id="188"/>
      <w:r w:rsidR="005135FD">
        <w:rPr>
          <w:rStyle w:val="CommentReference"/>
        </w:rPr>
        <w:commentReference w:id="188"/>
      </w:r>
      <w:commentRangeEnd w:id="189"/>
      <w:r w:rsidR="004A36CA">
        <w:rPr>
          <w:rStyle w:val="CommentReference"/>
        </w:rPr>
        <w:commentReference w:id="189"/>
      </w:r>
      <w:commentRangeEnd w:id="190"/>
      <w:r w:rsidR="00E442A7">
        <w:rPr>
          <w:rStyle w:val="CommentReference"/>
        </w:rPr>
        <w:commentReference w:id="190"/>
      </w:r>
      <w:r w:rsidR="00960D71">
        <w:t xml:space="preserve"> extending from </w:t>
      </w:r>
      <w:r w:rsidR="00960D71">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sidR="00960D71">
        <w:rPr>
          <w:rStyle w:val="Emphasis"/>
          <w:i w:val="0"/>
        </w:rPr>
        <w:fldChar w:fldCharType="separate"/>
      </w:r>
      <w:r w:rsidR="00E8260C" w:rsidRPr="00E8260C">
        <w:rPr>
          <w:rStyle w:val="Emphasis"/>
          <w:i w:val="0"/>
          <w:noProof/>
        </w:rPr>
        <w:t>[6]</w:t>
      </w:r>
      <w:r w:rsidR="00960D71">
        <w:rPr>
          <w:rStyle w:val="Emphasis"/>
          <w:i w:val="0"/>
        </w:rPr>
        <w:fldChar w:fldCharType="end"/>
      </w:r>
      <w:ins w:id="191" w:author="Sean Yun-Shiuan Chuang" w:date="2020-04-01T12:09:00Z">
        <w:r w:rsidR="004807CC">
          <w:rPr>
            <w:rStyle w:val="Emphasis"/>
            <w:i w:val="0"/>
          </w:rPr>
          <w:t xml:space="preserve"> </w:t>
        </w:r>
      </w:ins>
      <w:moveToRangeStart w:id="192" w:author="Sean Yun-Shiuan Chuang" w:date="2020-04-01T12:09:00Z" w:name="move36635397"/>
      <w:moveTo w:id="193" w:author="Sean Yun-Shiuan Chuang" w:date="2020-04-01T12:09:00Z">
        <w:r w:rsidR="004807CC" w:rsidRPr="00BA72CE">
          <w:t>(Fig.</w:t>
        </w:r>
        <w:r w:rsidR="004807CC">
          <w:t xml:space="preserve"> </w:t>
        </w:r>
        <w:r w:rsidR="004807CC" w:rsidRPr="00BA72CE">
          <w:t>2</w:t>
        </w:r>
      </w:moveTo>
      <w:ins w:id="194" w:author="Sean Yun-Shiuan Chuang" w:date="2020-04-12T13:46:00Z">
        <w:r w:rsidR="00615395">
          <w:t xml:space="preserve">, </w:t>
        </w:r>
        <w:commentRangeStart w:id="195"/>
        <w:r w:rsidR="00615395">
          <w:t>4</w:t>
        </w:r>
        <w:commentRangeEnd w:id="195"/>
        <w:r w:rsidR="00615395">
          <w:rPr>
            <w:rStyle w:val="CommentReference"/>
          </w:rPr>
          <w:commentReference w:id="195"/>
        </w:r>
      </w:ins>
      <w:moveTo w:id="196" w:author="Sean Yun-Shiuan Chuang" w:date="2020-04-01T12:09:00Z">
        <w:r w:rsidR="004807CC" w:rsidRPr="00BA72CE">
          <w:t>)</w:t>
        </w:r>
        <w:del w:id="197" w:author="Sean Yun-Shiuan Chuang" w:date="2020-04-01T12:09:00Z">
          <w:r w:rsidR="004807CC" w:rsidRPr="00BA72CE" w:rsidDel="004807CC">
            <w:delText>.</w:delText>
          </w:r>
        </w:del>
      </w:moveTo>
      <w:moveToRangeEnd w:id="192"/>
      <w:ins w:id="198" w:author="Sean Yun-Shiuan Chuang" w:date="2020-04-01T12:09:00Z">
        <w:r w:rsidR="004807CC">
          <w:rPr>
            <w:rStyle w:val="Emphasis"/>
            <w:i w:val="0"/>
          </w:rPr>
          <w:t xml:space="preserve">. </w:t>
        </w:r>
      </w:ins>
      <w:commentRangeStart w:id="199"/>
      <w:ins w:id="200" w:author="Sean Yun-Shiuan Chuang" w:date="2020-04-12T13:25:00Z">
        <w:r w:rsidR="00363785">
          <w:rPr>
            <w:rStyle w:val="Emphasis"/>
            <w:i w:val="0"/>
          </w:rPr>
          <w:t xml:space="preserve">Specifically, we </w:t>
        </w:r>
        <w:del w:id="201" w:author="Joshua Goh" w:date="2020-04-15T15:25:00Z">
          <w:r w:rsidR="00363785" w:rsidDel="00E442A7">
            <w:rPr>
              <w:rStyle w:val="Emphasis"/>
              <w:i w:val="0"/>
            </w:rPr>
            <w:delText>are basing</w:delText>
          </w:r>
        </w:del>
      </w:ins>
      <w:ins w:id="202" w:author="Joshua Goh" w:date="2020-04-15T15:25:00Z">
        <w:r w:rsidR="00E442A7">
          <w:rPr>
            <w:rStyle w:val="Emphasis"/>
            <w:i w:val="0"/>
          </w:rPr>
          <w:t>based</w:t>
        </w:r>
      </w:ins>
      <w:ins w:id="203" w:author="Sean Yun-Shiuan Chuang" w:date="2020-04-12T13:25:00Z">
        <w:r w:rsidR="00363785">
          <w:rPr>
            <w:rStyle w:val="Emphasis"/>
            <w:i w:val="0"/>
          </w:rPr>
          <w:t xml:space="preserve"> our model on section 3.2 of [6]</w:t>
        </w:r>
      </w:ins>
      <w:ins w:id="204" w:author="Sean Yun-Shiuan Chuang" w:date="2020-04-12T13:26:00Z">
        <w:r w:rsidR="00363785">
          <w:rPr>
            <w:rStyle w:val="Emphasis"/>
            <w:i w:val="0"/>
          </w:rPr>
          <w:t xml:space="preserve"> which </w:t>
        </w:r>
      </w:ins>
      <w:ins w:id="205" w:author="Joshua Goh" w:date="2020-04-15T15:25:00Z">
        <w:r w:rsidR="00E442A7">
          <w:rPr>
            <w:rStyle w:val="Emphasis"/>
            <w:i w:val="0"/>
          </w:rPr>
          <w:t>was</w:t>
        </w:r>
      </w:ins>
      <w:ins w:id="206" w:author="Sean Yun-Shiuan Chuang" w:date="2020-04-12T13:26:00Z">
        <w:del w:id="207" w:author="Joshua Goh" w:date="2020-04-15T15:25:00Z">
          <w:r w:rsidR="00363785" w:rsidDel="00E442A7">
            <w:rPr>
              <w:rStyle w:val="Emphasis"/>
              <w:i w:val="0"/>
            </w:rPr>
            <w:delText>is</w:delText>
          </w:r>
        </w:del>
        <w:r w:rsidR="00363785">
          <w:rPr>
            <w:rStyle w:val="Emphasis"/>
            <w:i w:val="0"/>
          </w:rPr>
          <w:t xml:space="preserve"> designed to infer goal-directed behavior </w:t>
        </w:r>
        <w:del w:id="208" w:author="Joshua Goh" w:date="2020-04-15T15:25:00Z">
          <w:r w:rsidR="007B7D72" w:rsidDel="00E442A7">
            <w:rPr>
              <w:rStyle w:val="Emphasis"/>
              <w:i w:val="0"/>
            </w:rPr>
            <w:delText>based</w:delText>
          </w:r>
        </w:del>
      </w:ins>
      <w:ins w:id="209" w:author="Joshua Goh" w:date="2020-04-15T15:25:00Z">
        <w:r w:rsidR="00E442A7">
          <w:rPr>
            <w:rStyle w:val="Emphasis"/>
            <w:i w:val="0"/>
          </w:rPr>
          <w:t>from</w:t>
        </w:r>
      </w:ins>
      <w:ins w:id="210" w:author="Sean Yun-Shiuan Chuang" w:date="2020-04-12T13:26:00Z">
        <w:del w:id="211" w:author="Joshua Goh" w:date="2020-04-15T15:25:00Z">
          <w:r w:rsidR="007B7D72" w:rsidDel="00E442A7">
            <w:rPr>
              <w:rStyle w:val="Emphasis"/>
              <w:i w:val="0"/>
            </w:rPr>
            <w:delText xml:space="preserve"> on a</w:delText>
          </w:r>
        </w:del>
        <w:r w:rsidR="007B7D72">
          <w:rPr>
            <w:rStyle w:val="Emphasis"/>
            <w:i w:val="0"/>
          </w:rPr>
          <w:t xml:space="preserve"> single shot of</w:t>
        </w:r>
        <w:del w:id="212" w:author="Joshua Goh" w:date="2020-04-15T15:25:00Z">
          <w:r w:rsidR="007B7D72" w:rsidDel="00E442A7">
            <w:rPr>
              <w:rStyle w:val="Emphasis"/>
              <w:i w:val="0"/>
            </w:rPr>
            <w:delText xml:space="preserve"> a</w:delText>
          </w:r>
        </w:del>
        <w:r w:rsidR="007B7D72">
          <w:rPr>
            <w:rStyle w:val="Emphasis"/>
            <w:i w:val="0"/>
          </w:rPr>
          <w:t xml:space="preserve"> new trajector</w:t>
        </w:r>
        <w:del w:id="213" w:author="Joshua Goh" w:date="2020-04-15T15:25:00Z">
          <w:r w:rsidR="007B7D72" w:rsidDel="00E442A7">
            <w:rPr>
              <w:rStyle w:val="Emphasis"/>
              <w:i w:val="0"/>
            </w:rPr>
            <w:delText>y</w:delText>
          </w:r>
        </w:del>
      </w:ins>
      <w:commentRangeEnd w:id="199"/>
      <w:ins w:id="214" w:author="Joshua Goh" w:date="2020-04-15T15:25:00Z">
        <w:r w:rsidR="00E442A7">
          <w:rPr>
            <w:rStyle w:val="Emphasis"/>
            <w:i w:val="0"/>
          </w:rPr>
          <w:t>ies</w:t>
        </w:r>
      </w:ins>
      <w:ins w:id="215" w:author="Sean Yun-Shiuan Chuang" w:date="2020-04-12T13:27:00Z">
        <w:r w:rsidR="007B7D72">
          <w:rPr>
            <w:rStyle w:val="CommentReference"/>
          </w:rPr>
          <w:commentReference w:id="199"/>
        </w:r>
      </w:ins>
      <w:ins w:id="216" w:author="Sean Yun-Shiuan Chuang" w:date="2020-04-12T13:26:00Z">
        <w:r w:rsidR="007B7D72">
          <w:rPr>
            <w:rStyle w:val="Emphasis"/>
            <w:i w:val="0"/>
          </w:rPr>
          <w:t xml:space="preserve">. </w:t>
        </w:r>
      </w:ins>
      <w:ins w:id="217" w:author="Joshua Goh" w:date="2020-04-15T15:26:00Z">
        <w:r w:rsidR="004B5359">
          <w:rPr>
            <w:rStyle w:val="Emphasis"/>
            <w:i w:val="0"/>
          </w:rPr>
          <w:t xml:space="preserve">In addition, </w:t>
        </w:r>
      </w:ins>
      <w:ins w:id="218" w:author="Sean Yun-Shiuan Chuang" w:date="2020-04-01T12:09:00Z">
        <w:del w:id="219" w:author="Joshua Goh" w:date="2020-04-15T15:26:00Z">
          <w:r w:rsidR="004807CC" w:rsidDel="004B5359">
            <w:rPr>
              <w:rStyle w:val="Emphasis"/>
              <w:i w:val="0"/>
            </w:rPr>
            <w:delText>T</w:delText>
          </w:r>
        </w:del>
      </w:ins>
      <w:ins w:id="220" w:author="Joshua Goh" w:date="2020-04-15T15:26:00Z">
        <w:r w:rsidR="004B5359">
          <w:rPr>
            <w:rStyle w:val="Emphasis"/>
            <w:i w:val="0"/>
          </w:rPr>
          <w:t>t</w:t>
        </w:r>
      </w:ins>
      <w:ins w:id="221" w:author="Sean Yun-Shiuan Chuang" w:date="2020-04-01T12:09:00Z">
        <w:r w:rsidR="004807CC">
          <w:rPr>
            <w:rStyle w:val="Emphasis"/>
            <w:i w:val="0"/>
          </w:rPr>
          <w:t xml:space="preserve">he major extension from the original </w:t>
        </w:r>
        <w:proofErr w:type="spellStart"/>
        <w:r w:rsidR="004807CC">
          <w:rPr>
            <w:rStyle w:val="Emphasis"/>
            <w:i w:val="0"/>
          </w:rPr>
          <w:t>ToMnet</w:t>
        </w:r>
        <w:proofErr w:type="spellEnd"/>
        <w:r w:rsidR="004807CC">
          <w:rPr>
            <w:rStyle w:val="Emphasis"/>
            <w:i w:val="0"/>
          </w:rPr>
          <w:t xml:space="preserve"> </w:t>
        </w:r>
        <w:del w:id="222" w:author="Joshua Goh" w:date="2020-04-15T15:27:00Z">
          <w:r w:rsidR="004807CC" w:rsidDel="004B5359">
            <w:rPr>
              <w:rStyle w:val="Emphasis"/>
              <w:i w:val="0"/>
            </w:rPr>
            <w:delText xml:space="preserve">in [6] </w:delText>
          </w:r>
        </w:del>
        <w:r w:rsidR="004807CC">
          <w:rPr>
            <w:rStyle w:val="Emphasis"/>
            <w:i w:val="0"/>
          </w:rPr>
          <w:t xml:space="preserve">is that we included a “preference inference phase” to the </w:t>
        </w:r>
        <w:del w:id="223" w:author="Joshua Goh" w:date="2020-04-15T15:27:00Z">
          <w:r w:rsidR="004807CC" w:rsidDel="004B5359">
            <w:rPr>
              <w:rStyle w:val="Emphasis"/>
              <w:i w:val="0"/>
            </w:rPr>
            <w:delText>architecture</w:delText>
          </w:r>
        </w:del>
      </w:ins>
      <w:ins w:id="224" w:author="Joshua Goh" w:date="2020-04-15T15:27:00Z">
        <w:r w:rsidR="004B5359">
          <w:rPr>
            <w:rStyle w:val="Emphasis"/>
            <w:i w:val="0"/>
          </w:rPr>
          <w:t>system</w:t>
        </w:r>
      </w:ins>
      <w:ins w:id="225" w:author="Sean Yun-Shiuan Chuang" w:date="2020-04-01T12:09:00Z">
        <w:r w:rsidR="004807CC">
          <w:rPr>
            <w:rStyle w:val="Emphasis"/>
            <w:i w:val="0"/>
          </w:rPr>
          <w:t>.</w:t>
        </w:r>
      </w:ins>
      <w:del w:id="226" w:author="Sean Yun-Shiuan Chuang" w:date="2020-04-01T12:09:00Z">
        <w:r w:rsidR="00960D71" w:rsidDel="004807CC">
          <w:rPr>
            <w:rStyle w:val="Emphasis"/>
            <w:i w:val="0"/>
          </w:rPr>
          <w:delText>,</w:delText>
        </w:r>
      </w:del>
      <w:r w:rsidR="00960D71">
        <w:rPr>
          <w:rStyle w:val="Emphasis"/>
          <w:i w:val="0"/>
        </w:rPr>
        <w:t xml:space="preserve"> </w:t>
      </w:r>
      <w:commentRangeStart w:id="227"/>
      <w:ins w:id="228" w:author="Sean Yun-Shiuan Chuang" w:date="2020-04-01T12:10:00Z">
        <w:r w:rsidR="004807CC">
          <w:rPr>
            <w:rStyle w:val="Emphasis"/>
            <w:i w:val="0"/>
          </w:rPr>
          <w:t>The primary trainable parameters reside in the</w:t>
        </w:r>
      </w:ins>
      <w:del w:id="229" w:author="Sean Yun-Shiuan Chuang" w:date="2020-04-01T12:10:00Z">
        <w:r w:rsidR="00960D71" w:rsidDel="004807CC">
          <w:rPr>
            <w:rStyle w:val="Emphasis"/>
            <w:rFonts w:hint="eastAsia"/>
            <w:i w:val="0"/>
            <w:lang w:eastAsia="zh-TW"/>
          </w:rPr>
          <w:delText xml:space="preserve">that </w:delText>
        </w:r>
        <w:r w:rsidR="00960D71" w:rsidDel="004807CC">
          <w:rPr>
            <w:rFonts w:hint="eastAsia"/>
            <w:lang w:eastAsia="zh-TW"/>
          </w:rPr>
          <w:delText>consists of a</w:delText>
        </w:r>
      </w:del>
      <w:r w:rsidR="00960D71">
        <w:t xml:space="preserve"> </w:t>
      </w:r>
      <w:ins w:id="230" w:author="Sean Yun-Shiuan Chuang" w:date="2020-04-01T12:10:00Z">
        <w:del w:id="231" w:author="Joshua Goh" w:date="2020-04-15T15:27:00Z">
          <w:r w:rsidR="00674021" w:rsidDel="004B5359">
            <w:delText>following components</w:delText>
          </w:r>
        </w:del>
      </w:ins>
      <w:ins w:id="232" w:author="Sean Yun-Shiuan Chuang" w:date="2020-04-01T12:11:00Z">
        <w:del w:id="233" w:author="Joshua Goh" w:date="2020-04-15T15:27:00Z">
          <w:r w:rsidR="00674021" w:rsidDel="004B5359">
            <w:delText xml:space="preserve"> – </w:delText>
          </w:r>
        </w:del>
        <w:r w:rsidR="00674021">
          <w:t xml:space="preserve">a </w:t>
        </w:r>
      </w:ins>
      <w:r w:rsidR="00960D71">
        <w:t xml:space="preserve">character network and </w:t>
      </w:r>
      <w:del w:id="234" w:author="Joshua Goh" w:date="2020-04-15T15:27:00Z">
        <w:r w:rsidR="00960D71" w:rsidDel="004B5359">
          <w:delText xml:space="preserve">a </w:delText>
        </w:r>
      </w:del>
      <w:r w:rsidR="00960D71">
        <w:t xml:space="preserve">prediction </w:t>
      </w:r>
      <w:r w:rsidR="00960D71" w:rsidRPr="00BA72CE">
        <w:t>network</w:t>
      </w:r>
      <w:ins w:id="235" w:author="Joshua Goh" w:date="2020-04-15T15:27:00Z">
        <w:r w:rsidR="004B5359">
          <w:t xml:space="preserve"> component</w:t>
        </w:r>
      </w:ins>
      <w:ins w:id="236" w:author="Joshua Goh" w:date="2020-04-15T15:28:00Z">
        <w:r w:rsidR="004B5359">
          <w:t>s of the model</w:t>
        </w:r>
      </w:ins>
      <w:ins w:id="237" w:author="Joshua Goh" w:date="2020-04-15T15:29:00Z">
        <w:r w:rsidR="00FC75E3">
          <w:t xml:space="preserve"> (Fig. 4)</w:t>
        </w:r>
      </w:ins>
      <w:ins w:id="238" w:author="Sean Yun-Shiuan Chuang" w:date="2020-04-01T12:10:00Z">
        <w:del w:id="239" w:author="Joshua Goh" w:date="2020-04-15T15:27:00Z">
          <w:r w:rsidR="004807CC" w:rsidDel="004B5359">
            <w:delText>.</w:delText>
          </w:r>
        </w:del>
      </w:ins>
      <w:del w:id="240" w:author="Sean Yun-Shiuan Chuang" w:date="2020-04-12T13:22:00Z">
        <w:r w:rsidR="007D0BEF" w:rsidDel="00EE75BF">
          <w:delText xml:space="preserve"> </w:delText>
        </w:r>
      </w:del>
      <w:commentRangeEnd w:id="227"/>
      <w:ins w:id="241" w:author="Sean Yun-Shiuan Chuang" w:date="2020-04-12T13:22:00Z">
        <w:r w:rsidR="00EE75BF">
          <w:t xml:space="preserve">. </w:t>
        </w:r>
      </w:ins>
      <w:r w:rsidR="004A36CA">
        <w:rPr>
          <w:rStyle w:val="CommentReference"/>
        </w:rPr>
        <w:commentReference w:id="227"/>
      </w:r>
      <w:moveFromRangeStart w:id="242" w:author="Sean Yun-Shiuan Chuang" w:date="2020-04-01T12:09:00Z" w:name="move36635397"/>
      <w:moveFrom w:id="243" w:author="Sean Yun-Shiuan Chuang" w:date="2020-04-01T12:09:00Z">
        <w:r w:rsidR="00960D71" w:rsidRPr="00BA72CE" w:rsidDel="004807CC">
          <w:t>(Fig.</w:t>
        </w:r>
        <w:r w:rsidR="00960D71" w:rsidDel="004807CC">
          <w:t xml:space="preserve"> </w:t>
        </w:r>
        <w:r w:rsidR="00960D71" w:rsidRPr="00BA72CE" w:rsidDel="004807CC">
          <w:t>2).</w:t>
        </w:r>
        <w:r w:rsidR="00960D71" w:rsidDel="004807CC">
          <w:t xml:space="preserve"> </w:t>
        </w:r>
      </w:moveFrom>
      <w:moveFromRangeEnd w:id="242"/>
      <w:r w:rsidR="00960D71">
        <w:t xml:space="preserve">One </w:t>
      </w:r>
      <w:proofErr w:type="spellStart"/>
      <w:r w:rsidR="00960D71">
        <w:t>ToMnet</w:t>
      </w:r>
      <w:proofErr w:type="spellEnd"/>
      <w:r w:rsidR="00960D71">
        <w:t>+</w:t>
      </w:r>
      <w:ins w:id="244" w:author="Edwinn Gamborino Castañeda" w:date="2020-03-26T11:32:00Z">
        <w:r w:rsidR="009D2B9A">
          <w:t xml:space="preserve"> model</w:t>
        </w:r>
      </w:ins>
      <w:ins w:id="245" w:author="Joshua Goh [2]" w:date="2020-03-27T11:49:00Z">
        <w:r w:rsidR="00960D71">
          <w:t xml:space="preserve"> </w:t>
        </w:r>
      </w:ins>
      <w:r w:rsidR="00960D71">
        <w:t xml:space="preserve">was trained for each virtual agent/human. For each agent, </w:t>
      </w:r>
      <w:proofErr w:type="spellStart"/>
      <w:r w:rsidR="00960D71">
        <w:t>ToMnet</w:t>
      </w:r>
      <w:proofErr w:type="spellEnd"/>
      <w:r w:rsidR="00960D71">
        <w:t xml:space="preserve">+ takes two </w:t>
      </w:r>
      <w:ins w:id="246" w:author="Joshua Goh [2]" w:date="2020-03-27T11:49:00Z">
        <w:r w:rsidR="00960D71">
          <w:t>input</w:t>
        </w:r>
      </w:ins>
      <w:ins w:id="247" w:author="Edwinn Gamborino Castañeda" w:date="2020-03-26T11:32:00Z">
        <w:r w:rsidR="009D2B9A">
          <w:t>s</w:t>
        </w:r>
      </w:ins>
      <w:r w:rsidR="00960D71">
        <w:t xml:space="preserve">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sidR="00960D71">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w:t>
      </w:r>
      <w:ins w:id="248" w:author="Edwinn Gamborino Castañeda" w:date="2020-03-26T11:32:00Z">
        <w:r w:rsidR="009D2B9A">
          <w:t>The q</w:t>
        </w:r>
      </w:ins>
      <w:r w:rsidR="00960D71">
        <w:t xml:space="preserve">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is the shot of the first time</w:t>
      </w:r>
      <w:ins w:id="249" w:author="Joshua Goh" w:date="2020-04-15T15:28:00Z">
        <w:r w:rsidR="00395F6B">
          <w:t>-</w:t>
        </w:r>
      </w:ins>
      <w:del w:id="250" w:author="Joshua Goh" w:date="2020-04-15T15:28:00Z">
        <w:r w:rsidR="00960D71" w:rsidDel="00395F6B">
          <w:delText xml:space="preserve"> </w:delText>
        </w:r>
      </w:del>
      <w:r w:rsidR="00960D71">
        <w:t xml:space="preserve">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960D71">
        <w:t xml:space="preserve"> (with</w:t>
      </w:r>
      <w:r w:rsidR="00960D71" w:rsidRPr="00BA72CE">
        <w:rPr>
          <w:i/>
          <w:iCs/>
        </w:rPr>
        <w:t xml:space="preserve"> </w:t>
      </w:r>
      <m:oMath>
        <m:r>
          <w:rPr>
            <w:rFonts w:ascii="Cambria Math" w:hAnsi="Cambria Math"/>
          </w:rPr>
          <m:t>j≠k</m:t>
        </m:r>
      </m:oMath>
      <w:r w:rsidR="00960D71" w:rsidRPr="00BA72CE">
        <w:t>)</w:t>
      </w:r>
      <w:r w:rsidR="00960D71">
        <w:rPr>
          <w:i/>
          <w:iCs/>
        </w:rPr>
        <w:t>.</w:t>
      </w:r>
      <w:r w:rsidR="00960D71">
        <w:t xml:space="preserve"> The rationale is that the character network should extract </w:t>
      </w:r>
      <w:ins w:id="251" w:author="Edwinn Gamborino Castañeda" w:date="2020-03-26T11:33:00Z">
        <w:r w:rsidR="009B03F8">
          <w:t xml:space="preserve">an </w:t>
        </w:r>
      </w:ins>
      <w:r w:rsidR="00960D71">
        <w:t xml:space="preserve">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960D71">
        <w:t xml:space="preserve"> and represent it as a character </w:t>
      </w:r>
      <w:r w:rsidR="00960D71">
        <w:lastRenderedPageBreak/>
        <w:t xml:space="preserve">embedding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960D71">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960D71">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960D71">
        <w:t xml:space="preserve">) the agent will approach in </w:t>
      </w:r>
      <w:r w:rsidR="00960D71" w:rsidRPr="00BA72CE">
        <w:rPr>
          <w:i/>
          <w:iCs/>
        </w:rPr>
        <w:t>another</w:t>
      </w:r>
      <w:r w:rsidR="00960D71">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The model is trained end-to-end with </w:t>
      </w:r>
      <w:r w:rsidR="00D81178">
        <w:t xml:space="preserve">tuples </w:t>
      </w:r>
      <w:r w:rsidR="00960D71">
        <w:t>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960D71">
        <w:t>).</w:t>
      </w:r>
      <w:r w:rsidR="00CE0D80" w:rsidRPr="00CE0D80">
        <w:rPr>
          <w:bCs/>
        </w:rPr>
        <w:t xml:space="preserve"> </w:t>
      </w:r>
      <w:commentRangeStart w:id="252"/>
      <w:r w:rsidR="00EE02F2">
        <w:t xml:space="preserve">The rationale is that once the model is trained, it </w:t>
      </w:r>
      <w:del w:id="253" w:author="Joshua Goh" w:date="2020-04-15T15:35:00Z">
        <w:r w:rsidR="00EE02F2" w:rsidDel="001C46AD">
          <w:delText xml:space="preserve">could </w:delText>
        </w:r>
      </w:del>
      <w:ins w:id="254" w:author="Joshua Goh" w:date="2020-04-15T15:35:00Z">
        <w:r w:rsidR="001C46AD">
          <w:t>can</w:t>
        </w:r>
        <w:r w:rsidR="001C46AD">
          <w:t xml:space="preserve"> </w:t>
        </w:r>
      </w:ins>
      <w:r w:rsidR="00EE02F2">
        <w:t>(1) extract the agent’s preference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EE02F2">
        <w:t xml:space="preserve">) from the trajectory </w:t>
      </w:r>
      <w:del w:id="255" w:author="Joshua Goh" w:date="2020-04-15T15:35:00Z">
        <w:r w:rsidR="00EE02F2" w:rsidDel="001C46AD">
          <w:delText xml:space="preserve">it performs </w:delText>
        </w:r>
      </w:del>
      <w:r w:rsidR="00EE02F2">
        <w:t>(</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sidR="00EE02F2">
        <w:t>and (2) utilize the preference information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EE02F2">
        <w:t>) to predict which target the agent will approach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EE02F2">
        <w:t>).</w:t>
      </w:r>
      <w:r w:rsidR="00EE02F2" w:rsidRPr="00BA72CE">
        <w:t xml:space="preserve"> </w:t>
      </w:r>
      <w:commentRangeStart w:id="256"/>
      <w:commentRangeEnd w:id="256"/>
      <w:r w:rsidR="00EE02F2">
        <w:rPr>
          <w:rStyle w:val="CommentReference"/>
        </w:rPr>
        <w:commentReference w:id="256"/>
      </w:r>
      <w:commentRangeEnd w:id="252"/>
      <w:del w:id="257" w:author="Sean Yun-Shiuan Chuang" w:date="2020-04-12T13:23:00Z">
        <w:r w:rsidR="00EE02F2" w:rsidDel="00EE75BF">
          <w:rPr>
            <w:rStyle w:val="CommentReference"/>
          </w:rPr>
          <w:commentReference w:id="252"/>
        </w:r>
      </w:del>
      <w:ins w:id="258" w:author="Sean Yun-Shiuan Chuang" w:date="2020-04-12T13:24:00Z">
        <w:r w:rsidR="00363785">
          <w:t xml:space="preserve"> </w:t>
        </w:r>
      </w:ins>
    </w:p>
    <w:p w14:paraId="5E870D7C" w14:textId="2964E965"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w:t>
      </w:r>
      <w:r w:rsidR="006F02F1">
        <w:rPr>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ins w:id="259" w:author="Joshua Goh [2]" w:date="2020-03-27T11:49:00Z">
        <w:r>
          <w:rPr>
            <w:bCs/>
          </w:rPr>
          <w:t>,</w:t>
        </w:r>
      </w:ins>
      <w:r>
        <w:rPr>
          <w:bCs/>
        </w:rPr>
        <w:t xml:space="preserve"> which contains the abstract representation of the agent’s preference for each</w:t>
      </w:r>
      <w:r w:rsidR="00F57983">
        <w:rPr>
          <w:bCs/>
        </w:rPr>
        <w:t xml:space="preserve"> target.</w:t>
      </w:r>
      <w:r>
        <w:rPr>
          <w:bCs/>
        </w:rPr>
        <w:t xml:space="preserve">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where 10 is the number of consecutive time steps in the trajectory, 12 is</w:t>
      </w:r>
      <w:ins w:id="260" w:author="Edwinn Gamborino Castañeda" w:date="2020-03-26T11:50:00Z">
        <w:r w:rsidR="002748F1">
          <w:rPr>
            <w:bCs/>
          </w:rPr>
          <w:t xml:space="preserve"> both</w:t>
        </w:r>
      </w:ins>
      <w:ins w:id="261" w:author="Joshua Goh [2]" w:date="2020-03-27T11:49:00Z">
        <w:r>
          <w:rPr>
            <w:bCs/>
          </w:rPr>
          <w:t xml:space="preserve"> </w:t>
        </w:r>
      </w:ins>
      <w:r>
        <w:rPr>
          <w:bCs/>
        </w:rPr>
        <w:t xml:space="preserve">the width and height of the grid world, and 11 is the number of feature channels. </w:t>
      </w:r>
      <w:commentRangeStart w:id="262"/>
      <w:commentRangeStart w:id="263"/>
      <w:commentRangeStart w:id="264"/>
      <w:r>
        <w:rPr>
          <w:bCs/>
        </w:rPr>
        <w:t>Trajectories with more than 10 steps are truncated such that the last 10 steps are preserved,</w:t>
      </w:r>
      <w:commentRangeEnd w:id="262"/>
      <w:r w:rsidR="009B03F8">
        <w:rPr>
          <w:rStyle w:val="CommentReference"/>
        </w:rPr>
        <w:commentReference w:id="262"/>
      </w:r>
      <w:commentRangeEnd w:id="263"/>
      <w:r w:rsidR="005E1B8F">
        <w:rPr>
          <w:rStyle w:val="CommentReference"/>
        </w:rPr>
        <w:commentReference w:id="263"/>
      </w:r>
      <w:commentRangeEnd w:id="264"/>
      <w:r w:rsidR="00795C69">
        <w:rPr>
          <w:rStyle w:val="CommentReference"/>
        </w:rPr>
        <w:commentReference w:id="264"/>
      </w:r>
      <w:r>
        <w:rPr>
          <w:bCs/>
        </w:rPr>
        <w:t xml:space="preserve"> whereas the ones with less than 10 steps are</w:t>
      </w:r>
      <w:ins w:id="265" w:author="Edwinn Gamborino Castañeda" w:date="2020-03-26T11:36:00Z">
        <w:r w:rsidR="009B03F8">
          <w:rPr>
            <w:bCs/>
          </w:rPr>
          <w:t xml:space="preserve"> zero-</w:t>
        </w:r>
      </w:ins>
      <w:r>
        <w:rPr>
          <w:bCs/>
        </w:rPr>
        <w:t xml:space="preserve">padded before the first step. The 11 </w:t>
      </w:r>
      <w:r w:rsidR="001373C3">
        <w:rPr>
          <w:bCs/>
        </w:rPr>
        <w:t xml:space="preserve">binary </w:t>
      </w:r>
      <w:r>
        <w:rPr>
          <w:bCs/>
        </w:rPr>
        <w:t xml:space="preserve">feature channels include </w:t>
      </w:r>
      <w:r w:rsidR="001373C3">
        <w:rPr>
          <w:bCs/>
        </w:rPr>
        <w:t>5</w:t>
      </w:r>
      <w:r>
        <w:rPr>
          <w:bCs/>
        </w:rPr>
        <w:t xml:space="preserve"> actions (up, down, left, right</w:t>
      </w:r>
      <w:r w:rsidR="001373C3">
        <w:rPr>
          <w:bCs/>
          <w:lang w:eastAsia="zh-TW"/>
        </w:rPr>
        <w:t xml:space="preserve">, </w:t>
      </w:r>
      <w:r w:rsidR="001373C3">
        <w:rPr>
          <w:bCs/>
        </w:rPr>
        <w:t>reaching the goal</w:t>
      </w:r>
      <w:r>
        <w:rPr>
          <w:bCs/>
        </w:rPr>
        <w:t xml:space="preserve">), the positions of </w:t>
      </w:r>
      <w:ins w:id="266" w:author="Edwinn Gamborino Castañeda" w:date="2020-03-26T11:50:00Z">
        <w:r w:rsidR="002748F1">
          <w:rPr>
            <w:bCs/>
          </w:rPr>
          <w:t xml:space="preserve">the </w:t>
        </w:r>
      </w:ins>
      <w:r>
        <w:rPr>
          <w:bCs/>
        </w:rPr>
        <w:t xml:space="preserve">4 targets, the position of the obstacles, </w:t>
      </w:r>
      <w:r w:rsidR="00D72817">
        <w:rPr>
          <w:bCs/>
        </w:rPr>
        <w:t xml:space="preserve">and </w:t>
      </w:r>
      <w:r>
        <w:rPr>
          <w:bCs/>
        </w:rPr>
        <w:t>the initial position of the agent</w:t>
      </w:r>
      <w:r w:rsidR="00D72817">
        <w:rPr>
          <w:bCs/>
        </w:rPr>
        <w:t>.</w:t>
      </w:r>
      <w:r>
        <w:rPr>
          <w:bCs/>
        </w:rPr>
        <w:t xml:space="preserve"> </w:t>
      </w:r>
      <w:r w:rsidR="006A287F" w:rsidRPr="006A287F">
        <w:rPr>
          <w:bCs/>
        </w:rPr>
        <w:t xml:space="preserve">If a target is absent in the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sidR="006A287F" w:rsidRPr="006A287F">
        <w:rPr>
          <w:bCs/>
        </w:rPr>
        <w:t xml:space="preserve">, its feature </w:t>
      </w:r>
      <w:ins w:id="267" w:author="Edwinn Gamborino Castañeda" w:date="2020-03-26T11:51:00Z">
        <w:r w:rsidR="002748F1">
          <w:rPr>
            <w:bCs/>
          </w:rPr>
          <w:t>plane</w:t>
        </w:r>
        <w:r w:rsidR="002748F1" w:rsidRPr="006A287F">
          <w:rPr>
            <w:bCs/>
          </w:rPr>
          <w:t xml:space="preserve"> </w:t>
        </w:r>
      </w:ins>
      <w:r w:rsidR="006A287F" w:rsidRPr="006A287F">
        <w:rPr>
          <w:bCs/>
        </w:rPr>
        <w:t xml:space="preserve">is zero-padded. </w:t>
      </w:r>
      <w:ins w:id="268" w:author="Edwinn Gamborino Castañeda" w:date="2020-03-26T11:51:00Z">
        <w:r w:rsidR="002748F1">
          <w:rPr>
            <w:bCs/>
          </w:rPr>
          <w:t>Following the design of [6],</w:t>
        </w:r>
      </w:ins>
      <w:ins w:id="269" w:author="Joshua Goh [2]" w:date="2020-04-03T16:41:00Z">
        <w:r w:rsidR="002F401F">
          <w:rPr>
            <w:bCs/>
          </w:rPr>
          <w:t xml:space="preserve"> </w:t>
        </w:r>
      </w:ins>
      <w:commentRangeStart w:id="270"/>
      <w:commentRangeStart w:id="271"/>
      <w:commentRangeStart w:id="272"/>
      <w:commentRangeStart w:id="273"/>
      <w:ins w:id="274" w:author="Edwinn Gamborino Castañeda" w:date="2020-03-26T11:51:00Z">
        <w:r w:rsidR="002748F1">
          <w:rPr>
            <w:bCs/>
          </w:rPr>
          <w:t>t</w:t>
        </w:r>
      </w:ins>
      <w:ins w:id="275" w:author="Joshua Goh [2]" w:date="2020-03-27T11:49:00Z">
        <w:r>
          <w:rPr>
            <w:bCs/>
          </w:rPr>
          <w:t>hirty</w:t>
        </w:r>
      </w:ins>
      <w:r>
        <w:rPr>
          <w:bCs/>
        </w:rPr>
        <w:t>-two 3×3 convolutional kernels</w:t>
      </w:r>
      <w:commentRangeEnd w:id="270"/>
      <w:r w:rsidR="003E73DB">
        <w:rPr>
          <w:rStyle w:val="CommentReference"/>
        </w:rPr>
        <w:commentReference w:id="270"/>
      </w:r>
      <w:commentRangeEnd w:id="271"/>
      <w:r w:rsidR="005E1B8F">
        <w:rPr>
          <w:rStyle w:val="CommentReference"/>
        </w:rPr>
        <w:commentReference w:id="271"/>
      </w:r>
      <w:commentRangeEnd w:id="272"/>
      <w:r w:rsidR="00F26BB5">
        <w:rPr>
          <w:rStyle w:val="CommentReference"/>
        </w:rPr>
        <w:commentReference w:id="272"/>
      </w:r>
      <w:commentRangeEnd w:id="273"/>
      <w:r w:rsidR="00A12A85">
        <w:rPr>
          <w:rStyle w:val="CommentReference"/>
        </w:rPr>
        <w:commentReference w:id="273"/>
      </w:r>
      <w:r>
        <w:rPr>
          <w:bCs/>
        </w:rPr>
        <w:t xml:space="preserve"> are first applied to each time step (12×12×11) separately to scale the number of channels from 11 to 32.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then passed into a resnet</w:t>
      </w:r>
      <w:r w:rsidR="00D72817">
        <w:rPr>
          <w:bCs/>
        </w:rPr>
        <w:t xml:space="preserve"> </w:t>
      </w:r>
      <w:r w:rsidR="00E8260C">
        <w:rPr>
          <w:bCs/>
        </w:rPr>
        <w:fldChar w:fldCharType="begin"/>
      </w:r>
      <w:r w:rsidR="00E8260C">
        <w:rPr>
          <w:bCs/>
        </w:rPr>
        <w:instrText>ADDIN F1000_CSL_CITATION&lt;~#@#~&gt;[{"DOI":"10.1109/CVPR.2016.90","First":false,"ISBN":"978-1-4673-8851-1","Last":false,"abstract":"Deeper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segmentation.","author":[{"family":"He","given":"Kaiming"},{"family":"Zhang","given":"Xiangyu"},{"family":"Ren","given":"Shaoqing"},{"family":"Sun","given":"Jian"}],"authorYearDisplayFormat":false,"citation-label":"4387216","container-title":"IEEE Conference on Computer Vision and Pattern Recognition (CVPR)","event":"IEEE Conference on Computer Vision and Pattern Recognition (CVPR)","id":"4387216","invisible":false,"issued":{"date-parts":[["2016","6","27"]]},"page":"770-778","publisher":"IEEE","suppress-author":false,"title":"Deep residual learning for image recognition","type":"paper-conference"}]</w:instrText>
      </w:r>
      <w:r w:rsidR="00E8260C">
        <w:rPr>
          <w:bCs/>
        </w:rPr>
        <w:fldChar w:fldCharType="separate"/>
      </w:r>
      <w:r w:rsidR="00E8260C" w:rsidRPr="00E8260C">
        <w:rPr>
          <w:bCs/>
          <w:noProof/>
        </w:rPr>
        <w:t>[19]</w:t>
      </w:r>
      <w:r w:rsidR="00E8260C">
        <w:rPr>
          <w:bCs/>
        </w:rPr>
        <w:fldChar w:fldCharType="end"/>
      </w:r>
      <w:r w:rsidR="00E8260C">
        <w:rPr>
          <w:bCs/>
        </w:rPr>
        <w:t xml:space="preserve"> </w:t>
      </w:r>
      <w:r w:rsidR="00D72817">
        <w:rPr>
          <w:bCs/>
        </w:rPr>
        <w:t>with 5 residual blocks</w:t>
      </w:r>
      <w:r>
        <w:rPr>
          <w:bCs/>
        </w:rPr>
        <w:t xml:space="preserve">, </w:t>
      </w:r>
      <w:r w:rsidR="00D72817">
        <w:rPr>
          <w:bCs/>
        </w:rPr>
        <w:t xml:space="preserve">each </w:t>
      </w:r>
      <w:r>
        <w:rPr>
          <w:bCs/>
        </w:rPr>
        <w:t xml:space="preserve">with 32 channels, batch-normalization, and </w:t>
      </w:r>
      <w:proofErr w:type="spellStart"/>
      <w:r>
        <w:rPr>
          <w:bCs/>
        </w:rPr>
        <w:t>ReLU</w:t>
      </w:r>
      <w:proofErr w:type="spellEnd"/>
      <w:r>
        <w:rPr>
          <w:bCs/>
        </w:rPr>
        <w:t xml:space="preserve"> nonlinearity. The output from</w:t>
      </w:r>
      <w:ins w:id="276" w:author="Joshua Goh [2]" w:date="2020-03-27T11:49:00Z">
        <w:r>
          <w:rPr>
            <w:bCs/>
          </w:rPr>
          <w:t xml:space="preserve"> </w:t>
        </w:r>
      </w:ins>
      <w:ins w:id="277" w:author="Edwinn Gamborino Castañeda" w:date="2020-03-26T11:52:00Z">
        <w:r w:rsidR="002748F1">
          <w:rPr>
            <w:bCs/>
          </w:rPr>
          <w:t xml:space="preserve">the </w:t>
        </w:r>
      </w:ins>
      <w:proofErr w:type="spellStart"/>
      <w:r>
        <w:rPr>
          <w:bCs/>
        </w:rPr>
        <w:t>resnet</w:t>
      </w:r>
      <w:proofErr w:type="spellEnd"/>
      <w:r>
        <w:rPr>
          <w:bCs/>
        </w:rPr>
        <w:t xml:space="preserve"> is a 4d tensor (10×12×12×32), which then passes through a global average pooling layer that collapses the entire spatial dimension into a 2d tensor (10×32), which is a sequence representing the trajectory spatial information in each time step. This sequence</w:t>
      </w:r>
      <w:r w:rsidR="00BA1AE5">
        <w:rPr>
          <w:bCs/>
        </w:rPr>
        <w:t xml:space="preserve"> with 10 time steps</w:t>
      </w:r>
      <w:r>
        <w:rPr>
          <w:bCs/>
        </w:rPr>
        <w:t xml:space="preserve"> is passed to a single-</w:t>
      </w:r>
      <w:r>
        <w:rPr>
          <w:bCs/>
        </w:rPr>
        <w:t xml:space="preserve">layer </w:t>
      </w:r>
      <w:r w:rsidR="000F420E">
        <w:rPr>
          <w:bCs/>
        </w:rPr>
        <w:t>l</w:t>
      </w:r>
      <w:r w:rsidR="000F420E" w:rsidRPr="000F420E">
        <w:rPr>
          <w:bCs/>
        </w:rPr>
        <w:t>ong short-term memory</w:t>
      </w:r>
      <w:r w:rsidR="000F420E">
        <w:rPr>
          <w:bCs/>
        </w:rPr>
        <w:t xml:space="preserve"> (</w:t>
      </w:r>
      <w:r>
        <w:rPr>
          <w:bCs/>
        </w:rPr>
        <w:t>LSTM</w:t>
      </w:r>
      <w:r w:rsidR="008D4C07">
        <w:rPr>
          <w:bCs/>
        </w:rPr>
        <w:t xml:space="preserve"> </w:t>
      </w:r>
      <w:r w:rsidR="008D4C07">
        <w:rPr>
          <w:bCs/>
        </w:rPr>
        <w:fldChar w:fldCharType="begin"/>
      </w:r>
      <w:r w:rsidR="00E8260C">
        <w:rPr>
          <w:bCs/>
        </w:rPr>
        <w:instrText>ADDIN F1000_CSL_CITATION&lt;~#@#~&gt;[{"DOI":"10.1162/neco.1997.9.8.1735","First":false,"Last":false,"PMID":"9377276","abstract":"Learning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algorithms.","author":[{"family":"Hochreiter","given":"S"},{"family":"Schmidhuber","given":"J"}],"authorYearDisplayFormat":false,"citation-label":"83435","container-title":"Neural Computation","container-title-short":"Neural Comput.","id":"83435","invisible":false,"issue":"8","issued":{"date-parts":[["1997"]]},"journalAbbreviation":"Neural Comput.","page":"1735-1780","suppress-author":false,"title":"Long short-term memory.","type":"article-journal","volume":"9"}]</w:instrText>
      </w:r>
      <w:r w:rsidR="008D4C07">
        <w:rPr>
          <w:bCs/>
        </w:rPr>
        <w:fldChar w:fldCharType="separate"/>
      </w:r>
      <w:r w:rsidR="00E8260C" w:rsidRPr="00E8260C">
        <w:rPr>
          <w:bCs/>
          <w:noProof/>
        </w:rPr>
        <w:t>[20]</w:t>
      </w:r>
      <w:r w:rsidR="008D4C07">
        <w:rPr>
          <w:bCs/>
        </w:rPr>
        <w:fldChar w:fldCharType="end"/>
      </w:r>
      <w:r w:rsidR="000F420E">
        <w:rPr>
          <w:bCs/>
        </w:rPr>
        <w:t>)</w:t>
      </w:r>
      <w:r>
        <w:rPr>
          <w:bCs/>
        </w:rPr>
        <w:t xml:space="preserve"> with 64 channels. The last LSTM cell state summarizing all </w:t>
      </w:r>
      <w:r w:rsidR="00BA1AE5">
        <w:rPr>
          <w:bCs/>
        </w:rPr>
        <w:t>time steps</w:t>
      </w:r>
      <w:r>
        <w:rPr>
          <w:bCs/>
        </w:rPr>
        <w:t xml:space="preserve"> is then extracted with a dense layer to yield a</w:t>
      </w:r>
      <w:r w:rsidR="00D72817">
        <w:rPr>
          <w:bCs/>
        </w:rPr>
        <w:t>n</w:t>
      </w:r>
      <w:r>
        <w:rPr>
          <w:bCs/>
        </w:rPr>
        <w:t xml:space="preserve">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bCs/>
        </w:rPr>
        <w:t>.</w:t>
      </w:r>
      <w:r w:rsidR="00960D71">
        <w:rPr>
          <w:bCs/>
        </w:rPr>
        <w:t xml:space="preserve"> </w:t>
      </w:r>
    </w:p>
    <w:p w14:paraId="7E1D318C" w14:textId="488D6882" w:rsidR="00960D71" w:rsidRDefault="00315A2C" w:rsidP="00370B26">
      <w:pPr>
        <w:pStyle w:val="a"/>
        <w:tabs>
          <w:tab w:val="clear" w:pos="800"/>
          <w:tab w:val="left" w:pos="180"/>
        </w:tabs>
        <w:wordWrap/>
        <w:spacing w:line="240" w:lineRule="auto"/>
        <w:contextualSpacing/>
        <w:outlineLvl w:val="0"/>
        <w:rPr>
          <w:rFonts w:ascii="Times New Roman"/>
          <w:bCs/>
        </w:rPr>
      </w:pPr>
      <w:ins w:id="278" w:author="Sean Yun-Shiuan Chuang" w:date="2020-04-12T13:29:00Z">
        <w:r>
          <w:rPr>
            <w:noProof/>
          </w:rPr>
          <mc:AlternateContent>
            <mc:Choice Requires="wps">
              <w:drawing>
                <wp:anchor distT="45720" distB="45720" distL="114300" distR="114300" simplePos="0" relativeHeight="251675648" behindDoc="0" locked="0" layoutInCell="1" allowOverlap="1" wp14:anchorId="170D3C04" wp14:editId="73EF1FD6">
                  <wp:simplePos x="0" y="0"/>
                  <wp:positionH relativeFrom="margin">
                    <wp:align>left</wp:align>
                  </wp:positionH>
                  <wp:positionV relativeFrom="paragraph">
                    <wp:posOffset>-5884164</wp:posOffset>
                  </wp:positionV>
                  <wp:extent cx="3115945" cy="1404620"/>
                  <wp:effectExtent l="0" t="0" r="8255" b="25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945" cy="1404620"/>
                          </a:xfrm>
                          <a:prstGeom prst="rect">
                            <a:avLst/>
                          </a:prstGeom>
                          <a:solidFill>
                            <a:srgbClr val="FFFFFF"/>
                          </a:solidFill>
                          <a:ln w="9525">
                            <a:noFill/>
                            <a:miter lim="800000"/>
                            <a:headEnd/>
                            <a:tailEnd/>
                          </a:ln>
                        </wps:spPr>
                        <wps:txbx>
                          <w:txbxContent>
                            <w:p w14:paraId="2A5189D8" w14:textId="3C99CB28" w:rsidR="001D522B" w:rsidRDefault="001D522B">
                              <w:pPr>
                                <w:rPr>
                                  <w:ins w:id="279" w:author="Sean Yun-Shiuan Chuang" w:date="2020-04-12T13:37:00Z"/>
                                </w:rPr>
                              </w:pPr>
                              <w:ins w:id="280" w:author="Sean Yun-Shiuan Chuang" w:date="2020-04-12T13:36:00Z">
                                <w:r w:rsidRPr="00070DE5">
                                  <w:rPr>
                                    <w:noProof/>
                                  </w:rPr>
                                  <w:drawing>
                                    <wp:inline distT="0" distB="0" distL="0" distR="0" wp14:anchorId="26712E90" wp14:editId="0206E20F">
                                      <wp:extent cx="1463040" cy="2278593"/>
                                      <wp:effectExtent l="0" t="0" r="3810" b="7620"/>
                                      <wp:docPr id="11" name="Picture 2">
                                        <a:extLst xmlns:a="http://schemas.openxmlformats.org/drawingml/2006/main">
                                          <a:ext uri="{FF2B5EF4-FFF2-40B4-BE49-F238E27FC236}">
                                            <a16:creationId xmlns:a16="http://schemas.microsoft.com/office/drawing/2014/main" id="{EDD3B9DD-FD91-416A-8923-6F82470A2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D3B9DD-FD91-416A-8923-6F82470A2B92}"/>
                                                  </a:ext>
                                                </a:extLst>
                                              </pic:cNvPr>
                                              <pic:cNvPicPr>
                                                <a:picLocks noChangeAspect="1"/>
                                              </pic:cNvPicPr>
                                            </pic:nvPicPr>
                                            <pic:blipFill rotWithShape="1">
                                              <a:blip r:embed="rId15"/>
                                              <a:srcRect l="8854" r="2530"/>
                                              <a:stretch/>
                                            </pic:blipFill>
                                            <pic:spPr>
                                              <a:xfrm>
                                                <a:off x="0" y="0"/>
                                                <a:ext cx="1463040" cy="2278593"/>
                                              </a:xfrm>
                                              <a:prstGeom prst="rect">
                                                <a:avLst/>
                                              </a:prstGeom>
                                            </pic:spPr>
                                          </pic:pic>
                                        </a:graphicData>
                                      </a:graphic>
                                    </wp:inline>
                                  </w:drawing>
                                </w:r>
                                <w:r w:rsidRPr="00070DE5">
                                  <w:rPr>
                                    <w:noProof/>
                                  </w:rPr>
                                  <w:drawing>
                                    <wp:inline distT="0" distB="0" distL="0" distR="0" wp14:anchorId="4F672B69" wp14:editId="6F842C06">
                                      <wp:extent cx="1280160" cy="2294836"/>
                                      <wp:effectExtent l="0" t="0" r="0" b="0"/>
                                      <wp:docPr id="12" name="Picture 51">
                                        <a:extLst xmlns:a="http://schemas.openxmlformats.org/drawingml/2006/main">
                                          <a:ext uri="{FF2B5EF4-FFF2-40B4-BE49-F238E27FC236}">
                                            <a16:creationId xmlns:a16="http://schemas.microsoft.com/office/drawing/2014/main" id="{7413CF0A-45BA-47F4-BBEB-A4481DDE92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7413CF0A-45BA-47F4-BBEB-A4481DDE9214}"/>
                                                  </a:ext>
                                                </a:extLst>
                                              </pic:cNvPr>
                                              <pic:cNvPicPr>
                                                <a:picLocks noChangeAspect="1"/>
                                              </pic:cNvPicPr>
                                            </pic:nvPicPr>
                                            <pic:blipFill rotWithShape="1">
                                              <a:blip r:embed="rId16"/>
                                              <a:srcRect l="8624"/>
                                              <a:stretch/>
                                            </pic:blipFill>
                                            <pic:spPr>
                                              <a:xfrm>
                                                <a:off x="0" y="0"/>
                                                <a:ext cx="1280160" cy="2294836"/>
                                              </a:xfrm>
                                              <a:prstGeom prst="rect">
                                                <a:avLst/>
                                              </a:prstGeom>
                                            </pic:spPr>
                                          </pic:pic>
                                        </a:graphicData>
                                      </a:graphic>
                                    </wp:inline>
                                  </w:drawing>
                                </w:r>
                              </w:ins>
                            </w:p>
                            <w:p w14:paraId="73138370" w14:textId="3C6D48BB" w:rsidR="001D522B" w:rsidRDefault="001D522B" w:rsidP="00021FCF">
                              <w:pPr>
                                <w:jc w:val="both"/>
                                <w:rPr>
                                  <w:lang w:eastAsia="zh-TW"/>
                                </w:rPr>
                                <w:pPrChange w:id="281" w:author="Joshua Goh" w:date="2020-04-15T15:29:00Z">
                                  <w:pPr/>
                                </w:pPrChange>
                              </w:pPr>
                              <w:ins w:id="282" w:author="Sean Yun-Shiuan Chuang" w:date="2020-04-12T13:37:00Z">
                                <w:r w:rsidRPr="00AF74F9">
                                  <w:rPr>
                                    <w:sz w:val="16"/>
                                  </w:rPr>
                                  <w:t>Fig</w:t>
                                </w:r>
                                <w:r>
                                  <w:rPr>
                                    <w:sz w:val="16"/>
                                  </w:rPr>
                                  <w:t xml:space="preserve">. 4. </w:t>
                                </w:r>
                              </w:ins>
                              <w:ins w:id="283" w:author="Joshua Goh" w:date="2020-04-15T15:30:00Z">
                                <w:r w:rsidR="000103CB">
                                  <w:rPr>
                                    <w:sz w:val="16"/>
                                  </w:rPr>
                                  <w:t>Schematic</w:t>
                                </w:r>
                              </w:ins>
                              <w:ins w:id="284" w:author="Sean Yun-Shiuan Chuang" w:date="2020-04-12T13:38:00Z">
                                <w:del w:id="285" w:author="Joshua Goh" w:date="2020-04-15T15:30:00Z">
                                  <w:r w:rsidDel="000103CB">
                                    <w:rPr>
                                      <w:sz w:val="16"/>
                                    </w:rPr>
                                    <w:delText>Th</w:delText>
                                  </w:r>
                                </w:del>
                                <w:del w:id="286" w:author="Joshua Goh" w:date="2020-04-15T15:29:00Z">
                                  <w:r w:rsidDel="000103CB">
                                    <w:rPr>
                                      <w:sz w:val="16"/>
                                    </w:rPr>
                                    <w:delText>e</w:delText>
                                  </w:r>
                                </w:del>
                                <w:r>
                                  <w:rPr>
                                    <w:sz w:val="16"/>
                                  </w:rPr>
                                  <w:t xml:space="preserve"> diagrams of the character</w:t>
                                </w:r>
                                <w:del w:id="287" w:author="Joshua Goh" w:date="2020-04-15T15:30:00Z">
                                  <w:r w:rsidDel="000103CB">
                                    <w:rPr>
                                      <w:sz w:val="16"/>
                                    </w:rPr>
                                    <w:delText xml:space="preserve"> network and th</w:delText>
                                  </w:r>
                                </w:del>
                              </w:ins>
                              <w:ins w:id="288" w:author="Joshua Goh" w:date="2020-04-15T15:30:00Z">
                                <w:r w:rsidR="000103CB">
                                  <w:rPr>
                                    <w:sz w:val="16"/>
                                  </w:rPr>
                                  <w:t xml:space="preserve"> and</w:t>
                                </w:r>
                              </w:ins>
                              <w:ins w:id="289" w:author="Sean Yun-Shiuan Chuang" w:date="2020-04-12T13:38:00Z">
                                <w:del w:id="290" w:author="Joshua Goh" w:date="2020-04-15T15:30:00Z">
                                  <w:r w:rsidDel="000103CB">
                                    <w:rPr>
                                      <w:sz w:val="16"/>
                                    </w:rPr>
                                    <w:delText>e</w:delText>
                                  </w:r>
                                </w:del>
                                <w:r>
                                  <w:rPr>
                                    <w:sz w:val="16"/>
                                  </w:rPr>
                                  <w:t xml:space="preserve"> prediction network</w:t>
                                </w:r>
                              </w:ins>
                              <w:ins w:id="291" w:author="Joshua Goh" w:date="2020-04-15T15:30:00Z">
                                <w:r w:rsidR="000103CB">
                                  <w:rPr>
                                    <w:sz w:val="16"/>
                                  </w:rPr>
                                  <w:t xml:space="preserve">s and other components in the </w:t>
                                </w:r>
                                <w:proofErr w:type="spellStart"/>
                                <w:r w:rsidR="000103CB">
                                  <w:rPr>
                                    <w:sz w:val="16"/>
                                  </w:rPr>
                                  <w:t>ToMnet</w:t>
                                </w:r>
                                <w:proofErr w:type="spellEnd"/>
                                <w:r w:rsidR="000103CB">
                                  <w:rPr>
                                    <w:sz w:val="16"/>
                                  </w:rPr>
                                  <w:t>+</w:t>
                                </w:r>
                              </w:ins>
                              <w:ins w:id="292" w:author="Sean Yun-Shiuan Chuang" w:date="2020-04-12T13:49:00Z">
                                <w:r>
                                  <w:rPr>
                                    <w:sz w:val="16"/>
                                  </w:rPr>
                                  <w:t xml:space="preserve"> a</w:t>
                                </w:r>
                              </w:ins>
                              <w:ins w:id="293" w:author="Sean Yun-Shiuan Chuang" w:date="2020-04-12T13:50:00Z">
                                <w:r>
                                  <w:rPr>
                                    <w:sz w:val="16"/>
                                  </w:rPr>
                                  <w:t>rchitecture</w:t>
                                </w:r>
                              </w:ins>
                              <w:ins w:id="294" w:author="Sean Yun-Shiuan Chuang" w:date="2020-04-12T13:38:00Z">
                                <w:r>
                                  <w:rPr>
                                    <w:sz w:val="16"/>
                                  </w:rPr>
                                  <w:t xml:space="preserve">. </w:t>
                                </w:r>
                              </w:ins>
                              <w:ins w:id="295" w:author="Sean Yun-Shiuan Chuang" w:date="2020-04-12T13:42:00Z">
                                <w:r>
                                  <w:rPr>
                                    <w:sz w:val="16"/>
                                  </w:rPr>
                                  <w:t>The number in parentheses indicate the size of tensor</w:t>
                                </w:r>
                              </w:ins>
                              <w:ins w:id="296" w:author="Joshua Goh" w:date="2020-04-15T15:31:00Z">
                                <w:r w:rsidR="00057382">
                                  <w:rPr>
                                    <w:sz w:val="16"/>
                                  </w:rPr>
                                  <w:t>s</w:t>
                                </w:r>
                              </w:ins>
                              <w:ins w:id="297" w:author="Sean Yun-Shiuan Chuang" w:date="2020-04-12T13:42:00Z">
                                <w:r>
                                  <w:rPr>
                                    <w:sz w:val="16"/>
                                  </w:rPr>
                                  <w:t xml:space="preserve"> at each step. Conv: convolutional layer, BN: batch-normalization, </w:t>
                                </w:r>
                                <w:proofErr w:type="spellStart"/>
                                <w:r>
                                  <w:rPr>
                                    <w:sz w:val="16"/>
                                  </w:rPr>
                                  <w:t>ReLU</w:t>
                                </w:r>
                                <w:proofErr w:type="spellEnd"/>
                                <w:r>
                                  <w:rPr>
                                    <w:sz w:val="16"/>
                                  </w:rPr>
                                  <w:t xml:space="preserve">: </w:t>
                                </w:r>
                                <w:del w:id="298" w:author="Joshua Goh" w:date="2020-04-15T15:31:00Z">
                                  <w:r w:rsidDel="00057382">
                                    <w:rPr>
                                      <w:sz w:val="16"/>
                                    </w:rPr>
                                    <w:delText>ReLU</w:delText>
                                  </w:r>
                                </w:del>
                              </w:ins>
                              <w:ins w:id="299" w:author="Joshua Goh" w:date="2020-04-15T15:31:00Z">
                                <w:r w:rsidR="00057382">
                                  <w:rPr>
                                    <w:sz w:val="16"/>
                                  </w:rPr>
                                  <w:t>rec</w:t>
                                </w:r>
                              </w:ins>
                              <w:ins w:id="300" w:author="Joshua Goh" w:date="2020-04-15T15:32:00Z">
                                <w:r w:rsidR="00057382">
                                  <w:rPr>
                                    <w:sz w:val="16"/>
                                  </w:rPr>
                                  <w:t>tified linear unit</w:t>
                                </w:r>
                              </w:ins>
                              <w:ins w:id="301" w:author="Sean Yun-Shiuan Chuang" w:date="2020-04-12T13:42:00Z">
                                <w:r>
                                  <w:rPr>
                                    <w:sz w:val="16"/>
                                  </w:rPr>
                                  <w:t xml:space="preserve"> activa</w:t>
                                </w:r>
                              </w:ins>
                              <w:ins w:id="302" w:author="Sean Yun-Shiuan Chuang" w:date="2020-04-12T13:43:00Z">
                                <w:r>
                                  <w:rPr>
                                    <w:sz w:val="16"/>
                                  </w:rPr>
                                  <w:t>tion function, Avg. Pooling: average pooling layer, LSTM: long</w:t>
                                </w:r>
                              </w:ins>
                              <w:ins w:id="303" w:author="Sean Yun-Shiuan Chuang" w:date="2020-04-12T13:44:00Z">
                                <w:r>
                                  <w:rPr>
                                    <w:sz w:val="16"/>
                                  </w:rPr>
                                  <w:t xml:space="preserve"> </w:t>
                                </w:r>
                              </w:ins>
                              <w:ins w:id="304" w:author="Sean Yun-Shiuan Chuang" w:date="2020-04-12T13:43:00Z">
                                <w:r>
                                  <w:rPr>
                                    <w:sz w:val="16"/>
                                  </w:rPr>
                                  <w:t>short</w:t>
                                </w:r>
                              </w:ins>
                              <w:ins w:id="305" w:author="Sean Yun-Shiuan Chuang" w:date="2020-04-12T13:44:00Z">
                                <w:r>
                                  <w:rPr>
                                    <w:sz w:val="16"/>
                                  </w:rPr>
                                  <w:t>-</w:t>
                                </w:r>
                              </w:ins>
                              <w:ins w:id="306" w:author="Sean Yun-Shiuan Chuang" w:date="2020-04-12T13:43:00Z">
                                <w:r>
                                  <w:rPr>
                                    <w:sz w:val="16"/>
                                  </w:rPr>
                                  <w:t>term</w:t>
                                </w:r>
                              </w:ins>
                              <w:ins w:id="307" w:author="Sean Yun-Shiuan Chuang" w:date="2020-04-12T13:44:00Z">
                                <w:r>
                                  <w:rPr>
                                    <w:sz w:val="16"/>
                                  </w:rPr>
                                  <w:t xml:space="preserve"> </w:t>
                                </w:r>
                              </w:ins>
                              <w:ins w:id="308" w:author="Sean Yun-Shiuan Chuang" w:date="2020-04-12T13:43:00Z">
                                <w:r>
                                  <w:rPr>
                                    <w:sz w:val="16"/>
                                  </w:rPr>
                                  <w:t xml:space="preserve">memory layer, </w:t>
                                </w:r>
                              </w:ins>
                              <w:ins w:id="309" w:author="Sean Yun-Shiuan Chuang" w:date="2020-04-12T13:44:00Z">
                                <w:r>
                                  <w:rPr>
                                    <w:sz w:val="16"/>
                                  </w:rPr>
                                  <w:t xml:space="preserve">FC: fully-connected layer, Spatialize: spatialize </w:t>
                                </w:r>
                              </w:ins>
                              <w:ins w:id="310" w:author="Sean Yun-Shiuan Chuang" w:date="2020-04-12T13:45:00Z">
                                <w:r>
                                  <w:rPr>
                                    <w:sz w:val="16"/>
                                  </w:rPr>
                                  <w:t>2d vector into 3d tensor, Concatenate: concatenate two 3d tensor</w:t>
                                </w:r>
                              </w:ins>
                              <w:ins w:id="311" w:author="Joshua Goh" w:date="2020-04-15T15:32:00Z">
                                <w:r w:rsidR="0071542F">
                                  <w:rPr>
                                    <w:sz w:val="16"/>
                                  </w:rPr>
                                  <w:t>s</w:t>
                                </w:r>
                              </w:ins>
                              <w:ins w:id="312" w:author="Sean Yun-Shiuan Chuang" w:date="2020-04-12T13:45:00Z">
                                <w:r>
                                  <w:rPr>
                                    <w:sz w:val="16"/>
                                  </w:rPr>
                                  <w:t xml:space="preserve">, </w:t>
                                </w:r>
                              </w:ins>
                              <m:oMath>
                                <m:sSub>
                                  <m:sSubPr>
                                    <m:ctrlPr>
                                      <w:ins w:id="313" w:author="Sean Yun-Shiuan Chuang" w:date="2020-04-12T13:39:00Z">
                                        <w:rPr>
                                          <w:rFonts w:ascii="Cambria Math" w:hAnsi="Cambria Math"/>
                                          <w:i/>
                                          <w:sz w:val="16"/>
                                        </w:rPr>
                                      </w:ins>
                                    </m:ctrlPr>
                                  </m:sSubPr>
                                  <m:e>
                                    <m:r>
                                      <w:ins w:id="314" w:author="Sean Yun-Shiuan Chuang" w:date="2020-04-12T13:39:00Z">
                                        <w:rPr>
                                          <w:rFonts w:ascii="Cambria Math" w:hAnsi="Cambria Math"/>
                                          <w:sz w:val="16"/>
                                        </w:rPr>
                                        <m:t>τ</m:t>
                                      </w:ins>
                                    </m:r>
                                  </m:e>
                                  <m:sub>
                                    <m:r>
                                      <w:ins w:id="315" w:author="Sean Yun-Shiuan Chuang" w:date="2020-04-12T13:39:00Z">
                                        <w:rPr>
                                          <w:rFonts w:ascii="Cambria Math" w:hAnsi="Cambria Math"/>
                                          <w:sz w:val="16"/>
                                        </w:rPr>
                                        <m:t>j</m:t>
                                      </w:ins>
                                    </m:r>
                                  </m:sub>
                                </m:sSub>
                              </m:oMath>
                              <w:ins w:id="316" w:author="Sean Yun-Shiuan Chuang" w:date="2020-04-12T13:39:00Z">
                                <w:r>
                                  <w:rPr>
                                    <w:sz w:val="16"/>
                                  </w:rPr>
                                  <w:t>: the trajectory,</w:t>
                                </w:r>
                              </w:ins>
                              <w:ins w:id="317" w:author="Sean Yun-Shiuan Chuang" w:date="2020-04-12T13:38:00Z">
                                <w:r>
                                  <w:rPr>
                                    <w:sz w:val="16"/>
                                  </w:rPr>
                                  <w:t xml:space="preserve"> </w:t>
                                </w:r>
                              </w:ins>
                              <m:oMath>
                                <m:sSub>
                                  <m:sSubPr>
                                    <m:ctrlPr>
                                      <w:ins w:id="318" w:author="Sean Yun-Shiuan Chuang" w:date="2020-04-12T13:38:00Z">
                                        <w:rPr>
                                          <w:rFonts w:ascii="Cambria Math" w:hAnsi="Cambria Math"/>
                                          <w:i/>
                                          <w:sz w:val="16"/>
                                        </w:rPr>
                                      </w:ins>
                                    </m:ctrlPr>
                                  </m:sSubPr>
                                  <m:e>
                                    <m:r>
                                      <w:ins w:id="319" w:author="Sean Yun-Shiuan Chuang" w:date="2020-04-12T13:38:00Z">
                                        <w:rPr>
                                          <w:rFonts w:ascii="Cambria Math" w:hAnsi="Cambria Math"/>
                                          <w:sz w:val="16"/>
                                        </w:rPr>
                                        <m:t>e</m:t>
                                      </w:ins>
                                    </m:r>
                                  </m:e>
                                  <m:sub>
                                    <m:r>
                                      <w:ins w:id="320" w:author="Sean Yun-Shiuan Chuang" w:date="2020-04-12T13:38:00Z">
                                        <w:rPr>
                                          <w:rFonts w:ascii="Cambria Math" w:hAnsi="Cambria Math"/>
                                          <w:sz w:val="16"/>
                                        </w:rPr>
                                        <m:t>char, j</m:t>
                                      </w:ins>
                                    </m:r>
                                  </m:sub>
                                </m:sSub>
                              </m:oMath>
                              <w:ins w:id="321" w:author="Sean Yun-Shiuan Chuang" w:date="2020-04-12T13:38:00Z">
                                <w:r>
                                  <w:rPr>
                                    <w:sz w:val="16"/>
                                  </w:rPr>
                                  <w:t xml:space="preserve"> : the character embedding</w:t>
                                </w:r>
                              </w:ins>
                              <w:ins w:id="322" w:author="Sean Yun-Shiuan Chuang" w:date="2020-04-12T13:39:00Z">
                                <w:r>
                                  <w:rPr>
                                    <w:sz w:val="16"/>
                                  </w:rPr>
                                  <w:t xml:space="preserve">, </w:t>
                                </w:r>
                              </w:ins>
                              <m:oMath>
                                <m:sSub>
                                  <m:sSubPr>
                                    <m:ctrlPr>
                                      <w:ins w:id="323" w:author="Sean Yun-Shiuan Chuang" w:date="2020-04-12T13:39:00Z">
                                        <w:rPr>
                                          <w:rFonts w:ascii="Cambria Math" w:hAnsi="Cambria Math"/>
                                          <w:i/>
                                          <w:sz w:val="16"/>
                                        </w:rPr>
                                      </w:ins>
                                    </m:ctrlPr>
                                  </m:sSubPr>
                                  <m:e>
                                    <m:r>
                                      <w:ins w:id="324" w:author="Sean Yun-Shiuan Chuang" w:date="2020-04-12T13:39:00Z">
                                        <m:rPr>
                                          <m:nor/>
                                        </m:rPr>
                                        <w:rPr>
                                          <w:i/>
                                          <w:sz w:val="16"/>
                                        </w:rPr>
                                        <m:t>q</m:t>
                                      </w:ins>
                                    </m:r>
                                  </m:e>
                                  <m:sub>
                                    <m:r>
                                      <w:ins w:id="325" w:author="Sean Yun-Shiuan Chuang" w:date="2020-04-12T13:39:00Z">
                                        <w:rPr>
                                          <w:rFonts w:ascii="Cambria Math" w:hAnsi="Cambria Math"/>
                                          <w:sz w:val="16"/>
                                        </w:rPr>
                                        <m:t>k</m:t>
                                      </w:ins>
                                    </m:r>
                                  </m:sub>
                                </m:sSub>
                              </m:oMath>
                              <w:ins w:id="326" w:author="Sean Yun-Shiuan Chuang" w:date="2020-04-12T13:39:00Z">
                                <w:r>
                                  <w:rPr>
                                    <w:rFonts w:hint="eastAsia"/>
                                    <w:sz w:val="16"/>
                                  </w:rPr>
                                  <w:t xml:space="preserve"> </w:t>
                                </w:r>
                                <w:r>
                                  <w:rPr>
                                    <w:sz w:val="16"/>
                                  </w:rPr>
                                  <w:t>the query state</w:t>
                                </w:r>
                              </w:ins>
                              <w:ins w:id="327" w:author="Sean Yun-Shiuan Chuang" w:date="2020-04-12T13:40:00Z">
                                <w:r>
                                  <w:rPr>
                                    <w:rFonts w:hint="eastAsia"/>
                                    <w:sz w:val="16"/>
                                    <w:lang w:eastAsia="zh-TW"/>
                                  </w:rPr>
                                  <w:t>,</w:t>
                                </w:r>
                                <w:r>
                                  <w:rPr>
                                    <w:sz w:val="16"/>
                                    <w:lang w:eastAsia="zh-TW"/>
                                  </w:rPr>
                                  <w:t xml:space="preserve"> </w:t>
                                </w:r>
                              </w:ins>
                              <m:oMath>
                                <m:acc>
                                  <m:accPr>
                                    <m:ctrlPr>
                                      <w:ins w:id="328" w:author="Joshua Goh" w:date="2020-04-15T15:33:00Z">
                                        <w:rPr>
                                          <w:rFonts w:ascii="Cambria Math" w:hAnsi="Cambria Math"/>
                                          <w:i/>
                                          <w:sz w:val="16"/>
                                        </w:rPr>
                                      </w:ins>
                                    </m:ctrlPr>
                                  </m:accPr>
                                  <m:e>
                                    <m:sSubSup>
                                      <m:sSubSupPr>
                                        <m:ctrlPr>
                                          <w:ins w:id="329" w:author="Joshua Goh" w:date="2020-04-15T15:33:00Z">
                                            <w:rPr>
                                              <w:rFonts w:ascii="Cambria Math" w:hAnsi="Cambria Math"/>
                                              <w:i/>
                                              <w:sz w:val="16"/>
                                            </w:rPr>
                                          </w:ins>
                                        </m:ctrlPr>
                                      </m:sSubSupPr>
                                      <m:e>
                                        <m:r>
                                          <w:ins w:id="330" w:author="Joshua Goh" w:date="2020-04-15T15:33:00Z">
                                            <w:rPr>
                                              <w:rFonts w:ascii="Cambria Math" w:hAnsi="Cambria Math"/>
                                              <w:sz w:val="16"/>
                                            </w:rPr>
                                            <m:t>g</m:t>
                                          </w:ins>
                                        </m:r>
                                      </m:e>
                                      <m:sub>
                                        <m:r>
                                          <w:ins w:id="331" w:author="Joshua Goh" w:date="2020-04-15T15:33:00Z">
                                            <w:rPr>
                                              <w:rFonts w:ascii="Cambria Math" w:hAnsi="Cambria Math"/>
                                              <w:sz w:val="16"/>
                                            </w:rPr>
                                            <m:t>k</m:t>
                                          </w:ins>
                                        </m:r>
                                      </m:sub>
                                      <m:sup>
                                        <m:r>
                                          <w:ins w:id="332" w:author="Joshua Goh" w:date="2020-04-15T15:33:00Z">
                                            <w:rPr>
                                              <w:rFonts w:ascii="Cambria Math" w:hAnsi="Cambria Math"/>
                                              <w:sz w:val="16"/>
                                            </w:rPr>
                                            <m:t>*</m:t>
                                          </w:ins>
                                        </m:r>
                                      </m:sup>
                                    </m:sSubSup>
                                  </m:e>
                                </m:acc>
                                <m:sSubSup>
                                  <m:sSubSupPr>
                                    <m:ctrlPr>
                                      <w:ins w:id="333" w:author="Sean Yun-Shiuan Chuang" w:date="2020-04-12T13:40:00Z">
                                        <w:del w:id="334" w:author="Joshua Goh" w:date="2020-04-15T15:33:00Z">
                                          <w:rPr>
                                            <w:rFonts w:ascii="Cambria Math" w:hAnsi="Cambria Math"/>
                                            <w:i/>
                                            <w:sz w:val="16"/>
                                          </w:rPr>
                                        </w:del>
                                      </w:ins>
                                    </m:ctrlPr>
                                  </m:sSubSupPr>
                                  <m:e>
                                    <m:r>
                                      <w:ins w:id="335" w:author="Sean Yun-Shiuan Chuang" w:date="2020-04-12T13:40:00Z">
                                        <w:del w:id="336" w:author="Joshua Goh" w:date="2020-04-15T15:33:00Z">
                                          <w:rPr>
                                            <w:rFonts w:ascii="Cambria Math" w:hAnsi="Cambria Math"/>
                                            <w:sz w:val="16"/>
                                          </w:rPr>
                                          <m:t>g</m:t>
                                        </w:del>
                                      </w:ins>
                                    </m:r>
                                  </m:e>
                                  <m:sub>
                                    <m:r>
                                      <w:ins w:id="337" w:author="Sean Yun-Shiuan Chuang" w:date="2020-04-12T13:40:00Z">
                                        <w:del w:id="338" w:author="Joshua Goh" w:date="2020-04-15T15:33:00Z">
                                          <w:rPr>
                                            <w:rFonts w:ascii="Cambria Math" w:hAnsi="Cambria Math"/>
                                            <w:sz w:val="16"/>
                                          </w:rPr>
                                          <m:t>k</m:t>
                                        </w:del>
                                      </w:ins>
                                    </m:r>
                                  </m:sub>
                                  <m:sup>
                                    <m:r>
                                      <w:ins w:id="339" w:author="Sean Yun-Shiuan Chuang" w:date="2020-04-12T13:40:00Z">
                                        <w:del w:id="340" w:author="Joshua Goh" w:date="2020-04-15T15:33:00Z">
                                          <w:rPr>
                                            <w:rFonts w:ascii="Cambria Math" w:hAnsi="Cambria Math"/>
                                            <w:sz w:val="16"/>
                                          </w:rPr>
                                          <m:t>*</m:t>
                                        </w:del>
                                      </w:ins>
                                    </m:r>
                                  </m:sup>
                                </m:sSubSup>
                              </m:oMath>
                              <w:ins w:id="341" w:author="Sean Yun-Shiuan Chuang" w:date="2020-04-12T13:40:00Z">
                                <w:r>
                                  <w:rPr>
                                    <w:sz w:val="16"/>
                                  </w:rPr>
                                  <w:t xml:space="preserve"> the predicted approached target</w:t>
                                </w:r>
                              </w:ins>
                              <w:ins w:id="342" w:author="Sean Yun-Shiuan Chuang" w:date="2020-04-12T13:41:00Z">
                                <w:r>
                                  <w:rPr>
                                    <w:sz w:val="16"/>
                                  </w:rPr>
                                  <w:t>.</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0D3C04" id="_x0000_s1030" type="#_x0000_t202" style="position:absolute;left:0;text-align:left;margin-left:0;margin-top:-463.3pt;width:245.3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" stroked="f">
                  <v:textbox style="mso-fit-shape-to-text:t">
                    <w:txbxContent>
                      <w:p w14:paraId="2A5189D8" w14:textId="3C99CB28" w:rsidR="001D522B" w:rsidRDefault="001D522B">
                        <w:pPr>
                          <w:rPr>
                            <w:ins w:id="343" w:author="Sean Yun-Shiuan Chuang" w:date="2020-04-12T13:37:00Z"/>
                          </w:rPr>
                        </w:pPr>
                        <w:ins w:id="344" w:author="Sean Yun-Shiuan Chuang" w:date="2020-04-12T13:36:00Z">
                          <w:r w:rsidRPr="00070DE5">
                            <w:rPr>
                              <w:noProof/>
                            </w:rPr>
                            <w:drawing>
                              <wp:inline distT="0" distB="0" distL="0" distR="0" wp14:anchorId="26712E90" wp14:editId="0206E20F">
                                <wp:extent cx="1463040" cy="2278593"/>
                                <wp:effectExtent l="0" t="0" r="3810" b="7620"/>
                                <wp:docPr id="11" name="Picture 2">
                                  <a:extLst xmlns:a="http://schemas.openxmlformats.org/drawingml/2006/main">
                                    <a:ext uri="{FF2B5EF4-FFF2-40B4-BE49-F238E27FC236}">
                                      <a16:creationId xmlns:a16="http://schemas.microsoft.com/office/drawing/2014/main" id="{EDD3B9DD-FD91-416A-8923-6F82470A2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D3B9DD-FD91-416A-8923-6F82470A2B92}"/>
                                            </a:ext>
                                          </a:extLst>
                                        </pic:cNvPr>
                                        <pic:cNvPicPr>
                                          <a:picLocks noChangeAspect="1"/>
                                        </pic:cNvPicPr>
                                      </pic:nvPicPr>
                                      <pic:blipFill rotWithShape="1">
                                        <a:blip r:embed="rId15"/>
                                        <a:srcRect l="8854" r="2530"/>
                                        <a:stretch/>
                                      </pic:blipFill>
                                      <pic:spPr>
                                        <a:xfrm>
                                          <a:off x="0" y="0"/>
                                          <a:ext cx="1463040" cy="2278593"/>
                                        </a:xfrm>
                                        <a:prstGeom prst="rect">
                                          <a:avLst/>
                                        </a:prstGeom>
                                      </pic:spPr>
                                    </pic:pic>
                                  </a:graphicData>
                                </a:graphic>
                              </wp:inline>
                            </w:drawing>
                          </w:r>
                          <w:r w:rsidRPr="00070DE5">
                            <w:rPr>
                              <w:noProof/>
                            </w:rPr>
                            <w:drawing>
                              <wp:inline distT="0" distB="0" distL="0" distR="0" wp14:anchorId="4F672B69" wp14:editId="6F842C06">
                                <wp:extent cx="1280160" cy="2294836"/>
                                <wp:effectExtent l="0" t="0" r="0" b="0"/>
                                <wp:docPr id="12" name="Picture 51">
                                  <a:extLst xmlns:a="http://schemas.openxmlformats.org/drawingml/2006/main">
                                    <a:ext uri="{FF2B5EF4-FFF2-40B4-BE49-F238E27FC236}">
                                      <a16:creationId xmlns:a16="http://schemas.microsoft.com/office/drawing/2014/main" id="{7413CF0A-45BA-47F4-BBEB-A4481DDE92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7413CF0A-45BA-47F4-BBEB-A4481DDE9214}"/>
                                            </a:ext>
                                          </a:extLst>
                                        </pic:cNvPr>
                                        <pic:cNvPicPr>
                                          <a:picLocks noChangeAspect="1"/>
                                        </pic:cNvPicPr>
                                      </pic:nvPicPr>
                                      <pic:blipFill rotWithShape="1">
                                        <a:blip r:embed="rId16"/>
                                        <a:srcRect l="8624"/>
                                        <a:stretch/>
                                      </pic:blipFill>
                                      <pic:spPr>
                                        <a:xfrm>
                                          <a:off x="0" y="0"/>
                                          <a:ext cx="1280160" cy="2294836"/>
                                        </a:xfrm>
                                        <a:prstGeom prst="rect">
                                          <a:avLst/>
                                        </a:prstGeom>
                                      </pic:spPr>
                                    </pic:pic>
                                  </a:graphicData>
                                </a:graphic>
                              </wp:inline>
                            </w:drawing>
                          </w:r>
                        </w:ins>
                      </w:p>
                      <w:p w14:paraId="73138370" w14:textId="3C6D48BB" w:rsidR="001D522B" w:rsidRDefault="001D522B" w:rsidP="00021FCF">
                        <w:pPr>
                          <w:jc w:val="both"/>
                          <w:rPr>
                            <w:lang w:eastAsia="zh-TW"/>
                          </w:rPr>
                          <w:pPrChange w:id="345" w:author="Joshua Goh" w:date="2020-04-15T15:29:00Z">
                            <w:pPr/>
                          </w:pPrChange>
                        </w:pPr>
                        <w:ins w:id="346" w:author="Sean Yun-Shiuan Chuang" w:date="2020-04-12T13:37:00Z">
                          <w:r w:rsidRPr="00AF74F9">
                            <w:rPr>
                              <w:sz w:val="16"/>
                            </w:rPr>
                            <w:t>Fig</w:t>
                          </w:r>
                          <w:r>
                            <w:rPr>
                              <w:sz w:val="16"/>
                            </w:rPr>
                            <w:t xml:space="preserve">. 4. </w:t>
                          </w:r>
                        </w:ins>
                        <w:ins w:id="347" w:author="Joshua Goh" w:date="2020-04-15T15:30:00Z">
                          <w:r w:rsidR="000103CB">
                            <w:rPr>
                              <w:sz w:val="16"/>
                            </w:rPr>
                            <w:t>Schematic</w:t>
                          </w:r>
                        </w:ins>
                        <w:ins w:id="348" w:author="Sean Yun-Shiuan Chuang" w:date="2020-04-12T13:38:00Z">
                          <w:del w:id="349" w:author="Joshua Goh" w:date="2020-04-15T15:30:00Z">
                            <w:r w:rsidDel="000103CB">
                              <w:rPr>
                                <w:sz w:val="16"/>
                              </w:rPr>
                              <w:delText>Th</w:delText>
                            </w:r>
                          </w:del>
                          <w:del w:id="350" w:author="Joshua Goh" w:date="2020-04-15T15:29:00Z">
                            <w:r w:rsidDel="000103CB">
                              <w:rPr>
                                <w:sz w:val="16"/>
                              </w:rPr>
                              <w:delText>e</w:delText>
                            </w:r>
                          </w:del>
                          <w:r>
                            <w:rPr>
                              <w:sz w:val="16"/>
                            </w:rPr>
                            <w:t xml:space="preserve"> diagrams of the character</w:t>
                          </w:r>
                          <w:del w:id="351" w:author="Joshua Goh" w:date="2020-04-15T15:30:00Z">
                            <w:r w:rsidDel="000103CB">
                              <w:rPr>
                                <w:sz w:val="16"/>
                              </w:rPr>
                              <w:delText xml:space="preserve"> network and th</w:delText>
                            </w:r>
                          </w:del>
                        </w:ins>
                        <w:ins w:id="352" w:author="Joshua Goh" w:date="2020-04-15T15:30:00Z">
                          <w:r w:rsidR="000103CB">
                            <w:rPr>
                              <w:sz w:val="16"/>
                            </w:rPr>
                            <w:t xml:space="preserve"> and</w:t>
                          </w:r>
                        </w:ins>
                        <w:ins w:id="353" w:author="Sean Yun-Shiuan Chuang" w:date="2020-04-12T13:38:00Z">
                          <w:del w:id="354" w:author="Joshua Goh" w:date="2020-04-15T15:30:00Z">
                            <w:r w:rsidDel="000103CB">
                              <w:rPr>
                                <w:sz w:val="16"/>
                              </w:rPr>
                              <w:delText>e</w:delText>
                            </w:r>
                          </w:del>
                          <w:r>
                            <w:rPr>
                              <w:sz w:val="16"/>
                            </w:rPr>
                            <w:t xml:space="preserve"> prediction network</w:t>
                          </w:r>
                        </w:ins>
                        <w:ins w:id="355" w:author="Joshua Goh" w:date="2020-04-15T15:30:00Z">
                          <w:r w:rsidR="000103CB">
                            <w:rPr>
                              <w:sz w:val="16"/>
                            </w:rPr>
                            <w:t xml:space="preserve">s and other components in the </w:t>
                          </w:r>
                          <w:proofErr w:type="spellStart"/>
                          <w:r w:rsidR="000103CB">
                            <w:rPr>
                              <w:sz w:val="16"/>
                            </w:rPr>
                            <w:t>ToMnet</w:t>
                          </w:r>
                          <w:proofErr w:type="spellEnd"/>
                          <w:r w:rsidR="000103CB">
                            <w:rPr>
                              <w:sz w:val="16"/>
                            </w:rPr>
                            <w:t>+</w:t>
                          </w:r>
                        </w:ins>
                        <w:ins w:id="356" w:author="Sean Yun-Shiuan Chuang" w:date="2020-04-12T13:49:00Z">
                          <w:r>
                            <w:rPr>
                              <w:sz w:val="16"/>
                            </w:rPr>
                            <w:t xml:space="preserve"> a</w:t>
                          </w:r>
                        </w:ins>
                        <w:ins w:id="357" w:author="Sean Yun-Shiuan Chuang" w:date="2020-04-12T13:50:00Z">
                          <w:r>
                            <w:rPr>
                              <w:sz w:val="16"/>
                            </w:rPr>
                            <w:t>rchitecture</w:t>
                          </w:r>
                        </w:ins>
                        <w:ins w:id="358" w:author="Sean Yun-Shiuan Chuang" w:date="2020-04-12T13:38:00Z">
                          <w:r>
                            <w:rPr>
                              <w:sz w:val="16"/>
                            </w:rPr>
                            <w:t xml:space="preserve">. </w:t>
                          </w:r>
                        </w:ins>
                        <w:ins w:id="359" w:author="Sean Yun-Shiuan Chuang" w:date="2020-04-12T13:42:00Z">
                          <w:r>
                            <w:rPr>
                              <w:sz w:val="16"/>
                            </w:rPr>
                            <w:t>The number in parentheses indicate the size of tensor</w:t>
                          </w:r>
                        </w:ins>
                        <w:ins w:id="360" w:author="Joshua Goh" w:date="2020-04-15T15:31:00Z">
                          <w:r w:rsidR="00057382">
                            <w:rPr>
                              <w:sz w:val="16"/>
                            </w:rPr>
                            <w:t>s</w:t>
                          </w:r>
                        </w:ins>
                        <w:ins w:id="361" w:author="Sean Yun-Shiuan Chuang" w:date="2020-04-12T13:42:00Z">
                          <w:r>
                            <w:rPr>
                              <w:sz w:val="16"/>
                            </w:rPr>
                            <w:t xml:space="preserve"> at each step. Conv: convolutional layer, BN: batch-normalization, </w:t>
                          </w:r>
                          <w:proofErr w:type="spellStart"/>
                          <w:r>
                            <w:rPr>
                              <w:sz w:val="16"/>
                            </w:rPr>
                            <w:t>ReLU</w:t>
                          </w:r>
                          <w:proofErr w:type="spellEnd"/>
                          <w:r>
                            <w:rPr>
                              <w:sz w:val="16"/>
                            </w:rPr>
                            <w:t xml:space="preserve">: </w:t>
                          </w:r>
                          <w:del w:id="362" w:author="Joshua Goh" w:date="2020-04-15T15:31:00Z">
                            <w:r w:rsidDel="00057382">
                              <w:rPr>
                                <w:sz w:val="16"/>
                              </w:rPr>
                              <w:delText>ReLU</w:delText>
                            </w:r>
                          </w:del>
                        </w:ins>
                        <w:ins w:id="363" w:author="Joshua Goh" w:date="2020-04-15T15:31:00Z">
                          <w:r w:rsidR="00057382">
                            <w:rPr>
                              <w:sz w:val="16"/>
                            </w:rPr>
                            <w:t>rec</w:t>
                          </w:r>
                        </w:ins>
                        <w:ins w:id="364" w:author="Joshua Goh" w:date="2020-04-15T15:32:00Z">
                          <w:r w:rsidR="00057382">
                            <w:rPr>
                              <w:sz w:val="16"/>
                            </w:rPr>
                            <w:t>tified linear unit</w:t>
                          </w:r>
                        </w:ins>
                        <w:ins w:id="365" w:author="Sean Yun-Shiuan Chuang" w:date="2020-04-12T13:42:00Z">
                          <w:r>
                            <w:rPr>
                              <w:sz w:val="16"/>
                            </w:rPr>
                            <w:t xml:space="preserve"> activa</w:t>
                          </w:r>
                        </w:ins>
                        <w:ins w:id="366" w:author="Sean Yun-Shiuan Chuang" w:date="2020-04-12T13:43:00Z">
                          <w:r>
                            <w:rPr>
                              <w:sz w:val="16"/>
                            </w:rPr>
                            <w:t>tion function, Avg. Pooling: average pooling layer, LSTM: long</w:t>
                          </w:r>
                        </w:ins>
                        <w:ins w:id="367" w:author="Sean Yun-Shiuan Chuang" w:date="2020-04-12T13:44:00Z">
                          <w:r>
                            <w:rPr>
                              <w:sz w:val="16"/>
                            </w:rPr>
                            <w:t xml:space="preserve"> </w:t>
                          </w:r>
                        </w:ins>
                        <w:ins w:id="368" w:author="Sean Yun-Shiuan Chuang" w:date="2020-04-12T13:43:00Z">
                          <w:r>
                            <w:rPr>
                              <w:sz w:val="16"/>
                            </w:rPr>
                            <w:t>short</w:t>
                          </w:r>
                        </w:ins>
                        <w:ins w:id="369" w:author="Sean Yun-Shiuan Chuang" w:date="2020-04-12T13:44:00Z">
                          <w:r>
                            <w:rPr>
                              <w:sz w:val="16"/>
                            </w:rPr>
                            <w:t>-</w:t>
                          </w:r>
                        </w:ins>
                        <w:ins w:id="370" w:author="Sean Yun-Shiuan Chuang" w:date="2020-04-12T13:43:00Z">
                          <w:r>
                            <w:rPr>
                              <w:sz w:val="16"/>
                            </w:rPr>
                            <w:t>term</w:t>
                          </w:r>
                        </w:ins>
                        <w:ins w:id="371" w:author="Sean Yun-Shiuan Chuang" w:date="2020-04-12T13:44:00Z">
                          <w:r>
                            <w:rPr>
                              <w:sz w:val="16"/>
                            </w:rPr>
                            <w:t xml:space="preserve"> </w:t>
                          </w:r>
                        </w:ins>
                        <w:ins w:id="372" w:author="Sean Yun-Shiuan Chuang" w:date="2020-04-12T13:43:00Z">
                          <w:r>
                            <w:rPr>
                              <w:sz w:val="16"/>
                            </w:rPr>
                            <w:t xml:space="preserve">memory layer, </w:t>
                          </w:r>
                        </w:ins>
                        <w:ins w:id="373" w:author="Sean Yun-Shiuan Chuang" w:date="2020-04-12T13:44:00Z">
                          <w:r>
                            <w:rPr>
                              <w:sz w:val="16"/>
                            </w:rPr>
                            <w:t xml:space="preserve">FC: fully-connected layer, Spatialize: spatialize </w:t>
                          </w:r>
                        </w:ins>
                        <w:ins w:id="374" w:author="Sean Yun-Shiuan Chuang" w:date="2020-04-12T13:45:00Z">
                          <w:r>
                            <w:rPr>
                              <w:sz w:val="16"/>
                            </w:rPr>
                            <w:t>2d vector into 3d tensor, Concatenate: concatenate two 3d tensor</w:t>
                          </w:r>
                        </w:ins>
                        <w:ins w:id="375" w:author="Joshua Goh" w:date="2020-04-15T15:32:00Z">
                          <w:r w:rsidR="0071542F">
                            <w:rPr>
                              <w:sz w:val="16"/>
                            </w:rPr>
                            <w:t>s</w:t>
                          </w:r>
                        </w:ins>
                        <w:ins w:id="376" w:author="Sean Yun-Shiuan Chuang" w:date="2020-04-12T13:45:00Z">
                          <w:r>
                            <w:rPr>
                              <w:sz w:val="16"/>
                            </w:rPr>
                            <w:t xml:space="preserve">, </w:t>
                          </w:r>
                        </w:ins>
                        <m:oMath>
                          <m:sSub>
                            <m:sSubPr>
                              <m:ctrlPr>
                                <w:ins w:id="377" w:author="Sean Yun-Shiuan Chuang" w:date="2020-04-12T13:39:00Z">
                                  <w:rPr>
                                    <w:rFonts w:ascii="Cambria Math" w:hAnsi="Cambria Math"/>
                                    <w:i/>
                                    <w:sz w:val="16"/>
                                  </w:rPr>
                                </w:ins>
                              </m:ctrlPr>
                            </m:sSubPr>
                            <m:e>
                              <m:r>
                                <w:ins w:id="378" w:author="Sean Yun-Shiuan Chuang" w:date="2020-04-12T13:39:00Z">
                                  <w:rPr>
                                    <w:rFonts w:ascii="Cambria Math" w:hAnsi="Cambria Math"/>
                                    <w:sz w:val="16"/>
                                  </w:rPr>
                                  <m:t>τ</m:t>
                                </w:ins>
                              </m:r>
                            </m:e>
                            <m:sub>
                              <m:r>
                                <w:ins w:id="379" w:author="Sean Yun-Shiuan Chuang" w:date="2020-04-12T13:39:00Z">
                                  <w:rPr>
                                    <w:rFonts w:ascii="Cambria Math" w:hAnsi="Cambria Math"/>
                                    <w:sz w:val="16"/>
                                  </w:rPr>
                                  <m:t>j</m:t>
                                </w:ins>
                              </m:r>
                            </m:sub>
                          </m:sSub>
                        </m:oMath>
                        <w:ins w:id="380" w:author="Sean Yun-Shiuan Chuang" w:date="2020-04-12T13:39:00Z">
                          <w:r>
                            <w:rPr>
                              <w:sz w:val="16"/>
                            </w:rPr>
                            <w:t>: the trajectory,</w:t>
                          </w:r>
                        </w:ins>
                        <w:ins w:id="381" w:author="Sean Yun-Shiuan Chuang" w:date="2020-04-12T13:38:00Z">
                          <w:r>
                            <w:rPr>
                              <w:sz w:val="16"/>
                            </w:rPr>
                            <w:t xml:space="preserve"> </w:t>
                          </w:r>
                        </w:ins>
                        <m:oMath>
                          <m:sSub>
                            <m:sSubPr>
                              <m:ctrlPr>
                                <w:ins w:id="382" w:author="Sean Yun-Shiuan Chuang" w:date="2020-04-12T13:38:00Z">
                                  <w:rPr>
                                    <w:rFonts w:ascii="Cambria Math" w:hAnsi="Cambria Math"/>
                                    <w:i/>
                                    <w:sz w:val="16"/>
                                  </w:rPr>
                                </w:ins>
                              </m:ctrlPr>
                            </m:sSubPr>
                            <m:e>
                              <m:r>
                                <w:ins w:id="383" w:author="Sean Yun-Shiuan Chuang" w:date="2020-04-12T13:38:00Z">
                                  <w:rPr>
                                    <w:rFonts w:ascii="Cambria Math" w:hAnsi="Cambria Math"/>
                                    <w:sz w:val="16"/>
                                  </w:rPr>
                                  <m:t>e</m:t>
                                </w:ins>
                              </m:r>
                            </m:e>
                            <m:sub>
                              <m:r>
                                <w:ins w:id="384" w:author="Sean Yun-Shiuan Chuang" w:date="2020-04-12T13:38:00Z">
                                  <w:rPr>
                                    <w:rFonts w:ascii="Cambria Math" w:hAnsi="Cambria Math"/>
                                    <w:sz w:val="16"/>
                                  </w:rPr>
                                  <m:t>char, j</m:t>
                                </w:ins>
                              </m:r>
                            </m:sub>
                          </m:sSub>
                        </m:oMath>
                        <w:ins w:id="385" w:author="Sean Yun-Shiuan Chuang" w:date="2020-04-12T13:38:00Z">
                          <w:r>
                            <w:rPr>
                              <w:sz w:val="16"/>
                            </w:rPr>
                            <w:t xml:space="preserve"> : the character embedding</w:t>
                          </w:r>
                        </w:ins>
                        <w:ins w:id="386" w:author="Sean Yun-Shiuan Chuang" w:date="2020-04-12T13:39:00Z">
                          <w:r>
                            <w:rPr>
                              <w:sz w:val="16"/>
                            </w:rPr>
                            <w:t xml:space="preserve">, </w:t>
                          </w:r>
                        </w:ins>
                        <m:oMath>
                          <m:sSub>
                            <m:sSubPr>
                              <m:ctrlPr>
                                <w:ins w:id="387" w:author="Sean Yun-Shiuan Chuang" w:date="2020-04-12T13:39:00Z">
                                  <w:rPr>
                                    <w:rFonts w:ascii="Cambria Math" w:hAnsi="Cambria Math"/>
                                    <w:i/>
                                    <w:sz w:val="16"/>
                                  </w:rPr>
                                </w:ins>
                              </m:ctrlPr>
                            </m:sSubPr>
                            <m:e>
                              <m:r>
                                <w:ins w:id="388" w:author="Sean Yun-Shiuan Chuang" w:date="2020-04-12T13:39:00Z">
                                  <m:rPr>
                                    <m:nor/>
                                  </m:rPr>
                                  <w:rPr>
                                    <w:i/>
                                    <w:sz w:val="16"/>
                                  </w:rPr>
                                  <m:t>q</m:t>
                                </w:ins>
                              </m:r>
                            </m:e>
                            <m:sub>
                              <m:r>
                                <w:ins w:id="389" w:author="Sean Yun-Shiuan Chuang" w:date="2020-04-12T13:39:00Z">
                                  <w:rPr>
                                    <w:rFonts w:ascii="Cambria Math" w:hAnsi="Cambria Math"/>
                                    <w:sz w:val="16"/>
                                  </w:rPr>
                                  <m:t>k</m:t>
                                </w:ins>
                              </m:r>
                            </m:sub>
                          </m:sSub>
                        </m:oMath>
                        <w:ins w:id="390" w:author="Sean Yun-Shiuan Chuang" w:date="2020-04-12T13:39:00Z">
                          <w:r>
                            <w:rPr>
                              <w:rFonts w:hint="eastAsia"/>
                              <w:sz w:val="16"/>
                            </w:rPr>
                            <w:t xml:space="preserve"> </w:t>
                          </w:r>
                          <w:r>
                            <w:rPr>
                              <w:sz w:val="16"/>
                            </w:rPr>
                            <w:t>the query state</w:t>
                          </w:r>
                        </w:ins>
                        <w:ins w:id="391" w:author="Sean Yun-Shiuan Chuang" w:date="2020-04-12T13:40:00Z">
                          <w:r>
                            <w:rPr>
                              <w:rFonts w:hint="eastAsia"/>
                              <w:sz w:val="16"/>
                              <w:lang w:eastAsia="zh-TW"/>
                            </w:rPr>
                            <w:t>,</w:t>
                          </w:r>
                          <w:r>
                            <w:rPr>
                              <w:sz w:val="16"/>
                              <w:lang w:eastAsia="zh-TW"/>
                            </w:rPr>
                            <w:t xml:space="preserve"> </w:t>
                          </w:r>
                        </w:ins>
                        <m:oMath>
                          <m:acc>
                            <m:accPr>
                              <m:ctrlPr>
                                <w:ins w:id="392" w:author="Joshua Goh" w:date="2020-04-15T15:33:00Z">
                                  <w:rPr>
                                    <w:rFonts w:ascii="Cambria Math" w:hAnsi="Cambria Math"/>
                                    <w:i/>
                                    <w:sz w:val="16"/>
                                  </w:rPr>
                                </w:ins>
                              </m:ctrlPr>
                            </m:accPr>
                            <m:e>
                              <m:sSubSup>
                                <m:sSubSupPr>
                                  <m:ctrlPr>
                                    <w:ins w:id="393" w:author="Joshua Goh" w:date="2020-04-15T15:33:00Z">
                                      <w:rPr>
                                        <w:rFonts w:ascii="Cambria Math" w:hAnsi="Cambria Math"/>
                                        <w:i/>
                                        <w:sz w:val="16"/>
                                      </w:rPr>
                                    </w:ins>
                                  </m:ctrlPr>
                                </m:sSubSupPr>
                                <m:e>
                                  <m:r>
                                    <w:ins w:id="394" w:author="Joshua Goh" w:date="2020-04-15T15:33:00Z">
                                      <w:rPr>
                                        <w:rFonts w:ascii="Cambria Math" w:hAnsi="Cambria Math"/>
                                        <w:sz w:val="16"/>
                                      </w:rPr>
                                      <m:t>g</m:t>
                                    </w:ins>
                                  </m:r>
                                </m:e>
                                <m:sub>
                                  <m:r>
                                    <w:ins w:id="395" w:author="Joshua Goh" w:date="2020-04-15T15:33:00Z">
                                      <w:rPr>
                                        <w:rFonts w:ascii="Cambria Math" w:hAnsi="Cambria Math"/>
                                        <w:sz w:val="16"/>
                                      </w:rPr>
                                      <m:t>k</m:t>
                                    </w:ins>
                                  </m:r>
                                </m:sub>
                                <m:sup>
                                  <m:r>
                                    <w:ins w:id="396" w:author="Joshua Goh" w:date="2020-04-15T15:33:00Z">
                                      <w:rPr>
                                        <w:rFonts w:ascii="Cambria Math" w:hAnsi="Cambria Math"/>
                                        <w:sz w:val="16"/>
                                      </w:rPr>
                                      <m:t>*</m:t>
                                    </w:ins>
                                  </m:r>
                                </m:sup>
                              </m:sSubSup>
                            </m:e>
                          </m:acc>
                          <m:sSubSup>
                            <m:sSubSupPr>
                              <m:ctrlPr>
                                <w:ins w:id="397" w:author="Sean Yun-Shiuan Chuang" w:date="2020-04-12T13:40:00Z">
                                  <w:del w:id="398" w:author="Joshua Goh" w:date="2020-04-15T15:33:00Z">
                                    <w:rPr>
                                      <w:rFonts w:ascii="Cambria Math" w:hAnsi="Cambria Math"/>
                                      <w:i/>
                                      <w:sz w:val="16"/>
                                    </w:rPr>
                                  </w:del>
                                </w:ins>
                              </m:ctrlPr>
                            </m:sSubSupPr>
                            <m:e>
                              <m:r>
                                <w:ins w:id="399" w:author="Sean Yun-Shiuan Chuang" w:date="2020-04-12T13:40:00Z">
                                  <w:del w:id="400" w:author="Joshua Goh" w:date="2020-04-15T15:33:00Z">
                                    <w:rPr>
                                      <w:rFonts w:ascii="Cambria Math" w:hAnsi="Cambria Math"/>
                                      <w:sz w:val="16"/>
                                    </w:rPr>
                                    <m:t>g</m:t>
                                  </w:del>
                                </w:ins>
                              </m:r>
                            </m:e>
                            <m:sub>
                              <m:r>
                                <w:ins w:id="401" w:author="Sean Yun-Shiuan Chuang" w:date="2020-04-12T13:40:00Z">
                                  <w:del w:id="402" w:author="Joshua Goh" w:date="2020-04-15T15:33:00Z">
                                    <w:rPr>
                                      <w:rFonts w:ascii="Cambria Math" w:hAnsi="Cambria Math"/>
                                      <w:sz w:val="16"/>
                                    </w:rPr>
                                    <m:t>k</m:t>
                                  </w:del>
                                </w:ins>
                              </m:r>
                            </m:sub>
                            <m:sup>
                              <m:r>
                                <w:ins w:id="403" w:author="Sean Yun-Shiuan Chuang" w:date="2020-04-12T13:40:00Z">
                                  <w:del w:id="404" w:author="Joshua Goh" w:date="2020-04-15T15:33:00Z">
                                    <w:rPr>
                                      <w:rFonts w:ascii="Cambria Math" w:hAnsi="Cambria Math"/>
                                      <w:sz w:val="16"/>
                                    </w:rPr>
                                    <m:t>*</m:t>
                                  </w:del>
                                </w:ins>
                              </m:r>
                            </m:sup>
                          </m:sSubSup>
                        </m:oMath>
                        <w:ins w:id="405" w:author="Sean Yun-Shiuan Chuang" w:date="2020-04-12T13:40:00Z">
                          <w:r>
                            <w:rPr>
                              <w:sz w:val="16"/>
                            </w:rPr>
                            <w:t xml:space="preserve"> the predicted approached target</w:t>
                          </w:r>
                        </w:ins>
                        <w:ins w:id="406" w:author="Sean Yun-Shiuan Chuang" w:date="2020-04-12T13:41:00Z">
                          <w:r>
                            <w:rPr>
                              <w:sz w:val="16"/>
                            </w:rPr>
                            <w:t>.</w:t>
                          </w:r>
                        </w:ins>
                      </w:p>
                    </w:txbxContent>
                  </v:textbox>
                  <w10:wrap type="square" anchorx="margin"/>
                </v:shape>
              </w:pict>
            </mc:Fallback>
          </mc:AlternateContent>
        </w:r>
      </w:ins>
      <w:r w:rsidR="00960D71">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960D71">
        <w:rPr>
          <w:rFonts w:ascii="Times New Roman"/>
          <w:color w:val="auto"/>
          <w:lang w:eastAsia="en-US"/>
        </w:rPr>
        <w:t xml:space="preserve"> </w:t>
      </w:r>
      <w:r w:rsidR="00960D71">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sidR="00960D71">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sidR="00960D71">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sidR="00960D71">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sidR="00960D71">
        <w:rPr>
          <w:rFonts w:ascii="Times New Roman"/>
          <w:bCs/>
        </w:rPr>
        <w:t xml:space="preserve">, which together form a </w:t>
      </w:r>
      <w:r w:rsidR="00D81178">
        <w:rPr>
          <w:rFonts w:ascii="Times New Roman"/>
          <w:bCs/>
        </w:rPr>
        <w:t>3</w:t>
      </w:r>
      <w:r w:rsidR="00960D71">
        <w:rPr>
          <w:rFonts w:ascii="Times New Roman"/>
          <w:bCs/>
        </w:rPr>
        <w:t>d tensor of size 12×12</w:t>
      </w:r>
      <w:proofErr w:type="gramStart"/>
      <w:r w:rsidR="00960D71">
        <w:rPr>
          <w:rFonts w:ascii="Times New Roman"/>
          <w:bCs/>
        </w:rPr>
        <w:t>×(</w:t>
      </w:r>
      <w:proofErr w:type="gramEnd"/>
      <w:r w:rsidR="00960D71">
        <w:rPr>
          <w:rFonts w:ascii="Times New Roman"/>
          <w:bCs/>
        </w:rPr>
        <w:t xml:space="preserve">11+8). This tensor then passes through 32 3×3 convolutional kernels which scales the number of channels from 19 to 32. The results are fed into a 5-layer </w:t>
      </w:r>
      <w:proofErr w:type="spellStart"/>
      <w:r w:rsidR="00960D71">
        <w:rPr>
          <w:rFonts w:ascii="Times New Roman"/>
          <w:bCs/>
        </w:rPr>
        <w:t>resnet</w:t>
      </w:r>
      <w:proofErr w:type="spellEnd"/>
      <w:r w:rsidR="00960D71">
        <w:rPr>
          <w:rFonts w:ascii="Times New Roman"/>
          <w:bCs/>
        </w:rPr>
        <w:t xml:space="preserve">, with 32 channels, batch-normalization, and </w:t>
      </w:r>
      <w:proofErr w:type="spellStart"/>
      <w:r w:rsidR="00960D71">
        <w:rPr>
          <w:rFonts w:ascii="Times New Roman"/>
          <w:bCs/>
        </w:rPr>
        <w:t>ReLU</w:t>
      </w:r>
      <w:proofErr w:type="spellEnd"/>
      <w:r w:rsidR="00960D71">
        <w:rPr>
          <w:rFonts w:ascii="Times New Roman"/>
          <w:bCs/>
        </w:rPr>
        <w:t xml:space="preserve"> nonlinearity, followed by a global average pooling layer, and a dense layer to yield 4-dim logits, followed by the output </w:t>
      </w:r>
      <w:proofErr w:type="spellStart"/>
      <w:r w:rsidR="00960D71">
        <w:rPr>
          <w:rFonts w:ascii="Times New Roman"/>
          <w:bCs/>
        </w:rPr>
        <w:t>softmax</w:t>
      </w:r>
      <w:proofErr w:type="spellEnd"/>
      <w:r w:rsidR="00960D71">
        <w:rPr>
          <w:rFonts w:ascii="Times New Roman"/>
          <w:bCs/>
        </w:rPr>
        <w:t xml:space="preserve"> layer to give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960D71">
        <w:rPr>
          <w:rFonts w:ascii="Times New Roman"/>
          <w:color w:val="auto"/>
          <w:lang w:eastAsia="en-US"/>
        </w:rPr>
        <w:t>. The loss function used was the softmax cross-entropy loss.</w:t>
      </w:r>
      <w:r w:rsidR="00960D71">
        <w:rPr>
          <w:rFonts w:ascii="Times New Roman"/>
          <w:bCs/>
        </w:rPr>
        <w:t xml:space="preserve"> </w:t>
      </w:r>
      <w:ins w:id="407" w:author="Edwinn Gamborino Castañeda" w:date="2020-03-26T12:00:00Z">
        <w:r w:rsidR="003E73DB">
          <w:rPr>
            <w:rFonts w:ascii="Times New Roman"/>
            <w:bCs/>
            <w:iCs/>
          </w:rPr>
          <w:t xml:space="preserve">The </w:t>
        </w:r>
        <w:proofErr w:type="spellStart"/>
        <w:r w:rsidR="003E73DB">
          <w:rPr>
            <w:rFonts w:ascii="Times New Roman"/>
            <w:bCs/>
            <w:iCs/>
          </w:rPr>
          <w:t>ToMnet</w:t>
        </w:r>
        <w:proofErr w:type="spellEnd"/>
        <w:r w:rsidR="003E73DB">
          <w:rPr>
            <w:rFonts w:ascii="Times New Roman"/>
            <w:bCs/>
            <w:iCs/>
          </w:rPr>
          <w:t xml:space="preserve">+ model for each </w:t>
        </w:r>
      </w:ins>
      <w:r w:rsidR="00960D71">
        <w:rPr>
          <w:rFonts w:ascii="Times New Roman"/>
          <w:bCs/>
          <w:iCs/>
        </w:rPr>
        <w:t>virtual and human agent</w:t>
      </w:r>
      <w:r w:rsidR="00960D71" w:rsidRPr="00B06769">
        <w:rPr>
          <w:rFonts w:ascii="Times New Roman"/>
          <w:bCs/>
          <w:iCs/>
        </w:rPr>
        <w:t xml:space="preserve"> </w:t>
      </w:r>
      <w:r w:rsidR="00960D71">
        <w:rPr>
          <w:rFonts w:ascii="Times New Roman"/>
          <w:bCs/>
          <w:iCs/>
        </w:rPr>
        <w:t>was trained separately</w:t>
      </w:r>
      <w:r w:rsidR="00960D71" w:rsidRPr="00F90B66">
        <w:rPr>
          <w:rFonts w:ascii="Times New Roman"/>
          <w:bCs/>
          <w:iCs/>
        </w:rPr>
        <w:t xml:space="preserve"> </w:t>
      </w:r>
      <w:r w:rsidR="00960D71">
        <w:rPr>
          <w:rFonts w:ascii="Times New Roman"/>
          <w:bCs/>
          <w:iCs/>
        </w:rPr>
        <w:t>with</w:t>
      </w:r>
      <w:r w:rsidR="00960D71" w:rsidRPr="00F90B66">
        <w:rPr>
          <w:rFonts w:ascii="Times New Roman"/>
          <w:bCs/>
          <w:iCs/>
        </w:rPr>
        <w:t xml:space="preserve"> an 8:1:1 training, validation, and testing split </w:t>
      </w:r>
      <w:r w:rsidR="00960D71">
        <w:rPr>
          <w:rFonts w:ascii="Times New Roman"/>
          <w:bCs/>
          <w:iCs/>
        </w:rPr>
        <w:t>of</w:t>
      </w:r>
      <w:r w:rsidR="00960D71" w:rsidRPr="00F90B66">
        <w:rPr>
          <w:rFonts w:ascii="Times New Roman"/>
          <w:bCs/>
          <w:iCs/>
        </w:rPr>
        <w:t xml:space="preserve"> </w:t>
      </w:r>
      <w:r w:rsidR="00960D71">
        <w:rPr>
          <w:rFonts w:ascii="Times New Roman"/>
          <w:bCs/>
          <w:iCs/>
        </w:rPr>
        <w:t xml:space="preserve">the tuples </w:t>
      </w:r>
      <w:r w:rsidR="00960D71"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960D71" w:rsidRPr="0078563E">
        <w:rPr>
          <w:rFonts w:ascii="Times New Roman"/>
          <w:bCs/>
          <w:iCs/>
        </w:rPr>
        <w:t>).</w:t>
      </w:r>
      <w:r w:rsidR="00960D71">
        <w:rPr>
          <w:rFonts w:ascii="Times New Roman"/>
          <w:bCs/>
          <w:iCs/>
        </w:rPr>
        <w:t xml:space="preserve"> We trained </w:t>
      </w:r>
      <w:ins w:id="408" w:author="Edwinn Gamborino Castañeda" w:date="2020-03-26T12:00:00Z">
        <w:r w:rsidR="003E73DB">
          <w:rPr>
            <w:rFonts w:ascii="Times New Roman"/>
            <w:bCs/>
            <w:iCs/>
          </w:rPr>
          <w:t xml:space="preserve">each </w:t>
        </w:r>
      </w:ins>
      <w:r w:rsidR="00960D71">
        <w:rPr>
          <w:rFonts w:ascii="Times New Roman"/>
          <w:bCs/>
          <w:iCs/>
        </w:rPr>
        <w:t>model with</w:t>
      </w:r>
      <w:ins w:id="409" w:author="Edwinn Gamborino Castañeda" w:date="2020-03-26T12:00:00Z">
        <w:r w:rsidR="003E73DB">
          <w:rPr>
            <w:rFonts w:ascii="Times New Roman"/>
            <w:bCs/>
            <w:iCs/>
          </w:rPr>
          <w:t xml:space="preserve"> the</w:t>
        </w:r>
      </w:ins>
      <w:r w:rsidR="00960D71">
        <w:rPr>
          <w:rFonts w:ascii="Times New Roman"/>
          <w:bCs/>
          <w:iCs/>
        </w:rPr>
        <w:t xml:space="preserve"> Adam optimizer</w:t>
      </w:r>
      <w:r w:rsidR="008D4C07">
        <w:rPr>
          <w:rFonts w:ascii="Times New Roman"/>
          <w:bCs/>
          <w:iCs/>
        </w:rPr>
        <w:t xml:space="preserve"> </w:t>
      </w:r>
      <w:r w:rsidR="008D4C07">
        <w:rPr>
          <w:rFonts w:ascii="Times New Roman"/>
          <w:bCs/>
          <w:iCs/>
        </w:rPr>
        <w:fldChar w:fldCharType="begin"/>
      </w:r>
      <w:r w:rsidR="00E8260C">
        <w:rPr>
          <w:rFonts w:ascii="Times New Roman"/>
          <w:bCs/>
          <w:iCs/>
        </w:rPr>
        <w:instrText>ADDIN F1000_CSL_CITATION&lt;~#@#~&gt;[{"First":false,"Last":false,"abstract":"We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norm.","author":[{"family":"Kingma","given":"Diederik P."},{"family":"Ba","given":"Jimmy"}],"authorYearDisplayFormat":false,"citation-label":"8479769","container-title":"arXiv","container-title-short":"arXiv","id":"8479769","invisible":false,"issued":{"date-parts":[["2014","12","22"]]},"journalAbbreviation":"arXiv","suppress-author":false,"title":"Adam: A Method for Stochastic Optimization","type":"article-journal"}]</w:instrText>
      </w:r>
      <w:r w:rsidR="008D4C07">
        <w:rPr>
          <w:rFonts w:ascii="Times New Roman"/>
          <w:bCs/>
          <w:iCs/>
        </w:rPr>
        <w:fldChar w:fldCharType="separate"/>
      </w:r>
      <w:r w:rsidR="00E8260C" w:rsidRPr="00E8260C">
        <w:rPr>
          <w:rFonts w:ascii="Times New Roman"/>
          <w:bCs/>
          <w:iCs/>
          <w:noProof/>
        </w:rPr>
        <w:t>[21]</w:t>
      </w:r>
      <w:r w:rsidR="008D4C07">
        <w:rPr>
          <w:rFonts w:ascii="Times New Roman"/>
          <w:bCs/>
          <w:iCs/>
        </w:rPr>
        <w:fldChar w:fldCharType="end"/>
      </w:r>
      <w:r w:rsidR="00960D71">
        <w:rPr>
          <w:rFonts w:ascii="Times New Roman"/>
          <w:bCs/>
          <w:iCs/>
        </w:rPr>
        <w:t xml:space="preserve"> 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sidR="00960D71">
        <w:rPr>
          <w:rFonts w:ascii="Times New Roman"/>
          <w:bCs/>
          <w:iCs/>
        </w:rPr>
        <w:t>, batch size = 16,</w:t>
      </w:r>
      <w:ins w:id="410" w:author="Edwinn Gamborino Castañeda" w:date="2020-03-26T12:00:00Z">
        <w:r w:rsidR="003E73DB">
          <w:rPr>
            <w:rFonts w:ascii="Times New Roman"/>
            <w:bCs/>
            <w:iCs/>
          </w:rPr>
          <w:t xml:space="preserve"> and</w:t>
        </w:r>
      </w:ins>
      <w:ins w:id="411" w:author="Joshua Goh [2]" w:date="2020-03-27T11:49:00Z">
        <w:r w:rsidR="00960D71">
          <w:rPr>
            <w:rFonts w:ascii="Times New Roman"/>
            <w:bCs/>
            <w:iCs/>
          </w:rPr>
          <w:t xml:space="preserve"> </w:t>
        </w:r>
      </w:ins>
      <w:r w:rsidR="00960D71">
        <w:rPr>
          <w:rFonts w:ascii="Times New Roman"/>
          <w:bCs/>
          <w:iCs/>
        </w:rPr>
        <w:t xml:space="preserve">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sidR="00960D71">
        <w:rPr>
          <w:rFonts w:ascii="Times New Roman"/>
          <w:bCs/>
          <w:iCs/>
        </w:rPr>
        <w:t>.</w:t>
      </w:r>
      <w:r w:rsidR="00960D71" w:rsidRPr="009436D3">
        <w:rPr>
          <w:rFonts w:ascii="Times New Roman"/>
          <w:bCs/>
        </w:rPr>
        <w:t xml:space="preserve"> </w:t>
      </w:r>
    </w:p>
    <w:p w14:paraId="4102D074" w14:textId="08E7C5CB" w:rsidR="00960D71" w:rsidDel="00285568" w:rsidRDefault="001C46AD" w:rsidP="00370B26">
      <w:pPr>
        <w:pStyle w:val="a"/>
        <w:tabs>
          <w:tab w:val="clear" w:pos="800"/>
          <w:tab w:val="left" w:pos="180"/>
        </w:tabs>
        <w:wordWrap/>
        <w:spacing w:line="240" w:lineRule="auto"/>
        <w:contextualSpacing/>
        <w:outlineLvl w:val="0"/>
        <w:rPr>
          <w:del w:id="412" w:author="Joshua Goh" w:date="2020-04-15T15:51:00Z"/>
          <w:rFonts w:ascii="Times New Roman"/>
          <w:bCs/>
          <w:iCs/>
        </w:rPr>
      </w:pPr>
      <w:ins w:id="413" w:author="Joshua Goh" w:date="2020-04-15T15:38:00Z">
        <w:r>
          <w:rPr>
            <w:rFonts w:ascii="Times New Roman"/>
            <w:bCs/>
          </w:rPr>
          <w:tab/>
        </w:r>
      </w:ins>
      <w:r w:rsidR="00960D71">
        <w:rPr>
          <w:rFonts w:ascii="Times New Roman"/>
          <w:bCs/>
        </w:rPr>
        <w:t xml:space="preserve">After the model </w:t>
      </w:r>
      <w:ins w:id="414" w:author="Edwinn Gamborino Castañeda" w:date="2020-03-26T12:00:00Z">
        <w:r w:rsidR="003E73DB">
          <w:rPr>
            <w:rFonts w:ascii="Times New Roman"/>
            <w:bCs/>
          </w:rPr>
          <w:t>was</w:t>
        </w:r>
      </w:ins>
      <w:r w:rsidR="00960D71">
        <w:rPr>
          <w:rFonts w:ascii="Times New Roman"/>
          <w:bCs/>
        </w:rPr>
        <w:t xml:space="preserve"> trained, it</w:t>
      </w:r>
      <w:r w:rsidR="00960D71" w:rsidRPr="007A1F48">
        <w:rPr>
          <w:rFonts w:ascii="Times New Roman"/>
          <w:bCs/>
        </w:rPr>
        <w:t xml:space="preserve"> was </w:t>
      </w:r>
      <w:r w:rsidR="003B200C">
        <w:rPr>
          <w:rFonts w:ascii="Times New Roman"/>
          <w:bCs/>
        </w:rPr>
        <w:t>then used to infer</w:t>
      </w:r>
      <w:r w:rsidR="00960D71" w:rsidRPr="007A1F48">
        <w:rPr>
          <w:rFonts w:ascii="Times New Roman"/>
          <w:bCs/>
        </w:rPr>
        <w:t xml:space="preserve"> </w:t>
      </w:r>
      <w:r w:rsidR="00960D71">
        <w:rPr>
          <w:rFonts w:ascii="Times New Roman"/>
          <w:bCs/>
        </w:rPr>
        <w:t xml:space="preserve">virtual agent/human’s </w:t>
      </w:r>
      <w:r w:rsidR="00960D71" w:rsidRPr="007A1F48">
        <w:rPr>
          <w:rFonts w:ascii="Times New Roman"/>
          <w:bCs/>
        </w:rPr>
        <w:t xml:space="preserve">preference </w:t>
      </w:r>
      <w:r w:rsidR="00960D71">
        <w:rPr>
          <w:rFonts w:ascii="Times New Roman"/>
          <w:bCs/>
        </w:rPr>
        <w:t xml:space="preserve">for 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to the trained model.</w:t>
      </w:r>
      <w:r w:rsidR="00960D71" w:rsidRPr="007A1F48">
        <w:rPr>
          <w:rFonts w:ascii="Times New Roman"/>
          <w:bCs/>
        </w:rPr>
        <w:t xml:space="preserve"> </w:t>
      </w:r>
      <w:commentRangeStart w:id="415"/>
      <w:commentRangeStart w:id="416"/>
      <w:commentRangeStart w:id="417"/>
      <w:commentRangeStart w:id="418"/>
      <m:oMath>
        <m:sSub>
          <m:sSubPr>
            <m:ctrlPr>
              <w:rPr>
                <w:rFonts w:ascii="Cambria Math" w:hAnsi="Cambria Math"/>
                <w:i/>
              </w:rPr>
            </m:ctrlPr>
          </m:sSubPr>
          <m:e>
            <m:r>
              <w:rPr>
                <w:rFonts w:ascii="Cambria Math" w:hAnsi="Cambria Math"/>
              </w:rPr>
              <m:t>τ</m:t>
            </m:r>
          </m:e>
          <m:sub>
            <m:r>
              <w:rPr>
                <w:rFonts w:ascii="Cambria Math" w:hAnsi="Cambria Math"/>
              </w:rPr>
              <m:t>j</m:t>
            </m:r>
            <m:r>
              <w:ins w:id="419" w:author="Sean Yun-Shiuan Chuang" w:date="2020-04-01T12:26:00Z">
                <w:rPr>
                  <w:rFonts w:ascii="Cambria Math" w:hAnsi="Cambria Math"/>
                </w:rPr>
                <m:t>+</m:t>
              </w:ins>
            </m:r>
          </m:sub>
        </m:sSub>
        <w:commentRangeEnd w:id="415"/>
        <m:r>
          <m:rPr>
            <m:sty m:val="p"/>
          </m:rPr>
          <w:rPr>
            <w:rStyle w:val="CommentReference"/>
            <w:rFonts w:ascii="Times New Roman" w:eastAsia="PMingLiU"/>
            <w:color w:val="auto"/>
            <w:lang w:eastAsia="en-US"/>
          </w:rPr>
          <w:commentReference w:id="415"/>
        </m:r>
        <w:commentRangeEnd w:id="416"/>
        <m:r>
          <m:rPr>
            <m:sty m:val="p"/>
          </m:rPr>
          <w:rPr>
            <w:rStyle w:val="CommentReference"/>
            <w:rFonts w:ascii="Times New Roman" w:eastAsia="PMingLiU"/>
            <w:color w:val="auto"/>
            <w:lang w:eastAsia="en-US"/>
          </w:rPr>
          <w:commentReference w:id="416"/>
        </m:r>
        <w:commentRangeEnd w:id="417"/>
        <m:r>
          <m:rPr>
            <m:sty m:val="p"/>
          </m:rPr>
          <w:rPr>
            <w:rStyle w:val="CommentReference"/>
            <w:rFonts w:ascii="Times New Roman" w:eastAsia="PMingLiU"/>
            <w:color w:val="auto"/>
            <w:lang w:eastAsia="en-US"/>
          </w:rPr>
          <w:commentReference w:id="417"/>
        </m:r>
        <w:commentRangeEnd w:id="418"/>
        <m:r>
          <m:rPr>
            <m:sty m:val="p"/>
          </m:rPr>
          <w:rPr>
            <w:rStyle w:val="CommentReference"/>
            <w:rFonts w:ascii="Times New Roman" w:eastAsia="PMingLiU"/>
            <w:color w:val="auto"/>
            <w:lang w:eastAsia="en-US"/>
          </w:rPr>
          <w:commentReference w:id="418"/>
        </m:r>
      </m:oMath>
      <w:r w:rsidR="00960D71">
        <w:rPr>
          <w:rFonts w:ascii="Times New Roman"/>
        </w:rPr>
        <w:t xml:space="preserve"> </w:t>
      </w:r>
      <w:ins w:id="420" w:author="Edwinn Gamborino Castañeda" w:date="2020-03-26T12:03:00Z">
        <w:r w:rsidR="003E73DB">
          <w:rPr>
            <w:rFonts w:ascii="Times New Roman"/>
          </w:rPr>
          <w:t xml:space="preserve">is </w:t>
        </w:r>
      </w:ins>
      <w:r w:rsidR="00960D71">
        <w:rPr>
          <w:rFonts w:ascii="Times New Roman"/>
        </w:rPr>
        <w:t xml:space="preserve">a 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sidR="00960D71">
        <w:rPr>
          <w:rFonts w:ascii="Times New Roman"/>
          <w:bCs/>
        </w:rPr>
        <w:t xml:space="preserve"> </w:t>
      </w:r>
      <w:r w:rsidR="00960D71">
        <w:rPr>
          <w:rFonts w:ascii="Times New Roman"/>
        </w:rPr>
        <w:t>that had exactly 4 targets to ensure</w:t>
      </w:r>
      <w:ins w:id="421" w:author="Edwinn Gamborino Castañeda" w:date="2020-03-26T12:03:00Z">
        <w:r w:rsidR="003E73DB">
          <w:rPr>
            <w:rFonts w:ascii="Times New Roman"/>
          </w:rPr>
          <w:t xml:space="preserve"> that</w:t>
        </w:r>
      </w:ins>
      <w:ins w:id="422" w:author="Joshua Goh [2]" w:date="2020-03-27T11:49:00Z">
        <w:r w:rsidR="00960D71">
          <w:rPr>
            <w:rFonts w:ascii="Times New Roman"/>
          </w:rPr>
          <w:t xml:space="preserve"> </w:t>
        </w:r>
      </w:ins>
      <w:r w:rsidR="00960D71">
        <w:rPr>
          <w:rFonts w:ascii="Times New Roman"/>
        </w:rPr>
        <w:t xml:space="preserve">the generated test character embedding contains information about 4 </w:t>
      </w:r>
      <w:proofErr w:type="gramStart"/>
      <w:r w:rsidR="00960D71">
        <w:rPr>
          <w:rFonts w:ascii="Times New Roman"/>
        </w:rPr>
        <w:t>targets.</w:t>
      </w:r>
      <w:commentRangeStart w:id="423"/>
      <w:commentRangeStart w:id="424"/>
      <w:proofErr w:type="gramEnd"/>
      <w:r w:rsidR="00960D71">
        <w:rPr>
          <w:rFonts w:ascii="Times New Roman"/>
        </w:rPr>
        <w:t xml:space="preserv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rPr>
          <w:rFonts w:ascii="Times New Roman"/>
        </w:rPr>
        <w:t xml:space="preserve"> is a special query state</w:t>
      </w:r>
      <w:commentRangeEnd w:id="423"/>
      <w:r w:rsidR="00F302E3">
        <w:rPr>
          <w:rStyle w:val="CommentReference"/>
          <w:rFonts w:ascii="Times New Roman" w:eastAsia="PMingLiU"/>
          <w:color w:val="auto"/>
          <w:lang w:eastAsia="en-US"/>
        </w:rPr>
        <w:commentReference w:id="423"/>
      </w:r>
      <w:commentRangeEnd w:id="424"/>
      <w:r w:rsidR="005E1B8F">
        <w:rPr>
          <w:rStyle w:val="CommentReference"/>
          <w:rFonts w:ascii="Times New Roman" w:eastAsia="PMingLiU"/>
          <w:color w:val="auto"/>
          <w:lang w:eastAsia="en-US"/>
        </w:rPr>
        <w:commentReference w:id="424"/>
      </w:r>
      <w:r w:rsidR="00960D71">
        <w:rPr>
          <w:rFonts w:ascii="Times New Roman"/>
        </w:rPr>
        <w:t xml:space="preserve"> that exists only for preference inference (we called it “inference query state”), where there are no barriers and </w:t>
      </w:r>
      <w:r w:rsidR="00960D71">
        <w:rPr>
          <w:rFonts w:ascii="Times New Roman"/>
          <w:bCs/>
        </w:rPr>
        <w:t xml:space="preserve">the agent is placed </w:t>
      </w:r>
      <w:r w:rsidR="00960D71" w:rsidRPr="007A1F48">
        <w:rPr>
          <w:rFonts w:ascii="Times New Roman"/>
          <w:bCs/>
        </w:rPr>
        <w:t>equidistant from</w:t>
      </w:r>
      <w:ins w:id="425" w:author="Edwinn Gamborino Castañeda" w:date="2020-03-26T12:04:00Z">
        <w:r w:rsidR="00F302E3">
          <w:rPr>
            <w:rFonts w:ascii="Times New Roman"/>
            <w:bCs/>
          </w:rPr>
          <w:t xml:space="preserve"> all</w:t>
        </w:r>
      </w:ins>
      <w:r w:rsidR="00960D71">
        <w:rPr>
          <w:rFonts w:ascii="Times New Roman"/>
          <w:bCs/>
        </w:rPr>
        <w:t xml:space="preserve"> targets</w:t>
      </w:r>
      <w:r w:rsidR="00960D71" w:rsidRPr="007A1F48">
        <w:rPr>
          <w:rFonts w:ascii="Times New Roman"/>
          <w:bCs/>
        </w:rPr>
        <w:t>.</w:t>
      </w:r>
      <w:r w:rsidR="00960D71">
        <w:rPr>
          <w:rFonts w:ascii="Times New Roman"/>
          <w:bCs/>
        </w:rPr>
        <w:t xml:space="preserve"> The exact positions of the 4 targets were shuffled randomly</w:t>
      </w:r>
      <w:r w:rsidR="00960D71" w:rsidRPr="007A1F48">
        <w:rPr>
          <w:rFonts w:ascii="Times New Roman"/>
          <w:bCs/>
        </w:rPr>
        <w:t xml:space="preserve"> </w:t>
      </w:r>
      <w:r w:rsidR="00960D71">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r>
              <w:ins w:id="426" w:author="Sean Yun-Shiuan Chuang" w:date="2020-04-01T12:26:00Z">
                <w:rPr>
                  <w:rFonts w:ascii="Cambria Math" w:hAnsi="Cambria Math"/>
                </w:rPr>
                <m:t>+</m:t>
              </w:ins>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w:t>
      </w:r>
      <w:r w:rsidR="00960D71">
        <w:rPr>
          <w:rFonts w:ascii="Times New Roman"/>
          <w:bCs/>
          <w:iCs/>
        </w:rPr>
        <w:t xml:space="preserve">the soft-max probability </w:t>
      </w:r>
      <w:r w:rsidR="00960D71" w:rsidRPr="003E7D06">
        <w:rPr>
          <w:rFonts w:ascii="Times New Roman"/>
          <w:bCs/>
          <w:iCs/>
        </w:rPr>
        <w:t>for each target</w:t>
      </w:r>
      <w:r w:rsidR="00960D71">
        <w:rPr>
          <w:rFonts w:ascii="Times New Roman"/>
          <w:bCs/>
          <w:iCs/>
        </w:rPr>
        <w:t xml:space="preserve"> was averaged across 100 pairs. The average </w:t>
      </w:r>
      <w:proofErr w:type="spellStart"/>
      <w:r w:rsidR="00960D71">
        <w:rPr>
          <w:rFonts w:ascii="Times New Roman"/>
          <w:bCs/>
          <w:iCs/>
        </w:rPr>
        <w:t>softmax</w:t>
      </w:r>
      <w:proofErr w:type="spellEnd"/>
      <w:r w:rsidR="00960D71">
        <w:rPr>
          <w:rFonts w:ascii="Times New Roman"/>
          <w:bCs/>
          <w:iCs/>
        </w:rPr>
        <w:t xml:space="preserve"> probability is then rank-transformed to get </w:t>
      </w:r>
      <w:r w:rsidR="00960D71">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’s</w:t>
      </w:r>
      <w:r w:rsidR="00960D71">
        <w:rPr>
          <w:rFonts w:ascii="Times New Roman"/>
          <w:bCs/>
          <w:iCs/>
        </w:rPr>
        <w:t xml:space="preserve"> inferred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sidR="00960D71">
        <w:rPr>
          <w:rFonts w:ascii="Times New Roman"/>
          <w:bCs/>
          <w:iCs/>
        </w:rPr>
        <w:t xml:space="preserve">. </w:t>
      </w:r>
      <w:proofErr w:type="spellStart"/>
      <w:r w:rsidR="00960D71">
        <w:rPr>
          <w:rFonts w:ascii="Times New Roman"/>
          <w:bCs/>
          <w:iCs/>
        </w:rPr>
        <w:t>ToMnet</w:t>
      </w:r>
      <w:proofErr w:type="spellEnd"/>
      <w:r w:rsidR="00960D71">
        <w:rPr>
          <w:rFonts w:ascii="Times New Roman"/>
          <w:bCs/>
          <w:iCs/>
        </w:rPr>
        <w:t xml:space="preserve">+ was implemented in </w:t>
      </w:r>
      <w:proofErr w:type="spellStart"/>
      <w:r w:rsidR="00960D71" w:rsidRPr="00B06769">
        <w:rPr>
          <w:rFonts w:ascii="Times New Roman"/>
          <w:bCs/>
          <w:iCs/>
        </w:rPr>
        <w:t>Tensorflow</w:t>
      </w:r>
      <w:proofErr w:type="spellEnd"/>
      <w:r w:rsidR="00960D71" w:rsidRPr="00B06769">
        <w:rPr>
          <w:rFonts w:ascii="Times New Roman"/>
          <w:bCs/>
          <w:iCs/>
        </w:rPr>
        <w:t xml:space="preserve"> </w:t>
      </w:r>
      <w:r w:rsidR="003A640E">
        <w:rPr>
          <w:rFonts w:ascii="Times New Roman"/>
          <w:bCs/>
          <w:iCs/>
        </w:rPr>
        <w:t>version 1.12</w:t>
      </w:r>
      <w:r w:rsidR="00093FE6">
        <w:rPr>
          <w:rFonts w:ascii="Times New Roman"/>
          <w:bCs/>
          <w:iCs/>
        </w:rPr>
        <w:t xml:space="preserve"> </w:t>
      </w:r>
      <w:r w:rsidR="00960D71" w:rsidRPr="00B06769">
        <w:rPr>
          <w:rFonts w:ascii="Times New Roman"/>
          <w:bCs/>
          <w:iCs/>
        </w:rPr>
        <w:fldChar w:fldCharType="begin"/>
      </w:r>
      <w:r w:rsidR="00E8260C">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960D71" w:rsidRPr="00B06769">
        <w:rPr>
          <w:rFonts w:ascii="Times New Roman"/>
          <w:bCs/>
          <w:iCs/>
        </w:rPr>
        <w:fldChar w:fldCharType="separate"/>
      </w:r>
      <w:r w:rsidR="00E8260C" w:rsidRPr="00E8260C">
        <w:rPr>
          <w:rFonts w:ascii="Times New Roman"/>
          <w:bCs/>
          <w:iCs/>
          <w:noProof/>
        </w:rPr>
        <w:t>[22]</w:t>
      </w:r>
      <w:r w:rsidR="00960D71" w:rsidRPr="00B06769">
        <w:rPr>
          <w:rFonts w:ascii="Times New Roman"/>
          <w:bCs/>
          <w:iCs/>
        </w:rPr>
        <w:fldChar w:fldCharType="end"/>
      </w:r>
      <w:r w:rsidR="00960D71">
        <w:rPr>
          <w:rFonts w:ascii="Times New Roman"/>
          <w:bCs/>
          <w:iCs/>
        </w:rPr>
        <w:t>.</w:t>
      </w:r>
      <w:ins w:id="427" w:author="Sean Yun-Shiuan Chuang" w:date="2020-04-01T13:01:00Z">
        <w:r w:rsidR="00B30389" w:rsidRPr="00B30389">
          <w:rPr>
            <w:rFonts w:ascii="Times New Roman" w:eastAsia="PMingLiU"/>
            <w:noProof/>
            <w:color w:val="auto"/>
            <w:lang w:eastAsia="en-US"/>
          </w:rPr>
          <w:t xml:space="preserve"> </w:t>
        </w:r>
      </w:ins>
      <w:del w:id="428" w:author="Joshua Goh" w:date="2020-04-15T15:51:00Z">
        <w:r w:rsidR="005854CC" w:rsidRPr="00235B60" w:rsidDel="00285568">
          <w:rPr>
            <w:i/>
            <w:iCs/>
            <w:noProof/>
          </w:rPr>
          <mc:AlternateContent>
            <mc:Choice Requires="wps">
              <w:drawing>
                <wp:anchor distT="0" distB="0" distL="114300" distR="114300" simplePos="0" relativeHeight="251673600" behindDoc="0" locked="0" layoutInCell="1" allowOverlap="1" wp14:anchorId="27A75CDE" wp14:editId="3E9BC248">
                  <wp:simplePos x="0" y="0"/>
                  <wp:positionH relativeFrom="column">
                    <wp:posOffset>-320</wp:posOffset>
                  </wp:positionH>
                  <wp:positionV relativeFrom="page">
                    <wp:posOffset>6125841</wp:posOffset>
                  </wp:positionV>
                  <wp:extent cx="3108960" cy="3078480"/>
                  <wp:effectExtent l="0" t="0" r="0" b="762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78480"/>
                          </a:xfrm>
                          <a:prstGeom prst="rect">
                            <a:avLst/>
                          </a:prstGeom>
                          <a:solidFill>
                            <a:srgbClr val="FFFFFF"/>
                          </a:solidFill>
                          <a:ln w="9525">
                            <a:noFill/>
                            <a:miter lim="800000"/>
                            <a:headEnd/>
                            <a:tailEnd/>
                          </a:ln>
                        </wps:spPr>
                        <wps:txbx>
                          <w:txbxContent>
                            <w:p w14:paraId="7D498525" w14:textId="77777777" w:rsidR="001D522B" w:rsidRDefault="001D522B" w:rsidP="005854CC">
                              <w:pPr>
                                <w:jc w:val="right"/>
                                <w:rPr>
                                  <w:ins w:id="429" w:author="Sean Yun-Shiuan Chuang" w:date="2020-04-01T12:36:00Z"/>
                                  <w:sz w:val="16"/>
                                </w:rPr>
                              </w:pPr>
                              <w:ins w:id="430" w:author="Sean Yun-Shiuan Chuang" w:date="2020-04-01T12:36:00Z">
                                <w:r w:rsidRPr="002D5ECB">
                                  <w:rPr>
                                    <w:noProof/>
                                    <w:sz w:val="16"/>
                                  </w:rPr>
                                  <w:drawing>
                                    <wp:inline distT="0" distB="0" distL="0" distR="0" wp14:anchorId="5A173267" wp14:editId="46F591FA">
                                      <wp:extent cx="2402500" cy="1801747"/>
                                      <wp:effectExtent l="0" t="0" r="0" b="8255"/>
                                      <wp:docPr id="15"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0885E6C3" w14:textId="77777777" w:rsidR="001D522B" w:rsidRDefault="001D522B" w:rsidP="005854CC">
                              <w:pPr>
                                <w:jc w:val="right"/>
                                <w:rPr>
                                  <w:sz w:val="16"/>
                                </w:rPr>
                              </w:pPr>
                            </w:p>
                            <w:p w14:paraId="13F2864F" w14:textId="05AE811C" w:rsidR="001D522B" w:rsidRDefault="001D522B" w:rsidP="005854CC">
                              <w:pPr>
                                <w:jc w:val="both"/>
                              </w:pPr>
                              <w:del w:id="431" w:author="Sean Yun-Shiuan Chuang" w:date="2020-04-12T13:49:00Z">
                                <w:r w:rsidRPr="00667082" w:rsidDel="00615395">
                                  <w:rPr>
                                    <w:sz w:val="16"/>
                                  </w:rPr>
                                  <w:delText>Fig</w:delText>
                                </w:r>
                                <w:r w:rsidDel="00615395">
                                  <w:rPr>
                                    <w:sz w:val="16"/>
                                  </w:rPr>
                                  <w:delText>.</w:delText>
                                </w:r>
                                <w:r w:rsidRPr="00667082" w:rsidDel="00615395">
                                  <w:rPr>
                                    <w:sz w:val="16"/>
                                  </w:rPr>
                                  <w:delText xml:space="preserve"> </w:delText>
                                </w:r>
                                <w:r w:rsidDel="00615395">
                                  <w:rPr>
                                    <w:sz w:val="16"/>
                                  </w:rPr>
                                  <w:delText>4</w:delText>
                                </w:r>
                              </w:del>
                              <w:ins w:id="432" w:author="Sean Yun-Shiuan Chuang" w:date="2020-04-12T13:49:00Z">
                                <w:r>
                                  <w:rPr>
                                    <w:sz w:val="16"/>
                                  </w:rPr>
                                  <w:t>Fig. 5</w:t>
                                </w:r>
                              </w:ins>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ins w:id="433" w:author="Edwinn Gamborino Castañeda" w:date="2020-03-26T12:12:00Z">
                                <w:r>
                                  <w:rPr>
                                    <w:sz w:val="16"/>
                                  </w:rPr>
                                  <w:t>represents</w:t>
                                </w:r>
                              </w:ins>
                              <w:ins w:id="434"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ins w:id="435" w:author="Edwinn Gamborino Castañeda" w:date="2020-03-26T12:13:00Z">
                                <w:r>
                                  <w:rPr>
                                    <w:sz w:val="16"/>
                                  </w:rPr>
                                  <w:t>represents the</w:t>
                                </w:r>
                              </w:ins>
                              <w:r w:rsidRPr="00667082">
                                <w:rPr>
                                  <w:sz w:val="16"/>
                                </w:rPr>
                                <w:t xml:space="preserve"> baseline to</w:t>
                              </w:r>
                              <w:ins w:id="436" w:author="Edwinn Gamborino Castañeda" w:date="2020-03-26T12:13:00Z">
                                <w:r>
                                  <w:rPr>
                                    <w:sz w:val="16"/>
                                  </w:rPr>
                                  <w:t xml:space="preserve"> be</w:t>
                                </w:r>
                              </w:ins>
                              <w:r w:rsidRPr="00667082">
                                <w:rPr>
                                  <w:sz w:val="16"/>
                                </w:rPr>
                                <w:t xml:space="preserve"> compared with. Random rate for each model is derived for each </w:t>
                              </w:r>
                              <w:del w:id="437" w:author="Joshua Goh" w:date="2020-04-15T15:47:00Z">
                                <w:r w:rsidRPr="00667082" w:rsidDel="004277D4">
                                  <w:rPr>
                                    <w:sz w:val="16"/>
                                  </w:rPr>
                                  <w:delText xml:space="preserve">subject </w:delText>
                                </w:r>
                              </w:del>
                              <w:ins w:id="438" w:author="Joshua Goh" w:date="2020-04-15T15:47:00Z">
                                <w:r w:rsidR="004277D4">
                                  <w:rPr>
                                    <w:sz w:val="16"/>
                                  </w:rPr>
                                  <w:t>simulated agent</w:t>
                                </w:r>
                                <w:r w:rsidR="004277D4" w:rsidRPr="00667082">
                                  <w:rPr>
                                    <w:sz w:val="16"/>
                                  </w:rPr>
                                  <w:t xml:space="preserve"> </w:t>
                                </w:r>
                              </w:ins>
                              <w:r w:rsidRPr="00667082">
                                <w:rPr>
                                  <w:sz w:val="16"/>
                                </w:rPr>
                                <w:t>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anchor>
              </w:drawing>
            </mc:Choice>
            <mc:Fallback>
              <w:pict>
                <v:shape w14:anchorId="27A75CDE" id="_x0000_s1031" type="#_x0000_t202" style="position:absolute;left:0;text-align:left;margin-left:-.05pt;margin-top:482.35pt;width:244.8pt;height:242.4pt;z-index:251673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" stroked="f">
                  <v:textbox style="mso-fit-shape-to-text:t">
                    <w:txbxContent>
                      <w:p w14:paraId="7D498525" w14:textId="77777777" w:rsidR="001D522B" w:rsidRDefault="001D522B" w:rsidP="005854CC">
                        <w:pPr>
                          <w:jc w:val="right"/>
                          <w:rPr>
                            <w:ins w:id="439" w:author="Sean Yun-Shiuan Chuang" w:date="2020-04-01T12:36:00Z"/>
                            <w:sz w:val="16"/>
                          </w:rPr>
                        </w:pPr>
                        <w:ins w:id="440" w:author="Sean Yun-Shiuan Chuang" w:date="2020-04-01T12:36:00Z">
                          <w:r w:rsidRPr="002D5ECB">
                            <w:rPr>
                              <w:noProof/>
                              <w:sz w:val="16"/>
                            </w:rPr>
                            <w:drawing>
                              <wp:inline distT="0" distB="0" distL="0" distR="0" wp14:anchorId="5A173267" wp14:editId="46F591FA">
                                <wp:extent cx="2402500" cy="1801747"/>
                                <wp:effectExtent l="0" t="0" r="0" b="8255"/>
                                <wp:docPr id="15"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0885E6C3" w14:textId="77777777" w:rsidR="001D522B" w:rsidRDefault="001D522B" w:rsidP="005854CC">
                        <w:pPr>
                          <w:jc w:val="right"/>
                          <w:rPr>
                            <w:sz w:val="16"/>
                          </w:rPr>
                        </w:pPr>
                      </w:p>
                      <w:p w14:paraId="13F2864F" w14:textId="05AE811C" w:rsidR="001D522B" w:rsidRDefault="001D522B" w:rsidP="005854CC">
                        <w:pPr>
                          <w:jc w:val="both"/>
                        </w:pPr>
                        <w:del w:id="441" w:author="Sean Yun-Shiuan Chuang" w:date="2020-04-12T13:49:00Z">
                          <w:r w:rsidRPr="00667082" w:rsidDel="00615395">
                            <w:rPr>
                              <w:sz w:val="16"/>
                            </w:rPr>
                            <w:delText>Fig</w:delText>
                          </w:r>
                          <w:r w:rsidDel="00615395">
                            <w:rPr>
                              <w:sz w:val="16"/>
                            </w:rPr>
                            <w:delText>.</w:delText>
                          </w:r>
                          <w:r w:rsidRPr="00667082" w:rsidDel="00615395">
                            <w:rPr>
                              <w:sz w:val="16"/>
                            </w:rPr>
                            <w:delText xml:space="preserve"> </w:delText>
                          </w:r>
                          <w:r w:rsidDel="00615395">
                            <w:rPr>
                              <w:sz w:val="16"/>
                            </w:rPr>
                            <w:delText>4</w:delText>
                          </w:r>
                        </w:del>
                        <w:ins w:id="442" w:author="Sean Yun-Shiuan Chuang" w:date="2020-04-12T13:49:00Z">
                          <w:r>
                            <w:rPr>
                              <w:sz w:val="16"/>
                            </w:rPr>
                            <w:t>Fig. 5</w:t>
                          </w:r>
                        </w:ins>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ins w:id="443" w:author="Edwinn Gamborino Castañeda" w:date="2020-03-26T12:12:00Z">
                          <w:r>
                            <w:rPr>
                              <w:sz w:val="16"/>
                            </w:rPr>
                            <w:t>represents</w:t>
                          </w:r>
                        </w:ins>
                        <w:ins w:id="444"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ins w:id="445" w:author="Edwinn Gamborino Castañeda" w:date="2020-03-26T12:13:00Z">
                          <w:r>
                            <w:rPr>
                              <w:sz w:val="16"/>
                            </w:rPr>
                            <w:t>represents the</w:t>
                          </w:r>
                        </w:ins>
                        <w:r w:rsidRPr="00667082">
                          <w:rPr>
                            <w:sz w:val="16"/>
                          </w:rPr>
                          <w:t xml:space="preserve"> baseline to</w:t>
                        </w:r>
                        <w:ins w:id="446" w:author="Edwinn Gamborino Castañeda" w:date="2020-03-26T12:13:00Z">
                          <w:r>
                            <w:rPr>
                              <w:sz w:val="16"/>
                            </w:rPr>
                            <w:t xml:space="preserve"> be</w:t>
                          </w:r>
                        </w:ins>
                        <w:r w:rsidRPr="00667082">
                          <w:rPr>
                            <w:sz w:val="16"/>
                          </w:rPr>
                          <w:t xml:space="preserve"> compared with. Random rate for each model is derived for each </w:t>
                        </w:r>
                        <w:del w:id="447" w:author="Joshua Goh" w:date="2020-04-15T15:47:00Z">
                          <w:r w:rsidRPr="00667082" w:rsidDel="004277D4">
                            <w:rPr>
                              <w:sz w:val="16"/>
                            </w:rPr>
                            <w:delText xml:space="preserve">subject </w:delText>
                          </w:r>
                        </w:del>
                        <w:ins w:id="448" w:author="Joshua Goh" w:date="2020-04-15T15:47:00Z">
                          <w:r w:rsidR="004277D4">
                            <w:rPr>
                              <w:sz w:val="16"/>
                            </w:rPr>
                            <w:t>simulated agent</w:t>
                          </w:r>
                          <w:r w:rsidR="004277D4" w:rsidRPr="00667082">
                            <w:rPr>
                              <w:sz w:val="16"/>
                            </w:rPr>
                            <w:t xml:space="preserve"> </w:t>
                          </w:r>
                        </w:ins>
                        <w:r w:rsidRPr="00667082">
                          <w:rPr>
                            <w:sz w:val="16"/>
                          </w:rPr>
                          <w:t>by dividing 100% by the average number of targets in the trajectories. The error bars represent the standard errors.</w:t>
                        </w:r>
                      </w:p>
                    </w:txbxContent>
                  </v:textbox>
                  <w10:wrap type="square" anchory="page"/>
                </v:shape>
              </w:pict>
            </mc:Fallback>
          </mc:AlternateContent>
        </w:r>
      </w:del>
    </w:p>
    <w:p w14:paraId="2403D114" w14:textId="5BF5F181" w:rsidR="00960D71" w:rsidRDefault="005854CC" w:rsidP="00960D71">
      <w:pPr>
        <w:pStyle w:val="a"/>
        <w:tabs>
          <w:tab w:val="clear" w:pos="800"/>
          <w:tab w:val="left" w:pos="180"/>
        </w:tabs>
        <w:wordWrap/>
        <w:spacing w:line="240" w:lineRule="auto"/>
        <w:contextualSpacing/>
        <w:outlineLvl w:val="0"/>
        <w:rPr>
          <w:rFonts w:ascii="Times New Roman"/>
          <w:bCs/>
          <w:iCs/>
        </w:rPr>
      </w:pPr>
      <w:del w:id="449" w:author="Joshua Goh" w:date="2020-04-15T15:51:00Z">
        <w:r w:rsidRPr="005854CC" w:rsidDel="00285568">
          <w:rPr>
            <w:i/>
            <w:iCs/>
            <w:noProof/>
          </w:rPr>
          <w:delText xml:space="preserve"> </w:delText>
        </w:r>
      </w:del>
    </w:p>
    <w:p w14:paraId="4178A510" w14:textId="15765B5B" w:rsidR="00960D71" w:rsidRDefault="00285568" w:rsidP="00960D71">
      <w:pPr>
        <w:pStyle w:val="Heading1"/>
        <w:spacing w:before="120" w:after="120"/>
        <w:contextualSpacing/>
      </w:pPr>
      <w:del w:id="450" w:author="Joshua Goh" w:date="2020-04-15T15:51:00Z">
        <w:r w:rsidRPr="00235B60" w:rsidDel="00285568">
          <w:rPr>
            <w:i/>
            <w:iCs/>
            <w:noProof/>
          </w:rPr>
          <mc:AlternateContent>
            <mc:Choice Requires="wps">
              <w:drawing>
                <wp:anchor distT="0" distB="0" distL="114300" distR="114300" simplePos="0" relativeHeight="251672576" behindDoc="0" locked="0" layoutInCell="1" allowOverlap="1" wp14:anchorId="3B3AF662" wp14:editId="789B5E0A">
                  <wp:simplePos x="0" y="0"/>
                  <wp:positionH relativeFrom="column">
                    <wp:posOffset>3232861</wp:posOffset>
                  </wp:positionH>
                  <wp:positionV relativeFrom="margin">
                    <wp:posOffset>51206</wp:posOffset>
                  </wp:positionV>
                  <wp:extent cx="3146425" cy="3804285"/>
                  <wp:effectExtent l="0" t="0" r="0" b="571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3804285"/>
                          </a:xfrm>
                          <a:prstGeom prst="rect">
                            <a:avLst/>
                          </a:prstGeom>
                          <a:solidFill>
                            <a:srgbClr val="FFFFFF"/>
                          </a:solidFill>
                          <a:ln w="9525">
                            <a:noFill/>
                            <a:miter lim="800000"/>
                            <a:headEnd/>
                            <a:tailEnd/>
                          </a:ln>
                        </wps:spPr>
                        <wps:txbx>
                          <w:txbxContent>
                            <w:p w14:paraId="2C00E647" w14:textId="602E239D" w:rsidR="001D522B" w:rsidRDefault="001D522B" w:rsidP="00960D71">
                              <w:pPr>
                                <w:jc w:val="both"/>
                                <w:rPr>
                                  <w:sz w:val="16"/>
                                </w:rPr>
                              </w:pPr>
                              <w:r w:rsidRPr="00370B26">
                                <w:rPr>
                                  <w:noProof/>
                                  <w:sz w:val="16"/>
                                </w:rPr>
                                <w:drawing>
                                  <wp:inline distT="0" distB="0" distL="0" distR="0" wp14:anchorId="651926C8" wp14:editId="7BFDCAF0">
                                    <wp:extent cx="2935890" cy="2135732"/>
                                    <wp:effectExtent l="0" t="0" r="0" b="0"/>
                                    <wp:docPr id="5"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18"/>
                                            <a:stretch>
                                              <a:fillRect/>
                                            </a:stretch>
                                          </pic:blipFill>
                                          <pic:spPr>
                                            <a:xfrm>
                                              <a:off x="0" y="0"/>
                                              <a:ext cx="2945795" cy="2142938"/>
                                            </a:xfrm>
                                            <a:prstGeom prst="rect">
                                              <a:avLst/>
                                            </a:prstGeom>
                                          </pic:spPr>
                                        </pic:pic>
                                      </a:graphicData>
                                    </a:graphic>
                                  </wp:inline>
                                </w:drawing>
                              </w:r>
                            </w:p>
                            <w:p w14:paraId="77AF2FF5" w14:textId="64FBB33E" w:rsidR="001D522B" w:rsidRPr="00667082" w:rsidRDefault="001D522B" w:rsidP="00960D71">
                              <w:pPr>
                                <w:jc w:val="both"/>
                                <w:rPr>
                                  <w:sz w:val="16"/>
                                </w:rPr>
                              </w:pPr>
                              <w:del w:id="451" w:author="Sean Yun-Shiuan Chuang" w:date="2020-04-12T13:48:00Z">
                                <w:r w:rsidRPr="002E57F8" w:rsidDel="00615395">
                                  <w:rPr>
                                    <w:sz w:val="16"/>
                                  </w:rPr>
                                  <w:delText>Fig</w:delText>
                                </w:r>
                                <w:r w:rsidDel="00615395">
                                  <w:rPr>
                                    <w:sz w:val="16"/>
                                  </w:rPr>
                                  <w:delText>. 5</w:delText>
                                </w:r>
                              </w:del>
                              <w:ins w:id="452" w:author="Sean Yun-Shiuan Chuang" w:date="2020-04-12T13:48:00Z">
                                <w:r>
                                  <w:rPr>
                                    <w:sz w:val="16"/>
                                  </w:rPr>
                                  <w:t>Fig. 6</w:t>
                                </w:r>
                              </w:ins>
                              <w:r>
                                <w:rPr>
                                  <w:sz w:val="16"/>
                                </w:rPr>
                                <w:t>.</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wps:txbx>
                        <wps:bodyPr rot="0" vert="horz" wrap="square" lIns="91440" tIns="45720" rIns="91440" bIns="45720" anchor="t" anchorCtr="0">
                          <a:noAutofit/>
                        </wps:bodyPr>
                      </wps:wsp>
                    </a:graphicData>
                  </a:graphic>
                </wp:anchor>
              </w:drawing>
            </mc:Choice>
            <mc:Fallback>
              <w:pict>
                <v:shape w14:anchorId="3B3AF662" id="_x0000_s1032" type="#_x0000_t202" style="position:absolute;left:0;text-align:left;margin-left:254.55pt;margin-top:4.05pt;width:247.75pt;height:299.55pt;z-index:251672576;visibility:visible;mso-wrap-style:squar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" stroked="f">
                  <v:textbox>
                    <w:txbxContent>
                      <w:p w14:paraId="2C00E647" w14:textId="602E239D" w:rsidR="001D522B" w:rsidRDefault="001D522B" w:rsidP="00960D71">
                        <w:pPr>
                          <w:jc w:val="both"/>
                          <w:rPr>
                            <w:sz w:val="16"/>
                          </w:rPr>
                        </w:pPr>
                        <w:r w:rsidRPr="00370B26">
                          <w:rPr>
                            <w:noProof/>
                            <w:sz w:val="16"/>
                          </w:rPr>
                          <w:drawing>
                            <wp:inline distT="0" distB="0" distL="0" distR="0" wp14:anchorId="651926C8" wp14:editId="7BFDCAF0">
                              <wp:extent cx="2935890" cy="2135732"/>
                              <wp:effectExtent l="0" t="0" r="0" b="0"/>
                              <wp:docPr id="5"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18"/>
                                      <a:stretch>
                                        <a:fillRect/>
                                      </a:stretch>
                                    </pic:blipFill>
                                    <pic:spPr>
                                      <a:xfrm>
                                        <a:off x="0" y="0"/>
                                        <a:ext cx="2945795" cy="2142938"/>
                                      </a:xfrm>
                                      <a:prstGeom prst="rect">
                                        <a:avLst/>
                                      </a:prstGeom>
                                    </pic:spPr>
                                  </pic:pic>
                                </a:graphicData>
                              </a:graphic>
                            </wp:inline>
                          </w:drawing>
                        </w:r>
                      </w:p>
                      <w:p w14:paraId="77AF2FF5" w14:textId="64FBB33E" w:rsidR="001D522B" w:rsidRPr="00667082" w:rsidRDefault="001D522B" w:rsidP="00960D71">
                        <w:pPr>
                          <w:jc w:val="both"/>
                          <w:rPr>
                            <w:sz w:val="16"/>
                          </w:rPr>
                        </w:pPr>
                        <w:del w:id="453" w:author="Sean Yun-Shiuan Chuang" w:date="2020-04-12T13:48:00Z">
                          <w:r w:rsidRPr="002E57F8" w:rsidDel="00615395">
                            <w:rPr>
                              <w:sz w:val="16"/>
                            </w:rPr>
                            <w:delText>Fig</w:delText>
                          </w:r>
                          <w:r w:rsidDel="00615395">
                            <w:rPr>
                              <w:sz w:val="16"/>
                            </w:rPr>
                            <w:delText>. 5</w:delText>
                          </w:r>
                        </w:del>
                        <w:ins w:id="454" w:author="Sean Yun-Shiuan Chuang" w:date="2020-04-12T13:48:00Z">
                          <w:r>
                            <w:rPr>
                              <w:sz w:val="16"/>
                            </w:rPr>
                            <w:t>Fig. 6</w:t>
                          </w:r>
                        </w:ins>
                        <w:r>
                          <w:rPr>
                            <w:sz w:val="16"/>
                          </w:rPr>
                          <w:t>.</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v:textbox>
                  <w10:wrap type="square" anchory="margin"/>
                </v:shape>
              </w:pict>
            </mc:Fallback>
          </mc:AlternateContent>
        </w:r>
      </w:del>
      <w:r w:rsidR="00960D71">
        <w:t>Experimental results</w:t>
      </w:r>
    </w:p>
    <w:p w14:paraId="4C612483" w14:textId="77777777" w:rsidR="00960D71" w:rsidRDefault="00960D71" w:rsidP="00960D71">
      <w:pPr>
        <w:pStyle w:val="Heading2"/>
        <w:keepLines/>
        <w:numPr>
          <w:ilvl w:val="1"/>
          <w:numId w:val="0"/>
        </w:numPr>
        <w:tabs>
          <w:tab w:val="num" w:pos="360"/>
        </w:tabs>
        <w:autoSpaceDE/>
        <w:autoSpaceDN/>
        <w:ind w:left="288" w:hanging="288"/>
        <w:contextualSpacing/>
      </w:pPr>
      <w:r>
        <w:t>A.</w:t>
      </w:r>
      <w:r>
        <w:tab/>
        <w:t>Simulated Data</w:t>
      </w:r>
    </w:p>
    <w:p w14:paraId="45C29D4A" w14:textId="79B616DB" w:rsidR="00960D71" w:rsidRDefault="00285568" w:rsidP="00ED38F6">
      <w:pPr>
        <w:ind w:firstLine="288"/>
        <w:jc w:val="both"/>
        <w:rPr>
          <w:color w:val="000000"/>
        </w:rPr>
        <w:pPrChange w:id="455" w:author="Joshua Goh" w:date="2020-04-15T15:54:00Z">
          <w:pPr>
            <w:jc w:val="both"/>
          </w:pPr>
        </w:pPrChange>
      </w:pPr>
      <w:del w:id="456" w:author="Joshua Goh" w:date="2020-04-15T15:51:00Z">
        <w:r w:rsidRPr="002E08FE" w:rsidDel="00285568">
          <w:rPr>
            <w:noProof/>
            <w:color w:val="000000"/>
            <w:lang w:eastAsia="zh-TW"/>
          </w:rPr>
          <mc:AlternateContent>
            <mc:Choice Requires="wps">
              <w:drawing>
                <wp:anchor distT="45720" distB="45720" distL="114300" distR="114300" simplePos="0" relativeHeight="251671552" behindDoc="0" locked="0" layoutInCell="1" allowOverlap="1" wp14:anchorId="229092F0" wp14:editId="5997D7DA">
                  <wp:simplePos x="0" y="0"/>
                  <wp:positionH relativeFrom="column">
                    <wp:posOffset>3299460</wp:posOffset>
                  </wp:positionH>
                  <wp:positionV relativeFrom="margin">
                    <wp:posOffset>5506745</wp:posOffset>
                  </wp:positionV>
                  <wp:extent cx="3081655" cy="3139440"/>
                  <wp:effectExtent l="0" t="0" r="4445" b="381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55" cy="3139440"/>
                          </a:xfrm>
                          <a:prstGeom prst="rect">
                            <a:avLst/>
                          </a:prstGeom>
                          <a:solidFill>
                            <a:srgbClr val="FFFFFF"/>
                          </a:solidFill>
                          <a:ln w="9525">
                            <a:noFill/>
                            <a:miter lim="800000"/>
                            <a:headEnd/>
                            <a:tailEnd/>
                          </a:ln>
                        </wps:spPr>
                        <wps:txbx>
                          <w:txbxContent>
                            <w:p w14:paraId="5F402A93" w14:textId="4B11422E" w:rsidR="001D522B" w:rsidRDefault="001D522B" w:rsidP="00B86022">
                              <w:pPr>
                                <w:jc w:val="right"/>
                              </w:pPr>
                              <w:r w:rsidRPr="002E08FE">
                                <w:rPr>
                                  <w:noProof/>
                                  <w:sz w:val="16"/>
                                </w:rPr>
                                <w:drawing>
                                  <wp:inline distT="0" distB="0" distL="0" distR="0" wp14:anchorId="1E88D788" wp14:editId="6E2892AD">
                                    <wp:extent cx="2743200" cy="2057401"/>
                                    <wp:effectExtent l="0" t="0" r="0" b="0"/>
                                    <wp:docPr id="6"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3C334BA8" w14:textId="36BBCAE6" w:rsidR="001D522B" w:rsidRPr="00FC46C1" w:rsidRDefault="001D522B" w:rsidP="002E08FE">
                              <w:pPr>
                                <w:jc w:val="both"/>
                                <w:rPr>
                                  <w:sz w:val="16"/>
                                </w:rPr>
                              </w:pPr>
                              <w:del w:id="457" w:author="Sean Yun-Shiuan Chuang" w:date="2020-04-12T13:47:00Z">
                                <w:r w:rsidRPr="00FC46C1" w:rsidDel="00615395">
                                  <w:rPr>
                                    <w:sz w:val="16"/>
                                  </w:rPr>
                                  <w:delText>Fig</w:delText>
                                </w:r>
                                <w:r w:rsidDel="00615395">
                                  <w:rPr>
                                    <w:sz w:val="16"/>
                                  </w:rPr>
                                  <w:delText>. 6</w:delText>
                                </w:r>
                              </w:del>
                              <w:ins w:id="458" w:author="Sean Yun-Shiuan Chuang" w:date="2020-04-12T13:47:00Z">
                                <w:r>
                                  <w:rPr>
                                    <w:sz w:val="16"/>
                                  </w:rPr>
                                  <w:t>Fig. 7</w:t>
                                </w:r>
                              </w:ins>
                              <w:r>
                                <w:rPr>
                                  <w:sz w:val="16"/>
                                </w:rPr>
                                <w:t>.</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7024BB05" w14:textId="77777777" w:rsidR="001D522B" w:rsidRDefault="001D522B" w:rsidP="002E08F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092F0" id="_x0000_s1033" type="#_x0000_t202" style="position:absolute;left:0;text-align:left;margin-left:259.8pt;margin-top:433.6pt;width:242.65pt;height:247.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" stroked="f">
                  <v:textbox>
                    <w:txbxContent>
                      <w:p w14:paraId="5F402A93" w14:textId="4B11422E" w:rsidR="001D522B" w:rsidRDefault="001D522B" w:rsidP="00B86022">
                        <w:pPr>
                          <w:jc w:val="right"/>
                        </w:pPr>
                        <w:r w:rsidRPr="002E08FE">
                          <w:rPr>
                            <w:noProof/>
                            <w:sz w:val="16"/>
                          </w:rPr>
                          <w:drawing>
                            <wp:inline distT="0" distB="0" distL="0" distR="0" wp14:anchorId="1E88D788" wp14:editId="6E2892AD">
                              <wp:extent cx="2743200" cy="2057401"/>
                              <wp:effectExtent l="0" t="0" r="0" b="0"/>
                              <wp:docPr id="6"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3C334BA8" w14:textId="36BBCAE6" w:rsidR="001D522B" w:rsidRPr="00FC46C1" w:rsidRDefault="001D522B" w:rsidP="002E08FE">
                        <w:pPr>
                          <w:jc w:val="both"/>
                          <w:rPr>
                            <w:sz w:val="16"/>
                          </w:rPr>
                        </w:pPr>
                        <w:del w:id="459" w:author="Sean Yun-Shiuan Chuang" w:date="2020-04-12T13:47:00Z">
                          <w:r w:rsidRPr="00FC46C1" w:rsidDel="00615395">
                            <w:rPr>
                              <w:sz w:val="16"/>
                            </w:rPr>
                            <w:delText>Fig</w:delText>
                          </w:r>
                          <w:r w:rsidDel="00615395">
                            <w:rPr>
                              <w:sz w:val="16"/>
                            </w:rPr>
                            <w:delText>. 6</w:delText>
                          </w:r>
                        </w:del>
                        <w:ins w:id="460" w:author="Sean Yun-Shiuan Chuang" w:date="2020-04-12T13:47:00Z">
                          <w:r>
                            <w:rPr>
                              <w:sz w:val="16"/>
                            </w:rPr>
                            <w:t>Fig. 7</w:t>
                          </w:r>
                        </w:ins>
                        <w:r>
                          <w:rPr>
                            <w:sz w:val="16"/>
                          </w:rPr>
                          <w:t>.</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7024BB05" w14:textId="77777777" w:rsidR="001D522B" w:rsidRDefault="001D522B" w:rsidP="002E08FE">
                        <w:pPr>
                          <w:jc w:val="center"/>
                        </w:pPr>
                      </w:p>
                    </w:txbxContent>
                  </v:textbox>
                  <w10:wrap type="square" anchory="margin"/>
                </v:shape>
              </w:pict>
            </mc:Fallback>
          </mc:AlternateContent>
        </w:r>
      </w:del>
      <w:ins w:id="461" w:author="Edwinn Gamborino Castañeda" w:date="2020-03-26T12:10:00Z">
        <w:r w:rsidR="00F302E3">
          <w:rPr>
            <w:color w:val="000000"/>
          </w:rPr>
          <w:t>The p</w:t>
        </w:r>
      </w:ins>
      <w:r w:rsidR="00960D71" w:rsidRPr="00BF7CFD">
        <w:rPr>
          <w:color w:val="000000"/>
        </w:rPr>
        <w:t xml:space="preserve">erformance of the trained models </w:t>
      </w:r>
      <w:ins w:id="462" w:author="Edwinn Gamborino Castañeda" w:date="2020-03-26T12:10:00Z">
        <w:r w:rsidR="00F302E3">
          <w:rPr>
            <w:color w:val="000000"/>
          </w:rPr>
          <w:t xml:space="preserve">was </w:t>
        </w:r>
      </w:ins>
      <w:r w:rsidR="00960D71">
        <w:rPr>
          <w:color w:val="000000"/>
        </w:rPr>
        <w:t xml:space="preserve">evaluated </w:t>
      </w:r>
      <w:r w:rsidR="00093FE6">
        <w:rPr>
          <w:color w:val="000000"/>
        </w:rPr>
        <w:t xml:space="preserve">with the tuples </w:t>
      </w:r>
      <w:r w:rsidR="00093FE6" w:rsidRPr="0078563E">
        <w:rPr>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093FE6" w:rsidRPr="0078563E">
        <w:rPr>
          <w:bCs/>
          <w:iCs/>
        </w:rPr>
        <w:t>)</w:t>
      </w:r>
      <w:r w:rsidR="00093FE6">
        <w:rPr>
          <w:bCs/>
          <w:iCs/>
        </w:rPr>
        <w:t xml:space="preserve"> in the testing set, measured </w:t>
      </w:r>
      <w:r w:rsidR="00960D71">
        <w:rPr>
          <w:color w:val="000000"/>
        </w:rPr>
        <w:t>by the</w:t>
      </w:r>
      <w:r w:rsidR="00960D71" w:rsidRPr="00BF7CFD">
        <w:rPr>
          <w:color w:val="000000"/>
        </w:rPr>
        <w:t xml:space="preserve"> </w:t>
      </w:r>
      <w:r w:rsidR="00960D71">
        <w:rPr>
          <w:color w:val="000000"/>
        </w:rPr>
        <w:t xml:space="preserve">accuracy of </w:t>
      </w:r>
      <w:r w:rsidR="00960D71" w:rsidRPr="00BF7CFD">
        <w:rPr>
          <w:color w:val="000000"/>
        </w:rPr>
        <w:t>predict</w:t>
      </w:r>
      <w:r w:rsidR="00960D71">
        <w:rPr>
          <w:color w:val="000000"/>
        </w:rPr>
        <w:t xml:space="preserve">ing </w:t>
      </w:r>
      <w:r w:rsidR="00960D71" w:rsidRPr="00BF7CFD">
        <w:rPr>
          <w:color w:val="000000"/>
        </w:rPr>
        <w:t xml:space="preserve">the </w:t>
      </w:r>
      <w:r w:rsidR="00960D71">
        <w:rPr>
          <w:color w:val="000000"/>
        </w:rPr>
        <w:t xml:space="preserve">virtual </w:t>
      </w:r>
      <w:r w:rsidR="00960D71"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sidR="00960D71">
        <w:rPr>
          <w:color w:val="000000"/>
        </w:rPr>
        <w:t xml:space="preserve"> </w:t>
      </w:r>
      <w:r w:rsidR="00960D71" w:rsidRPr="00BF7CFD">
        <w:rPr>
          <w:color w:val="000000"/>
        </w:rPr>
        <w:t xml:space="preserve">from </w:t>
      </w:r>
      <w:r w:rsidR="00960D71">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00960D71" w:rsidRPr="00BF7CFD">
        <w:rPr>
          <w:color w:val="000000"/>
        </w:rPr>
        <w:t xml:space="preserve"> </w:t>
      </w:r>
      <w:r w:rsidR="00960D71">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sidR="00960D71">
        <w:rPr>
          <w:color w:val="000000"/>
        </w:rPr>
        <w:t xml:space="preserve"> (</w:t>
      </w:r>
      <w:del w:id="463" w:author="Sean Yun-Shiuan Chuang" w:date="2020-04-12T13:49:00Z">
        <w:r w:rsidR="00960D71" w:rsidDel="00615395">
          <w:rPr>
            <w:color w:val="000000"/>
          </w:rPr>
          <w:delText>Fig.</w:delText>
        </w:r>
        <w:r w:rsidR="00960D71" w:rsidRPr="00BF7CFD" w:rsidDel="00615395">
          <w:rPr>
            <w:color w:val="000000"/>
          </w:rPr>
          <w:delText xml:space="preserve"> </w:delText>
        </w:r>
        <w:r w:rsidR="00960D71" w:rsidDel="00615395">
          <w:rPr>
            <w:color w:val="000000"/>
          </w:rPr>
          <w:delText>4</w:delText>
        </w:r>
      </w:del>
      <w:ins w:id="464" w:author="Sean Yun-Shiuan Chuang" w:date="2020-04-12T13:49:00Z">
        <w:r w:rsidR="00615395">
          <w:rPr>
            <w:color w:val="000000"/>
          </w:rPr>
          <w:t>Fig. 5</w:t>
        </w:r>
      </w:ins>
      <w:r w:rsidR="00960D71">
        <w:rPr>
          <w:color w:val="000000"/>
        </w:rPr>
        <w:t>)</w:t>
      </w:r>
      <w:r w:rsidR="00960D71" w:rsidRPr="00BF7CFD">
        <w:rPr>
          <w:color w:val="000000"/>
        </w:rPr>
        <w:t>.</w:t>
      </w:r>
      <w:r w:rsidR="00960D71">
        <w:rPr>
          <w:color w:val="000000"/>
        </w:rPr>
        <w:t xml:space="preserve"> The model for each virtual agent reached above 80 % regardless of the </w:t>
      </w:r>
      <w:bookmarkStart w:id="465" w:name="_Hlk34862813"/>
      <w:proofErr w:type="gramStart"/>
      <w:r w:rsidR="00960D71">
        <w:rPr>
          <w:bCs/>
        </w:rPr>
        <w:t>SD(</w:t>
      </w:r>
      <w:proofErr w:type="gramEnd"/>
      <m:oMath>
        <m:r>
          <w:rPr>
            <w:rFonts w:ascii="Cambria Math" w:hAnsi="Cambria Math"/>
          </w:rPr>
          <m:t>u)</m:t>
        </m:r>
      </m:oMath>
      <w:r w:rsidR="00960D71">
        <w:rPr>
          <w:color w:val="000000"/>
        </w:rPr>
        <w:t xml:space="preserve">. </w:t>
      </w:r>
      <w:bookmarkEnd w:id="465"/>
      <w:r w:rsidR="00960D71">
        <w:rPr>
          <w:color w:val="000000"/>
        </w:rPr>
        <w:t xml:space="preserve">A </w:t>
      </w:r>
      <w:r w:rsidR="00960D71" w:rsidRPr="000D6248">
        <w:rPr>
          <w:color w:val="000000"/>
        </w:rPr>
        <w:t>Wilcoxon signed-rank test</w:t>
      </w:r>
      <w:r w:rsidR="00960D71">
        <w:rPr>
          <w:color w:val="000000"/>
        </w:rPr>
        <w:t xml:space="preserve"> indicated the model accuracies were above chance, </w:t>
      </w:r>
      <w:r w:rsidR="00960D71">
        <w:rPr>
          <w:i/>
          <w:iCs/>
          <w:color w:val="000000"/>
        </w:rPr>
        <w:t>W</w:t>
      </w:r>
      <w:r w:rsidR="00960D71">
        <w:rPr>
          <w:color w:val="000000"/>
        </w:rPr>
        <w:t xml:space="preserve"> = 465, </w:t>
      </w:r>
      <w:r w:rsidR="00960D71" w:rsidRPr="00BA72CE">
        <w:rPr>
          <w:i/>
          <w:iCs/>
          <w:color w:val="000000"/>
        </w:rPr>
        <w:t>p</w:t>
      </w:r>
      <w:r w:rsidR="00960D71">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sidR="00960D71">
        <w:rPr>
          <w:color w:val="000000"/>
        </w:rPr>
        <w:t>.</w:t>
      </w:r>
      <w:r w:rsidR="00960D71" w:rsidRPr="00BF7CFD">
        <w:rPr>
          <w:color w:val="000000"/>
        </w:rPr>
        <w:t xml:space="preserve"> Critically, </w:t>
      </w:r>
      <w:r w:rsidR="00C647D0">
        <w:rPr>
          <w:color w:val="000000"/>
        </w:rPr>
        <w:t xml:space="preserve">in the preference inference phase, </w:t>
      </w:r>
      <w:r w:rsidR="00960D71" w:rsidRPr="00BF7CFD">
        <w:rPr>
          <w:color w:val="000000"/>
        </w:rPr>
        <w:t xml:space="preserve">the </w:t>
      </w:r>
      <w:r w:rsidR="00960D71">
        <w:rPr>
          <w:color w:val="000000"/>
        </w:rPr>
        <w:t xml:space="preserve">model </w:t>
      </w:r>
      <w:r w:rsidR="00C91D8B">
        <w:rPr>
          <w:color w:val="000000"/>
        </w:rPr>
        <w:t>could infer</w:t>
      </w:r>
      <w:r w:rsidR="00960D71" w:rsidRPr="00BF7CFD">
        <w:rPr>
          <w:color w:val="000000"/>
        </w:rPr>
        <w:t xml:space="preserve"> the </w:t>
      </w:r>
      <w:r w:rsidR="00960D71">
        <w:rPr>
          <w:color w:val="000000"/>
        </w:rPr>
        <w:t xml:space="preserve">virtual </w:t>
      </w:r>
      <w:r w:rsidR="00960D71" w:rsidRPr="00BF7CFD">
        <w:rPr>
          <w:color w:val="000000"/>
        </w:rPr>
        <w:t>agents’ underlying preference rankings</w:t>
      </w:r>
      <w:r w:rsidR="00960D71">
        <w:rPr>
          <w:color w:val="000000"/>
        </w:rPr>
        <w:t xml:space="preserve"> (</w:t>
      </w:r>
      <w:commentRangeStart w:id="466"/>
      <w:commentRangeStart w:id="467"/>
      <w:commentRangeStart w:id="468"/>
      <w:r w:rsidR="00960D71">
        <w:rPr>
          <w:color w:val="000000"/>
        </w:rPr>
        <w:t>Fig.</w:t>
      </w:r>
      <w:ins w:id="469" w:author="Sean Yun-Shiuan Chuang" w:date="2020-04-12T13:48:00Z">
        <w:r w:rsidR="00615395">
          <w:rPr>
            <w:color w:val="000000"/>
          </w:rPr>
          <w:t xml:space="preserve"> </w:t>
        </w:r>
      </w:ins>
      <w:r w:rsidR="00960D71">
        <w:rPr>
          <w:color w:val="000000"/>
        </w:rPr>
        <w:t xml:space="preserve"> </w:t>
      </w:r>
      <w:ins w:id="470" w:author="Sean Yun-Shiuan Chuang" w:date="2020-04-12T13:48:00Z">
        <w:r w:rsidR="00615395">
          <w:rPr>
            <w:color w:val="000000"/>
          </w:rPr>
          <w:t>6</w:t>
        </w:r>
      </w:ins>
      <w:del w:id="471" w:author="Sean Yun-Shiuan Chuang" w:date="2020-04-12T13:48:00Z">
        <w:r w:rsidR="00960D71" w:rsidDel="00615395">
          <w:rPr>
            <w:color w:val="000000"/>
          </w:rPr>
          <w:delText>5</w:delText>
        </w:r>
      </w:del>
      <w:r w:rsidR="00960D71">
        <w:rPr>
          <w:color w:val="000000"/>
        </w:rPr>
        <w:t>A</w:t>
      </w:r>
      <w:ins w:id="472" w:author="Joshua Goh [2]" w:date="2020-03-27T11:49:00Z">
        <w:r w:rsidR="00960D71">
          <w:rPr>
            <w:color w:val="000000"/>
          </w:rPr>
          <w:t>)</w:t>
        </w:r>
        <w:commentRangeEnd w:id="466"/>
        <w:r w:rsidR="00ED4CCB">
          <w:rPr>
            <w:rStyle w:val="CommentReference"/>
          </w:rPr>
          <w:commentReference w:id="466"/>
        </w:r>
        <w:commentRangeEnd w:id="467"/>
        <w:r w:rsidR="00C96EFE">
          <w:rPr>
            <w:rStyle w:val="CommentReference"/>
          </w:rPr>
          <w:commentReference w:id="467"/>
        </w:r>
      </w:ins>
      <w:commentRangeEnd w:id="468"/>
      <w:r w:rsidR="00206412">
        <w:rPr>
          <w:rStyle w:val="CommentReference"/>
        </w:rPr>
        <w:commentReference w:id="468"/>
      </w:r>
      <w:ins w:id="473" w:author="Joshua Goh [2]" w:date="2020-03-27T11:49:00Z">
        <w:r w:rsidR="00960D71" w:rsidRPr="00BF7CFD">
          <w:rPr>
            <w:color w:val="000000"/>
          </w:rPr>
          <w:t>.</w:t>
        </w:r>
      </w:ins>
      <w:r w:rsidR="00960D71">
        <w:rPr>
          <w:color w:val="000000"/>
        </w:rPr>
        <w:t xml:space="preserve"> To quantify how well </w:t>
      </w:r>
      <w:proofErr w:type="spellStart"/>
      <w:r w:rsidR="00960D71">
        <w:rPr>
          <w:color w:val="000000"/>
        </w:rPr>
        <w:t>ToMnet</w:t>
      </w:r>
      <w:proofErr w:type="spellEnd"/>
      <w:r w:rsidR="00960D71">
        <w:rPr>
          <w:color w:val="000000"/>
        </w:rPr>
        <w:t xml:space="preserve">+ inferred target preference, we derived Kendall’s tau-b (a non-parametric correlation coefficient) for each agent via correlating the ground-truth simulated preference ranking and the inferred preference ranking. Subsequently, we tested whether the median of the distribution of Kendall’s tau-b </w:t>
      </w:r>
      <w:r w:rsidR="00960D71">
        <w:rPr>
          <w:color w:val="000000"/>
          <w:lang w:eastAsia="zh-TW"/>
        </w:rPr>
        <w:t>was greater than 0 with a</w:t>
      </w:r>
      <w:r w:rsidR="00960D71" w:rsidRPr="00613564">
        <w:rPr>
          <w:color w:val="000000"/>
        </w:rPr>
        <w:t xml:space="preserve"> </w:t>
      </w:r>
      <w:r w:rsidR="00960D71" w:rsidRPr="000D6248">
        <w:rPr>
          <w:color w:val="000000"/>
        </w:rPr>
        <w:t>Wilcoxon signed-rank test</w:t>
      </w:r>
      <w:r w:rsidR="00960D71">
        <w:rPr>
          <w:color w:val="000000"/>
        </w:rPr>
        <w:t xml:space="preserve">. The result indicated that the inferred preference rankings significantly correlated with </w:t>
      </w:r>
      <w:ins w:id="474" w:author="Edwinn Gamborino Castañeda" w:date="2020-03-26T12:11:00Z">
        <w:r w:rsidR="00F302E3">
          <w:rPr>
            <w:color w:val="000000"/>
          </w:rPr>
          <w:t xml:space="preserve">the </w:t>
        </w:r>
      </w:ins>
      <w:r w:rsidR="00960D71">
        <w:rPr>
          <w:color w:val="000000"/>
        </w:rPr>
        <w:t xml:space="preserve">ground-truth, </w:t>
      </w:r>
      <w:r w:rsidR="00960D71" w:rsidRPr="00BA72CE">
        <w:rPr>
          <w:i/>
          <w:iCs/>
          <w:color w:val="000000"/>
        </w:rPr>
        <w:t>W</w:t>
      </w:r>
      <w:r w:rsidR="00960D71">
        <w:rPr>
          <w:color w:val="000000"/>
        </w:rPr>
        <w:t xml:space="preserve"> = 390, </w:t>
      </w:r>
      <w:r w:rsidR="00960D71" w:rsidRPr="00BA72CE">
        <w:rPr>
          <w:i/>
          <w:iCs/>
          <w:color w:val="000000"/>
        </w:rPr>
        <w:t>p</w:t>
      </w:r>
      <w:r w:rsidR="00960D71">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sidR="00960D71">
        <w:rPr>
          <w:color w:val="000000"/>
        </w:rPr>
        <w:t>.</w:t>
      </w:r>
    </w:p>
    <w:p w14:paraId="561908B5" w14:textId="10C403B7" w:rsidR="00960D71" w:rsidRDefault="00285568" w:rsidP="00960D71">
      <w:pPr>
        <w:pStyle w:val="Heading2"/>
        <w:keepLines/>
        <w:numPr>
          <w:ilvl w:val="1"/>
          <w:numId w:val="0"/>
        </w:numPr>
        <w:tabs>
          <w:tab w:val="num" w:pos="360"/>
        </w:tabs>
        <w:autoSpaceDE/>
        <w:autoSpaceDN/>
        <w:ind w:left="288" w:hanging="288"/>
        <w:contextualSpacing/>
      </w:pPr>
      <w:ins w:id="475" w:author="Joshua Goh" w:date="2020-04-15T15:53:00Z">
        <w:r w:rsidRPr="002E08FE">
          <w:rPr>
            <w:noProof/>
            <w:color w:val="000000"/>
            <w:lang w:eastAsia="zh-TW"/>
          </w:rPr>
          <w:lastRenderedPageBreak/>
          <mc:AlternateContent>
            <mc:Choice Requires="wps">
              <w:drawing>
                <wp:anchor distT="45720" distB="45720" distL="114300" distR="114300" simplePos="0" relativeHeight="251683840" behindDoc="0" locked="0" layoutInCell="1" allowOverlap="1" wp14:anchorId="3A57F6DF" wp14:editId="0091ABE8">
                  <wp:simplePos x="0" y="0"/>
                  <wp:positionH relativeFrom="column">
                    <wp:posOffset>3293110</wp:posOffset>
                  </wp:positionH>
                  <wp:positionV relativeFrom="margin">
                    <wp:posOffset>506095</wp:posOffset>
                  </wp:positionV>
                  <wp:extent cx="3081655" cy="3072130"/>
                  <wp:effectExtent l="0" t="0" r="4445" b="12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55" cy="3072130"/>
                          </a:xfrm>
                          <a:prstGeom prst="rect">
                            <a:avLst/>
                          </a:prstGeom>
                          <a:solidFill>
                            <a:srgbClr val="FFFFFF"/>
                          </a:solidFill>
                          <a:ln w="9525">
                            <a:noFill/>
                            <a:miter lim="800000"/>
                            <a:headEnd/>
                            <a:tailEnd/>
                          </a:ln>
                        </wps:spPr>
                        <wps:txbx>
                          <w:txbxContent>
                            <w:p w14:paraId="33EEDDD9" w14:textId="77777777" w:rsidR="00285568" w:rsidRDefault="00285568" w:rsidP="00285568">
                              <w:pPr>
                                <w:jc w:val="right"/>
                              </w:pPr>
                              <w:r w:rsidRPr="002E08FE">
                                <w:rPr>
                                  <w:noProof/>
                                  <w:sz w:val="16"/>
                                </w:rPr>
                                <w:drawing>
                                  <wp:inline distT="0" distB="0" distL="0" distR="0" wp14:anchorId="7AFE17D0" wp14:editId="00E4917C">
                                    <wp:extent cx="2743200" cy="2057401"/>
                                    <wp:effectExtent l="0" t="0" r="0" b="0"/>
                                    <wp:docPr id="17"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6DC1A1AD" w14:textId="4B0149B9" w:rsidR="00285568" w:rsidRPr="00FC46C1" w:rsidRDefault="00285568" w:rsidP="00285568">
                              <w:pPr>
                                <w:jc w:val="both"/>
                                <w:rPr>
                                  <w:sz w:val="16"/>
                                </w:rPr>
                              </w:pPr>
                              <w:del w:id="476" w:author="Sean Yun-Shiuan Chuang" w:date="2020-04-12T13:47:00Z">
                                <w:r w:rsidRPr="00FC46C1" w:rsidDel="00615395">
                                  <w:rPr>
                                    <w:sz w:val="16"/>
                                  </w:rPr>
                                  <w:delText>Fig</w:delText>
                                </w:r>
                                <w:r w:rsidDel="00615395">
                                  <w:rPr>
                                    <w:sz w:val="16"/>
                                  </w:rPr>
                                  <w:delText>. 6</w:delText>
                                </w:r>
                              </w:del>
                              <w:ins w:id="477" w:author="Sean Yun-Shiuan Chuang" w:date="2020-04-12T13:47:00Z">
                                <w:r>
                                  <w:rPr>
                                    <w:sz w:val="16"/>
                                  </w:rPr>
                                  <w:t>Fig. 7</w:t>
                                </w:r>
                              </w:ins>
                              <w:r>
                                <w:rPr>
                                  <w:sz w:val="16"/>
                                </w:rPr>
                                <w:t>.</w:t>
                              </w:r>
                              <w:r w:rsidRPr="00FC46C1">
                                <w:rPr>
                                  <w:sz w:val="16"/>
                                </w:rPr>
                                <w:t xml:space="preserve"> Accuracy </w:t>
                              </w:r>
                              <w:ins w:id="478" w:author="Joshua Goh" w:date="2020-04-15T16:00:00Z">
                                <w:r w:rsidR="00EA6040">
                                  <w:rPr>
                                    <w:sz w:val="16"/>
                                  </w:rPr>
                                  <w:t>for</w:t>
                                </w:r>
                              </w:ins>
                              <w:del w:id="479" w:author="Joshua Goh" w:date="2020-04-15T16:00:00Z">
                                <w:r w:rsidRPr="00FC46C1" w:rsidDel="00EA6040">
                                  <w:rPr>
                                    <w:sz w:val="16"/>
                                  </w:rPr>
                                  <w:delText>in</w:delText>
                                </w:r>
                              </w:del>
                              <w:r w:rsidRPr="00FC46C1">
                                <w:rPr>
                                  <w:sz w:val="16"/>
                                </w:rPr>
                                <w:t xml:space="preserve"> the test set</w:t>
                              </w:r>
                              <w:ins w:id="480" w:author="Joshua Goh" w:date="2020-04-15T16:00:00Z">
                                <w:r w:rsidR="00EA6040">
                                  <w:rPr>
                                    <w:sz w:val="16"/>
                                  </w:rPr>
                                  <w:t>s</w:t>
                                </w:r>
                              </w:ins>
                              <w:r w:rsidRPr="00FC46C1">
                                <w:rPr>
                                  <w:sz w:val="16"/>
                                </w:rPr>
                                <w:t xml:space="preserve"> as a function of the number of trajectories in the </w:t>
                              </w:r>
                              <w:del w:id="481" w:author="Joshua Goh" w:date="2020-04-15T16:00:00Z">
                                <w:r w:rsidRPr="00FC46C1" w:rsidDel="00EA6040">
                                  <w:rPr>
                                    <w:sz w:val="16"/>
                                  </w:rPr>
                                  <w:delText xml:space="preserve">training set for </w:delText>
                                </w:r>
                              </w:del>
                              <w:r w:rsidRPr="00FC46C1">
                                <w:rPr>
                                  <w:sz w:val="16"/>
                                </w:rPr>
                                <w:t>human data</w:t>
                              </w:r>
                              <w:ins w:id="482" w:author="Joshua Goh" w:date="2020-04-15T16:00:00Z">
                                <w:r w:rsidR="00EA6040">
                                  <w:rPr>
                                    <w:sz w:val="16"/>
                                  </w:rPr>
                                  <w:t xml:space="preserve"> training set</w:t>
                                </w:r>
                              </w:ins>
                              <w:del w:id="483" w:author="Joshua Goh" w:date="2020-04-15T15:59:00Z">
                                <w:r w:rsidRPr="00FC46C1" w:rsidDel="00EA6040">
                                  <w:rPr>
                                    <w:sz w:val="16"/>
                                  </w:rPr>
                                  <w:delText xml:space="preserve"> set</w:delText>
                                </w:r>
                              </w:del>
                              <w:r w:rsidRPr="00FC46C1">
                                <w:rPr>
                                  <w:sz w:val="16"/>
                                </w:rPr>
                                <w:t xml:space="preserve">. </w:t>
                              </w:r>
                              <w:ins w:id="484" w:author="Joshua Goh" w:date="2020-04-15T16:00:00Z">
                                <w:r w:rsidR="00EA6040">
                                  <w:rPr>
                                    <w:sz w:val="16"/>
                                  </w:rPr>
                                  <w:t>R</w:t>
                                </w:r>
                              </w:ins>
                              <w:del w:id="485" w:author="Joshua Goh" w:date="2020-04-15T16:00:00Z">
                                <w:r w:rsidRPr="00FC46C1" w:rsidDel="00EA6040">
                                  <w:rPr>
                                    <w:sz w:val="16"/>
                                  </w:rPr>
                                  <w:delText>Each r</w:delText>
                                </w:r>
                              </w:del>
                              <w:r w:rsidRPr="00FC46C1">
                                <w:rPr>
                                  <w:sz w:val="16"/>
                                </w:rPr>
                                <w:t>ed round dot</w:t>
                              </w:r>
                              <w:ins w:id="486" w:author="Joshua Goh" w:date="2020-04-15T16:00:00Z">
                                <w:r w:rsidR="00EA6040">
                                  <w:rPr>
                                    <w:sz w:val="16"/>
                                  </w:rPr>
                                  <w:t>s</w:t>
                                </w:r>
                              </w:ins>
                              <w:r w:rsidRPr="00FC46C1">
                                <w:rPr>
                                  <w:sz w:val="16"/>
                                </w:rPr>
                                <w:t xml:space="preserve"> </w:t>
                              </w:r>
                              <w:del w:id="487" w:author="Joshua Goh" w:date="2020-04-15T16:00:00Z">
                                <w:r w:rsidRPr="00FC46C1" w:rsidDel="00EA6040">
                                  <w:rPr>
                                    <w:sz w:val="16"/>
                                  </w:rPr>
                                  <w:delText xml:space="preserve">is </w:delText>
                                </w:r>
                              </w:del>
                              <w:ins w:id="488" w:author="Joshua Goh" w:date="2020-04-15T16:00:00Z">
                                <w:r w:rsidR="00EA6040">
                                  <w:rPr>
                                    <w:sz w:val="16"/>
                                  </w:rPr>
                                  <w:t>are</w:t>
                                </w:r>
                                <w:r w:rsidR="00EA6040" w:rsidRPr="00FC46C1">
                                  <w:rPr>
                                    <w:sz w:val="16"/>
                                  </w:rPr>
                                  <w:t xml:space="preserve"> </w:t>
                                </w:r>
                              </w:ins>
                              <w:r w:rsidRPr="00FC46C1">
                                <w:rPr>
                                  <w:sz w:val="16"/>
                                </w:rPr>
                                <w:t xml:space="preserve">the model </w:t>
                              </w:r>
                              <w:del w:id="489" w:author="Joshua Goh" w:date="2020-04-15T16:00:00Z">
                                <w:r w:rsidRPr="00FC46C1" w:rsidDel="00EA6040">
                                  <w:rPr>
                                    <w:sz w:val="16"/>
                                  </w:rPr>
                                  <w:delText xml:space="preserve">accuracy </w:delText>
                                </w:r>
                              </w:del>
                              <w:ins w:id="490" w:author="Joshua Goh" w:date="2020-04-15T16:00:00Z">
                                <w:r w:rsidR="00EA6040" w:rsidRPr="00FC46C1">
                                  <w:rPr>
                                    <w:sz w:val="16"/>
                                  </w:rPr>
                                  <w:t>accurac</w:t>
                                </w:r>
                                <w:r w:rsidR="00EA6040">
                                  <w:rPr>
                                    <w:sz w:val="16"/>
                                  </w:rPr>
                                  <w:t>ies</w:t>
                                </w:r>
                                <w:r w:rsidR="00EA6040" w:rsidRPr="00FC46C1">
                                  <w:rPr>
                                    <w:sz w:val="16"/>
                                  </w:rPr>
                                  <w:t xml:space="preserve"> </w:t>
                                </w:r>
                                <w:r w:rsidR="00EA6040">
                                  <w:rPr>
                                    <w:sz w:val="16"/>
                                  </w:rPr>
                                  <w:t>for the</w:t>
                                </w:r>
                              </w:ins>
                              <w:del w:id="491" w:author="Joshua Goh" w:date="2020-04-15T16:00:00Z">
                                <w:r w:rsidRPr="00FC46C1" w:rsidDel="00EA6040">
                                  <w:rPr>
                                    <w:sz w:val="16"/>
                                  </w:rPr>
                                  <w:delText>in</w:delText>
                                </w:r>
                              </w:del>
                              <w:r w:rsidRPr="00FC46C1">
                                <w:rPr>
                                  <w:sz w:val="16"/>
                                </w:rPr>
                                <w:t xml:space="preserve"> test set </w:t>
                              </w:r>
                              <w:del w:id="492" w:author="Joshua Goh" w:date="2020-04-15T16:00:00Z">
                                <w:r w:rsidRPr="00FC46C1" w:rsidDel="00EA6040">
                                  <w:rPr>
                                    <w:sz w:val="16"/>
                                  </w:rPr>
                                  <w:delText xml:space="preserve">for </w:delText>
                                </w:r>
                              </w:del>
                              <w:ins w:id="493" w:author="Joshua Goh" w:date="2020-04-15T16:00:00Z">
                                <w:r w:rsidR="00EA6040">
                                  <w:rPr>
                                    <w:sz w:val="16"/>
                                  </w:rPr>
                                  <w:t>of</w:t>
                                </w:r>
                                <w:r w:rsidR="00EA6040" w:rsidRPr="00FC46C1">
                                  <w:rPr>
                                    <w:sz w:val="16"/>
                                  </w:rPr>
                                  <w:t xml:space="preserve"> </w:t>
                                </w:r>
                              </w:ins>
                              <w:r w:rsidRPr="00FC46C1">
                                <w:rPr>
                                  <w:sz w:val="16"/>
                                </w:rPr>
                                <w:t xml:space="preserve">each human </w:t>
                              </w:r>
                              <w:del w:id="494" w:author="Joshua Goh" w:date="2020-04-15T15:59:00Z">
                                <w:r w:rsidRPr="00FC46C1" w:rsidDel="00EA6040">
                                  <w:rPr>
                                    <w:sz w:val="16"/>
                                  </w:rPr>
                                  <w:delText>subject</w:delText>
                                </w:r>
                              </w:del>
                              <w:ins w:id="495" w:author="Joshua Goh" w:date="2020-04-15T15:59:00Z">
                                <w:r w:rsidR="00EA6040">
                                  <w:rPr>
                                    <w:sz w:val="16"/>
                                  </w:rPr>
                                  <w:t>participant</w:t>
                                </w:r>
                              </w:ins>
                              <w:r w:rsidRPr="00FC46C1">
                                <w:rPr>
                                  <w:sz w:val="16"/>
                                </w:rPr>
                                <w:t xml:space="preserve">. </w:t>
                              </w:r>
                              <w:del w:id="496" w:author="Joshua Goh" w:date="2020-04-15T15:59:00Z">
                                <w:r w:rsidRPr="00FC46C1" w:rsidDel="00EA6040">
                                  <w:rPr>
                                    <w:sz w:val="16"/>
                                  </w:rPr>
                                  <w:delText>The b</w:delText>
                                </w:r>
                              </w:del>
                              <w:ins w:id="497" w:author="Joshua Goh" w:date="2020-04-15T15:59:00Z">
                                <w:r w:rsidR="00EA6040">
                                  <w:rPr>
                                    <w:sz w:val="16"/>
                                  </w:rPr>
                                  <w:t>B</w:t>
                                </w:r>
                              </w:ins>
                              <w:r w:rsidRPr="00FC46C1">
                                <w:rPr>
                                  <w:sz w:val="16"/>
                                </w:rPr>
                                <w:t>lue triangle</w:t>
                              </w:r>
                              <w:ins w:id="498" w:author="Joshua Goh" w:date="2020-04-15T15:59:00Z">
                                <w:r w:rsidR="00EA6040">
                                  <w:rPr>
                                    <w:sz w:val="16"/>
                                  </w:rPr>
                                  <w:t>s</w:t>
                                </w:r>
                              </w:ins>
                              <w:r w:rsidRPr="00FC46C1">
                                <w:rPr>
                                  <w:sz w:val="16"/>
                                </w:rPr>
                                <w:t xml:space="preserve"> </w:t>
                              </w:r>
                              <w:del w:id="499" w:author="Joshua Goh" w:date="2020-04-15T15:59:00Z">
                                <w:r w:rsidRPr="00FC46C1" w:rsidDel="00EA6040">
                                  <w:rPr>
                                    <w:sz w:val="16"/>
                                  </w:rPr>
                                  <w:delText xml:space="preserve">is </w:delText>
                                </w:r>
                              </w:del>
                              <w:ins w:id="500" w:author="Joshua Goh" w:date="2020-04-15T15:59:00Z">
                                <w:r w:rsidR="00EA6040">
                                  <w:rPr>
                                    <w:sz w:val="16"/>
                                  </w:rPr>
                                  <w:t>are</w:t>
                                </w:r>
                                <w:r w:rsidR="00EA6040" w:rsidRPr="00FC46C1">
                                  <w:rPr>
                                    <w:sz w:val="16"/>
                                  </w:rPr>
                                  <w:t xml:space="preserve"> </w:t>
                                </w:r>
                              </w:ins>
                              <w:r w:rsidRPr="00FC46C1">
                                <w:rPr>
                                  <w:sz w:val="16"/>
                                </w:rPr>
                                <w:t>the random rate</w:t>
                              </w:r>
                              <w:ins w:id="501" w:author="Joshua Goh" w:date="2020-04-15T16:00:00Z">
                                <w:r w:rsidR="00381E7D">
                                  <w:rPr>
                                    <w:sz w:val="16"/>
                                  </w:rPr>
                                  <w:t>s</w:t>
                                </w:r>
                              </w:ins>
                              <w:r w:rsidRPr="00FC46C1">
                                <w:rPr>
                                  <w:sz w:val="16"/>
                                </w:rPr>
                                <w:t>, which should be the baseline to</w:t>
                              </w:r>
                              <w:ins w:id="502" w:author="Joshua Goh" w:date="2020-04-15T16:01:00Z">
                                <w:r w:rsidR="00381E7D">
                                  <w:rPr>
                                    <w:sz w:val="16"/>
                                  </w:rPr>
                                  <w:t xml:space="preserve"> be</w:t>
                                </w:r>
                              </w:ins>
                              <w:r w:rsidRPr="00FC46C1">
                                <w:rPr>
                                  <w:sz w:val="16"/>
                                </w:rPr>
                                <w:t xml:space="preserve"> compared </w:t>
                              </w:r>
                              <w:del w:id="503" w:author="Joshua Goh" w:date="2020-04-15T16:01:00Z">
                                <w:r w:rsidRPr="00FC46C1" w:rsidDel="00381E7D">
                                  <w:rPr>
                                    <w:sz w:val="16"/>
                                  </w:rPr>
                                  <w:delText>with</w:delText>
                                </w:r>
                              </w:del>
                              <w:ins w:id="504" w:author="Joshua Goh" w:date="2020-04-15T16:01:00Z">
                                <w:r w:rsidR="00381E7D">
                                  <w:rPr>
                                    <w:sz w:val="16"/>
                                  </w:rPr>
                                  <w:t>against</w:t>
                                </w:r>
                              </w:ins>
                              <w:r w:rsidRPr="00FC46C1">
                                <w:rPr>
                                  <w:sz w:val="16"/>
                                </w:rPr>
                                <w:t xml:space="preserve">. Random rates </w:t>
                              </w:r>
                              <w:del w:id="505" w:author="Joshua Goh" w:date="2020-04-15T16:01:00Z">
                                <w:r w:rsidRPr="00FC46C1" w:rsidDel="00381E7D">
                                  <w:rPr>
                                    <w:sz w:val="16"/>
                                  </w:rPr>
                                  <w:delText xml:space="preserve">are </w:delText>
                                </w:r>
                              </w:del>
                              <w:ins w:id="506" w:author="Joshua Goh" w:date="2020-04-15T16:01:00Z">
                                <w:r w:rsidR="00381E7D">
                                  <w:rPr>
                                    <w:sz w:val="16"/>
                                  </w:rPr>
                                  <w:t>were</w:t>
                                </w:r>
                                <w:r w:rsidR="00381E7D" w:rsidRPr="00FC46C1">
                                  <w:rPr>
                                    <w:sz w:val="16"/>
                                  </w:rPr>
                                  <w:t xml:space="preserve"> </w:t>
                                </w:r>
                              </w:ins>
                              <w:r w:rsidRPr="00FC46C1">
                                <w:rPr>
                                  <w:sz w:val="16"/>
                                </w:rPr>
                                <w:t xml:space="preserve">derived for each </w:t>
                              </w:r>
                              <w:del w:id="507" w:author="Joshua Goh" w:date="2020-04-15T16:01:00Z">
                                <w:r w:rsidRPr="00FC46C1" w:rsidDel="00381E7D">
                                  <w:rPr>
                                    <w:sz w:val="16"/>
                                  </w:rPr>
                                  <w:delText xml:space="preserve">subject </w:delText>
                                </w:r>
                              </w:del>
                              <w:ins w:id="508" w:author="Joshua Goh" w:date="2020-04-15T16:01:00Z">
                                <w:r w:rsidR="00381E7D">
                                  <w:rPr>
                                    <w:sz w:val="16"/>
                                  </w:rPr>
                                  <w:t>participant</w:t>
                                </w:r>
                                <w:r w:rsidR="00381E7D" w:rsidRPr="00FC46C1">
                                  <w:rPr>
                                    <w:sz w:val="16"/>
                                  </w:rPr>
                                  <w:t xml:space="preserve"> </w:t>
                                </w:r>
                              </w:ins>
                              <w:r w:rsidRPr="00FC46C1">
                                <w:rPr>
                                  <w:sz w:val="16"/>
                                </w:rPr>
                                <w:t>by dividing 100% by the average number of targets in the trajectories. The x-axis is log-transformed for clearer illustration. Each grid along the x-axis represents 100 trajectories</w:t>
                              </w:r>
                              <w:del w:id="509" w:author="Joshua Goh" w:date="2020-04-15T16:02:00Z">
                                <w:r w:rsidRPr="00FC46C1" w:rsidDel="00381E7D">
                                  <w:rPr>
                                    <w:sz w:val="16"/>
                                  </w:rPr>
                                  <w:delText xml:space="preserve">. The </w:delText>
                                </w:r>
                              </w:del>
                              <w:del w:id="510" w:author="Joshua Goh" w:date="2020-04-15T16:01:00Z">
                                <w:r w:rsidRPr="00FC46C1" w:rsidDel="00381E7D">
                                  <w:rPr>
                                    <w:sz w:val="16"/>
                                  </w:rPr>
                                  <w:delText>label besides each red dot is the subject ID</w:delText>
                                </w:r>
                              </w:del>
                              <w:r w:rsidRPr="00FC46C1">
                                <w:rPr>
                                  <w:sz w:val="16"/>
                                </w:rPr>
                                <w:t>.</w:t>
                              </w:r>
                            </w:p>
                            <w:p w14:paraId="38644D81" w14:textId="77777777" w:rsidR="00285568" w:rsidRDefault="00285568" w:rsidP="0028556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7F6DF" id="_x0000_s1034" type="#_x0000_t202" style="position:absolute;left:0;text-align:left;margin-left:259.3pt;margin-top:39.85pt;width:242.65pt;height:241.9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" stroked="f">
                  <v:textbox>
                    <w:txbxContent>
                      <w:p w14:paraId="33EEDDD9" w14:textId="77777777" w:rsidR="00285568" w:rsidRDefault="00285568" w:rsidP="00285568">
                        <w:pPr>
                          <w:jc w:val="right"/>
                        </w:pPr>
                        <w:r w:rsidRPr="002E08FE">
                          <w:rPr>
                            <w:noProof/>
                            <w:sz w:val="16"/>
                          </w:rPr>
                          <w:drawing>
                            <wp:inline distT="0" distB="0" distL="0" distR="0" wp14:anchorId="7AFE17D0" wp14:editId="00E4917C">
                              <wp:extent cx="2743200" cy="2057401"/>
                              <wp:effectExtent l="0" t="0" r="0" b="0"/>
                              <wp:docPr id="17"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6DC1A1AD" w14:textId="4B0149B9" w:rsidR="00285568" w:rsidRPr="00FC46C1" w:rsidRDefault="00285568" w:rsidP="00285568">
                        <w:pPr>
                          <w:jc w:val="both"/>
                          <w:rPr>
                            <w:sz w:val="16"/>
                          </w:rPr>
                        </w:pPr>
                        <w:del w:id="511" w:author="Sean Yun-Shiuan Chuang" w:date="2020-04-12T13:47:00Z">
                          <w:r w:rsidRPr="00FC46C1" w:rsidDel="00615395">
                            <w:rPr>
                              <w:sz w:val="16"/>
                            </w:rPr>
                            <w:delText>Fig</w:delText>
                          </w:r>
                          <w:r w:rsidDel="00615395">
                            <w:rPr>
                              <w:sz w:val="16"/>
                            </w:rPr>
                            <w:delText>. 6</w:delText>
                          </w:r>
                        </w:del>
                        <w:ins w:id="512" w:author="Sean Yun-Shiuan Chuang" w:date="2020-04-12T13:47:00Z">
                          <w:r>
                            <w:rPr>
                              <w:sz w:val="16"/>
                            </w:rPr>
                            <w:t>Fig. 7</w:t>
                          </w:r>
                        </w:ins>
                        <w:r>
                          <w:rPr>
                            <w:sz w:val="16"/>
                          </w:rPr>
                          <w:t>.</w:t>
                        </w:r>
                        <w:r w:rsidRPr="00FC46C1">
                          <w:rPr>
                            <w:sz w:val="16"/>
                          </w:rPr>
                          <w:t xml:space="preserve"> Accuracy </w:t>
                        </w:r>
                        <w:ins w:id="513" w:author="Joshua Goh" w:date="2020-04-15T16:00:00Z">
                          <w:r w:rsidR="00EA6040">
                            <w:rPr>
                              <w:sz w:val="16"/>
                            </w:rPr>
                            <w:t>for</w:t>
                          </w:r>
                        </w:ins>
                        <w:del w:id="514" w:author="Joshua Goh" w:date="2020-04-15T16:00:00Z">
                          <w:r w:rsidRPr="00FC46C1" w:rsidDel="00EA6040">
                            <w:rPr>
                              <w:sz w:val="16"/>
                            </w:rPr>
                            <w:delText>in</w:delText>
                          </w:r>
                        </w:del>
                        <w:r w:rsidRPr="00FC46C1">
                          <w:rPr>
                            <w:sz w:val="16"/>
                          </w:rPr>
                          <w:t xml:space="preserve"> the test set</w:t>
                        </w:r>
                        <w:ins w:id="515" w:author="Joshua Goh" w:date="2020-04-15T16:00:00Z">
                          <w:r w:rsidR="00EA6040">
                            <w:rPr>
                              <w:sz w:val="16"/>
                            </w:rPr>
                            <w:t>s</w:t>
                          </w:r>
                        </w:ins>
                        <w:r w:rsidRPr="00FC46C1">
                          <w:rPr>
                            <w:sz w:val="16"/>
                          </w:rPr>
                          <w:t xml:space="preserve"> as a function of the number of trajectories in the </w:t>
                        </w:r>
                        <w:del w:id="516" w:author="Joshua Goh" w:date="2020-04-15T16:00:00Z">
                          <w:r w:rsidRPr="00FC46C1" w:rsidDel="00EA6040">
                            <w:rPr>
                              <w:sz w:val="16"/>
                            </w:rPr>
                            <w:delText xml:space="preserve">training set for </w:delText>
                          </w:r>
                        </w:del>
                        <w:r w:rsidRPr="00FC46C1">
                          <w:rPr>
                            <w:sz w:val="16"/>
                          </w:rPr>
                          <w:t>human data</w:t>
                        </w:r>
                        <w:ins w:id="517" w:author="Joshua Goh" w:date="2020-04-15T16:00:00Z">
                          <w:r w:rsidR="00EA6040">
                            <w:rPr>
                              <w:sz w:val="16"/>
                            </w:rPr>
                            <w:t xml:space="preserve"> training set</w:t>
                          </w:r>
                        </w:ins>
                        <w:del w:id="518" w:author="Joshua Goh" w:date="2020-04-15T15:59:00Z">
                          <w:r w:rsidRPr="00FC46C1" w:rsidDel="00EA6040">
                            <w:rPr>
                              <w:sz w:val="16"/>
                            </w:rPr>
                            <w:delText xml:space="preserve"> set</w:delText>
                          </w:r>
                        </w:del>
                        <w:r w:rsidRPr="00FC46C1">
                          <w:rPr>
                            <w:sz w:val="16"/>
                          </w:rPr>
                          <w:t xml:space="preserve">. </w:t>
                        </w:r>
                        <w:ins w:id="519" w:author="Joshua Goh" w:date="2020-04-15T16:00:00Z">
                          <w:r w:rsidR="00EA6040">
                            <w:rPr>
                              <w:sz w:val="16"/>
                            </w:rPr>
                            <w:t>R</w:t>
                          </w:r>
                        </w:ins>
                        <w:del w:id="520" w:author="Joshua Goh" w:date="2020-04-15T16:00:00Z">
                          <w:r w:rsidRPr="00FC46C1" w:rsidDel="00EA6040">
                            <w:rPr>
                              <w:sz w:val="16"/>
                            </w:rPr>
                            <w:delText>Each r</w:delText>
                          </w:r>
                        </w:del>
                        <w:r w:rsidRPr="00FC46C1">
                          <w:rPr>
                            <w:sz w:val="16"/>
                          </w:rPr>
                          <w:t>ed round dot</w:t>
                        </w:r>
                        <w:ins w:id="521" w:author="Joshua Goh" w:date="2020-04-15T16:00:00Z">
                          <w:r w:rsidR="00EA6040">
                            <w:rPr>
                              <w:sz w:val="16"/>
                            </w:rPr>
                            <w:t>s</w:t>
                          </w:r>
                        </w:ins>
                        <w:r w:rsidRPr="00FC46C1">
                          <w:rPr>
                            <w:sz w:val="16"/>
                          </w:rPr>
                          <w:t xml:space="preserve"> </w:t>
                        </w:r>
                        <w:del w:id="522" w:author="Joshua Goh" w:date="2020-04-15T16:00:00Z">
                          <w:r w:rsidRPr="00FC46C1" w:rsidDel="00EA6040">
                            <w:rPr>
                              <w:sz w:val="16"/>
                            </w:rPr>
                            <w:delText xml:space="preserve">is </w:delText>
                          </w:r>
                        </w:del>
                        <w:ins w:id="523" w:author="Joshua Goh" w:date="2020-04-15T16:00:00Z">
                          <w:r w:rsidR="00EA6040">
                            <w:rPr>
                              <w:sz w:val="16"/>
                            </w:rPr>
                            <w:t>are</w:t>
                          </w:r>
                          <w:r w:rsidR="00EA6040" w:rsidRPr="00FC46C1">
                            <w:rPr>
                              <w:sz w:val="16"/>
                            </w:rPr>
                            <w:t xml:space="preserve"> </w:t>
                          </w:r>
                        </w:ins>
                        <w:r w:rsidRPr="00FC46C1">
                          <w:rPr>
                            <w:sz w:val="16"/>
                          </w:rPr>
                          <w:t xml:space="preserve">the model </w:t>
                        </w:r>
                        <w:del w:id="524" w:author="Joshua Goh" w:date="2020-04-15T16:00:00Z">
                          <w:r w:rsidRPr="00FC46C1" w:rsidDel="00EA6040">
                            <w:rPr>
                              <w:sz w:val="16"/>
                            </w:rPr>
                            <w:delText xml:space="preserve">accuracy </w:delText>
                          </w:r>
                        </w:del>
                        <w:ins w:id="525" w:author="Joshua Goh" w:date="2020-04-15T16:00:00Z">
                          <w:r w:rsidR="00EA6040" w:rsidRPr="00FC46C1">
                            <w:rPr>
                              <w:sz w:val="16"/>
                            </w:rPr>
                            <w:t>accurac</w:t>
                          </w:r>
                          <w:r w:rsidR="00EA6040">
                            <w:rPr>
                              <w:sz w:val="16"/>
                            </w:rPr>
                            <w:t>ies</w:t>
                          </w:r>
                          <w:r w:rsidR="00EA6040" w:rsidRPr="00FC46C1">
                            <w:rPr>
                              <w:sz w:val="16"/>
                            </w:rPr>
                            <w:t xml:space="preserve"> </w:t>
                          </w:r>
                          <w:r w:rsidR="00EA6040">
                            <w:rPr>
                              <w:sz w:val="16"/>
                            </w:rPr>
                            <w:t>for the</w:t>
                          </w:r>
                        </w:ins>
                        <w:del w:id="526" w:author="Joshua Goh" w:date="2020-04-15T16:00:00Z">
                          <w:r w:rsidRPr="00FC46C1" w:rsidDel="00EA6040">
                            <w:rPr>
                              <w:sz w:val="16"/>
                            </w:rPr>
                            <w:delText>in</w:delText>
                          </w:r>
                        </w:del>
                        <w:r w:rsidRPr="00FC46C1">
                          <w:rPr>
                            <w:sz w:val="16"/>
                          </w:rPr>
                          <w:t xml:space="preserve"> test set </w:t>
                        </w:r>
                        <w:del w:id="527" w:author="Joshua Goh" w:date="2020-04-15T16:00:00Z">
                          <w:r w:rsidRPr="00FC46C1" w:rsidDel="00EA6040">
                            <w:rPr>
                              <w:sz w:val="16"/>
                            </w:rPr>
                            <w:delText xml:space="preserve">for </w:delText>
                          </w:r>
                        </w:del>
                        <w:ins w:id="528" w:author="Joshua Goh" w:date="2020-04-15T16:00:00Z">
                          <w:r w:rsidR="00EA6040">
                            <w:rPr>
                              <w:sz w:val="16"/>
                            </w:rPr>
                            <w:t>of</w:t>
                          </w:r>
                          <w:r w:rsidR="00EA6040" w:rsidRPr="00FC46C1">
                            <w:rPr>
                              <w:sz w:val="16"/>
                            </w:rPr>
                            <w:t xml:space="preserve"> </w:t>
                          </w:r>
                        </w:ins>
                        <w:r w:rsidRPr="00FC46C1">
                          <w:rPr>
                            <w:sz w:val="16"/>
                          </w:rPr>
                          <w:t xml:space="preserve">each human </w:t>
                        </w:r>
                        <w:del w:id="529" w:author="Joshua Goh" w:date="2020-04-15T15:59:00Z">
                          <w:r w:rsidRPr="00FC46C1" w:rsidDel="00EA6040">
                            <w:rPr>
                              <w:sz w:val="16"/>
                            </w:rPr>
                            <w:delText>subject</w:delText>
                          </w:r>
                        </w:del>
                        <w:ins w:id="530" w:author="Joshua Goh" w:date="2020-04-15T15:59:00Z">
                          <w:r w:rsidR="00EA6040">
                            <w:rPr>
                              <w:sz w:val="16"/>
                            </w:rPr>
                            <w:t>participant</w:t>
                          </w:r>
                        </w:ins>
                        <w:r w:rsidRPr="00FC46C1">
                          <w:rPr>
                            <w:sz w:val="16"/>
                          </w:rPr>
                          <w:t xml:space="preserve">. </w:t>
                        </w:r>
                        <w:del w:id="531" w:author="Joshua Goh" w:date="2020-04-15T15:59:00Z">
                          <w:r w:rsidRPr="00FC46C1" w:rsidDel="00EA6040">
                            <w:rPr>
                              <w:sz w:val="16"/>
                            </w:rPr>
                            <w:delText>The b</w:delText>
                          </w:r>
                        </w:del>
                        <w:ins w:id="532" w:author="Joshua Goh" w:date="2020-04-15T15:59:00Z">
                          <w:r w:rsidR="00EA6040">
                            <w:rPr>
                              <w:sz w:val="16"/>
                            </w:rPr>
                            <w:t>B</w:t>
                          </w:r>
                        </w:ins>
                        <w:r w:rsidRPr="00FC46C1">
                          <w:rPr>
                            <w:sz w:val="16"/>
                          </w:rPr>
                          <w:t>lue triangle</w:t>
                        </w:r>
                        <w:ins w:id="533" w:author="Joshua Goh" w:date="2020-04-15T15:59:00Z">
                          <w:r w:rsidR="00EA6040">
                            <w:rPr>
                              <w:sz w:val="16"/>
                            </w:rPr>
                            <w:t>s</w:t>
                          </w:r>
                        </w:ins>
                        <w:r w:rsidRPr="00FC46C1">
                          <w:rPr>
                            <w:sz w:val="16"/>
                          </w:rPr>
                          <w:t xml:space="preserve"> </w:t>
                        </w:r>
                        <w:del w:id="534" w:author="Joshua Goh" w:date="2020-04-15T15:59:00Z">
                          <w:r w:rsidRPr="00FC46C1" w:rsidDel="00EA6040">
                            <w:rPr>
                              <w:sz w:val="16"/>
                            </w:rPr>
                            <w:delText xml:space="preserve">is </w:delText>
                          </w:r>
                        </w:del>
                        <w:ins w:id="535" w:author="Joshua Goh" w:date="2020-04-15T15:59:00Z">
                          <w:r w:rsidR="00EA6040">
                            <w:rPr>
                              <w:sz w:val="16"/>
                            </w:rPr>
                            <w:t>are</w:t>
                          </w:r>
                          <w:r w:rsidR="00EA6040" w:rsidRPr="00FC46C1">
                            <w:rPr>
                              <w:sz w:val="16"/>
                            </w:rPr>
                            <w:t xml:space="preserve"> </w:t>
                          </w:r>
                        </w:ins>
                        <w:r w:rsidRPr="00FC46C1">
                          <w:rPr>
                            <w:sz w:val="16"/>
                          </w:rPr>
                          <w:t>the random rate</w:t>
                        </w:r>
                        <w:ins w:id="536" w:author="Joshua Goh" w:date="2020-04-15T16:00:00Z">
                          <w:r w:rsidR="00381E7D">
                            <w:rPr>
                              <w:sz w:val="16"/>
                            </w:rPr>
                            <w:t>s</w:t>
                          </w:r>
                        </w:ins>
                        <w:r w:rsidRPr="00FC46C1">
                          <w:rPr>
                            <w:sz w:val="16"/>
                          </w:rPr>
                          <w:t>, which should be the baseline to</w:t>
                        </w:r>
                        <w:ins w:id="537" w:author="Joshua Goh" w:date="2020-04-15T16:01:00Z">
                          <w:r w:rsidR="00381E7D">
                            <w:rPr>
                              <w:sz w:val="16"/>
                            </w:rPr>
                            <w:t xml:space="preserve"> be</w:t>
                          </w:r>
                        </w:ins>
                        <w:r w:rsidRPr="00FC46C1">
                          <w:rPr>
                            <w:sz w:val="16"/>
                          </w:rPr>
                          <w:t xml:space="preserve"> compared </w:t>
                        </w:r>
                        <w:del w:id="538" w:author="Joshua Goh" w:date="2020-04-15T16:01:00Z">
                          <w:r w:rsidRPr="00FC46C1" w:rsidDel="00381E7D">
                            <w:rPr>
                              <w:sz w:val="16"/>
                            </w:rPr>
                            <w:delText>with</w:delText>
                          </w:r>
                        </w:del>
                        <w:ins w:id="539" w:author="Joshua Goh" w:date="2020-04-15T16:01:00Z">
                          <w:r w:rsidR="00381E7D">
                            <w:rPr>
                              <w:sz w:val="16"/>
                            </w:rPr>
                            <w:t>against</w:t>
                          </w:r>
                        </w:ins>
                        <w:r w:rsidRPr="00FC46C1">
                          <w:rPr>
                            <w:sz w:val="16"/>
                          </w:rPr>
                          <w:t xml:space="preserve">. Random rates </w:t>
                        </w:r>
                        <w:del w:id="540" w:author="Joshua Goh" w:date="2020-04-15T16:01:00Z">
                          <w:r w:rsidRPr="00FC46C1" w:rsidDel="00381E7D">
                            <w:rPr>
                              <w:sz w:val="16"/>
                            </w:rPr>
                            <w:delText xml:space="preserve">are </w:delText>
                          </w:r>
                        </w:del>
                        <w:ins w:id="541" w:author="Joshua Goh" w:date="2020-04-15T16:01:00Z">
                          <w:r w:rsidR="00381E7D">
                            <w:rPr>
                              <w:sz w:val="16"/>
                            </w:rPr>
                            <w:t>were</w:t>
                          </w:r>
                          <w:r w:rsidR="00381E7D" w:rsidRPr="00FC46C1">
                            <w:rPr>
                              <w:sz w:val="16"/>
                            </w:rPr>
                            <w:t xml:space="preserve"> </w:t>
                          </w:r>
                        </w:ins>
                        <w:r w:rsidRPr="00FC46C1">
                          <w:rPr>
                            <w:sz w:val="16"/>
                          </w:rPr>
                          <w:t xml:space="preserve">derived for each </w:t>
                        </w:r>
                        <w:del w:id="542" w:author="Joshua Goh" w:date="2020-04-15T16:01:00Z">
                          <w:r w:rsidRPr="00FC46C1" w:rsidDel="00381E7D">
                            <w:rPr>
                              <w:sz w:val="16"/>
                            </w:rPr>
                            <w:delText xml:space="preserve">subject </w:delText>
                          </w:r>
                        </w:del>
                        <w:ins w:id="543" w:author="Joshua Goh" w:date="2020-04-15T16:01:00Z">
                          <w:r w:rsidR="00381E7D">
                            <w:rPr>
                              <w:sz w:val="16"/>
                            </w:rPr>
                            <w:t>participant</w:t>
                          </w:r>
                          <w:r w:rsidR="00381E7D" w:rsidRPr="00FC46C1">
                            <w:rPr>
                              <w:sz w:val="16"/>
                            </w:rPr>
                            <w:t xml:space="preserve"> </w:t>
                          </w:r>
                        </w:ins>
                        <w:r w:rsidRPr="00FC46C1">
                          <w:rPr>
                            <w:sz w:val="16"/>
                          </w:rPr>
                          <w:t>by dividing 100% by the average number of targets in the trajectories. The x-axis is log-transformed for clearer illustration. Each grid along the x-axis represents 100 trajectories</w:t>
                        </w:r>
                        <w:del w:id="544" w:author="Joshua Goh" w:date="2020-04-15T16:02:00Z">
                          <w:r w:rsidRPr="00FC46C1" w:rsidDel="00381E7D">
                            <w:rPr>
                              <w:sz w:val="16"/>
                            </w:rPr>
                            <w:delText xml:space="preserve">. The </w:delText>
                          </w:r>
                        </w:del>
                        <w:del w:id="545" w:author="Joshua Goh" w:date="2020-04-15T16:01:00Z">
                          <w:r w:rsidRPr="00FC46C1" w:rsidDel="00381E7D">
                            <w:rPr>
                              <w:sz w:val="16"/>
                            </w:rPr>
                            <w:delText>label besides each red dot is the subject ID</w:delText>
                          </w:r>
                        </w:del>
                        <w:r w:rsidRPr="00FC46C1">
                          <w:rPr>
                            <w:sz w:val="16"/>
                          </w:rPr>
                          <w:t>.</w:t>
                        </w:r>
                      </w:p>
                      <w:p w14:paraId="38644D81" w14:textId="77777777" w:rsidR="00285568" w:rsidRDefault="00285568" w:rsidP="00285568">
                        <w:pPr>
                          <w:jc w:val="center"/>
                        </w:pPr>
                      </w:p>
                    </w:txbxContent>
                  </v:textbox>
                  <w10:wrap type="square" anchory="margin"/>
                </v:shape>
              </w:pict>
            </mc:Fallback>
          </mc:AlternateContent>
        </w:r>
      </w:ins>
      <w:ins w:id="546" w:author="Joshua Goh" w:date="2020-04-15T15:52:00Z">
        <w:r w:rsidRPr="00235B60">
          <w:rPr>
            <w:i w:val="0"/>
            <w:iCs w:val="0"/>
            <w:noProof/>
          </w:rPr>
          <mc:AlternateContent>
            <mc:Choice Requires="wps">
              <w:drawing>
                <wp:anchor distT="0" distB="0" distL="114300" distR="114300" simplePos="0" relativeHeight="251681792" behindDoc="0" locked="0" layoutInCell="1" allowOverlap="1" wp14:anchorId="76727F26" wp14:editId="61A7C550">
                  <wp:simplePos x="0" y="0"/>
                  <wp:positionH relativeFrom="column">
                    <wp:posOffset>0</wp:posOffset>
                  </wp:positionH>
                  <wp:positionV relativeFrom="page">
                    <wp:posOffset>717855</wp:posOffset>
                  </wp:positionV>
                  <wp:extent cx="3108960" cy="3078480"/>
                  <wp:effectExtent l="0" t="0" r="254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78480"/>
                          </a:xfrm>
                          <a:prstGeom prst="rect">
                            <a:avLst/>
                          </a:prstGeom>
                          <a:solidFill>
                            <a:srgbClr val="FFFFFF"/>
                          </a:solidFill>
                          <a:ln w="9525">
                            <a:noFill/>
                            <a:miter lim="800000"/>
                            <a:headEnd/>
                            <a:tailEnd/>
                          </a:ln>
                        </wps:spPr>
                        <wps:txbx>
                          <w:txbxContent>
                            <w:p w14:paraId="4F8FC725" w14:textId="77777777" w:rsidR="00285568" w:rsidRDefault="00285568" w:rsidP="00285568">
                              <w:pPr>
                                <w:jc w:val="right"/>
                                <w:rPr>
                                  <w:ins w:id="547" w:author="Sean Yun-Shiuan Chuang" w:date="2020-04-01T12:36:00Z"/>
                                  <w:sz w:val="16"/>
                                </w:rPr>
                              </w:pPr>
                              <w:ins w:id="548" w:author="Sean Yun-Shiuan Chuang" w:date="2020-04-01T12:36:00Z">
                                <w:r w:rsidRPr="002D5ECB">
                                  <w:rPr>
                                    <w:noProof/>
                                    <w:sz w:val="16"/>
                                  </w:rPr>
                                  <w:drawing>
                                    <wp:inline distT="0" distB="0" distL="0" distR="0" wp14:anchorId="462AC623" wp14:editId="720017EF">
                                      <wp:extent cx="2402500" cy="1801747"/>
                                      <wp:effectExtent l="0" t="0" r="0" b="8255"/>
                                      <wp:docPr id="25"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59D7AE68" w14:textId="77777777" w:rsidR="00285568" w:rsidRDefault="00285568" w:rsidP="00285568">
                              <w:pPr>
                                <w:jc w:val="right"/>
                                <w:rPr>
                                  <w:sz w:val="16"/>
                                </w:rPr>
                              </w:pPr>
                            </w:p>
                            <w:p w14:paraId="424AAF10" w14:textId="77777777" w:rsidR="00285568" w:rsidRDefault="00285568" w:rsidP="00285568">
                              <w:pPr>
                                <w:jc w:val="both"/>
                              </w:pPr>
                              <w:del w:id="549" w:author="Sean Yun-Shiuan Chuang" w:date="2020-04-12T13:49:00Z">
                                <w:r w:rsidRPr="00667082" w:rsidDel="00615395">
                                  <w:rPr>
                                    <w:sz w:val="16"/>
                                  </w:rPr>
                                  <w:delText>Fig</w:delText>
                                </w:r>
                                <w:r w:rsidDel="00615395">
                                  <w:rPr>
                                    <w:sz w:val="16"/>
                                  </w:rPr>
                                  <w:delText>.</w:delText>
                                </w:r>
                                <w:r w:rsidRPr="00667082" w:rsidDel="00615395">
                                  <w:rPr>
                                    <w:sz w:val="16"/>
                                  </w:rPr>
                                  <w:delText xml:space="preserve"> </w:delText>
                                </w:r>
                                <w:r w:rsidDel="00615395">
                                  <w:rPr>
                                    <w:sz w:val="16"/>
                                  </w:rPr>
                                  <w:delText>4</w:delText>
                                </w:r>
                              </w:del>
                              <w:ins w:id="550" w:author="Sean Yun-Shiuan Chuang" w:date="2020-04-12T13:49:00Z">
                                <w:r>
                                  <w:rPr>
                                    <w:sz w:val="16"/>
                                  </w:rPr>
                                  <w:t>Fig. 5</w:t>
                                </w:r>
                              </w:ins>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ins w:id="551" w:author="Edwinn Gamborino Castañeda" w:date="2020-03-26T12:12:00Z">
                                <w:r>
                                  <w:rPr>
                                    <w:sz w:val="16"/>
                                  </w:rPr>
                                  <w:t>represents</w:t>
                                </w:r>
                              </w:ins>
                              <w:ins w:id="552"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ins w:id="553" w:author="Edwinn Gamborino Castañeda" w:date="2020-03-26T12:13:00Z">
                                <w:r>
                                  <w:rPr>
                                    <w:sz w:val="16"/>
                                  </w:rPr>
                                  <w:t>represents the</w:t>
                                </w:r>
                              </w:ins>
                              <w:r w:rsidRPr="00667082">
                                <w:rPr>
                                  <w:sz w:val="16"/>
                                </w:rPr>
                                <w:t xml:space="preserve"> baseline to</w:t>
                              </w:r>
                              <w:ins w:id="554" w:author="Edwinn Gamborino Castañeda" w:date="2020-03-26T12:13:00Z">
                                <w:r>
                                  <w:rPr>
                                    <w:sz w:val="16"/>
                                  </w:rPr>
                                  <w:t xml:space="preserve"> be</w:t>
                                </w:r>
                              </w:ins>
                              <w:r w:rsidRPr="00667082">
                                <w:rPr>
                                  <w:sz w:val="16"/>
                                </w:rPr>
                                <w:t xml:space="preserve"> compared with. Random rate for each model is derived for each </w:t>
                              </w:r>
                              <w:del w:id="555" w:author="Joshua Goh" w:date="2020-04-15T15:47:00Z">
                                <w:r w:rsidRPr="00667082" w:rsidDel="004277D4">
                                  <w:rPr>
                                    <w:sz w:val="16"/>
                                  </w:rPr>
                                  <w:delText xml:space="preserve">subject </w:delText>
                                </w:r>
                              </w:del>
                              <w:ins w:id="556" w:author="Joshua Goh" w:date="2020-04-15T15:47:00Z">
                                <w:r>
                                  <w:rPr>
                                    <w:sz w:val="16"/>
                                  </w:rPr>
                                  <w:t>simulated agent</w:t>
                                </w:r>
                                <w:r w:rsidRPr="00667082">
                                  <w:rPr>
                                    <w:sz w:val="16"/>
                                  </w:rPr>
                                  <w:t xml:space="preserve"> </w:t>
                                </w:r>
                              </w:ins>
                              <w:r w:rsidRPr="00667082">
                                <w:rPr>
                                  <w:sz w:val="16"/>
                                </w:rPr>
                                <w:t>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anchor>
              </w:drawing>
            </mc:Choice>
            <mc:Fallback>
              <w:pict>
                <v:shape w14:anchorId="76727F26" id="_x0000_s1035" type="#_x0000_t202" style="position:absolute;left:0;text-align:left;margin-left:0;margin-top:56.5pt;width:244.8pt;height:242.4pt;z-index:2516817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" stroked="f">
                  <v:textbox style="mso-fit-shape-to-text:t">
                    <w:txbxContent>
                      <w:p w14:paraId="4F8FC725" w14:textId="77777777" w:rsidR="00285568" w:rsidRDefault="00285568" w:rsidP="00285568">
                        <w:pPr>
                          <w:jc w:val="right"/>
                          <w:rPr>
                            <w:ins w:id="557" w:author="Sean Yun-Shiuan Chuang" w:date="2020-04-01T12:36:00Z"/>
                            <w:sz w:val="16"/>
                          </w:rPr>
                        </w:pPr>
                        <w:ins w:id="558" w:author="Sean Yun-Shiuan Chuang" w:date="2020-04-01T12:36:00Z">
                          <w:r w:rsidRPr="002D5ECB">
                            <w:rPr>
                              <w:noProof/>
                              <w:sz w:val="16"/>
                            </w:rPr>
                            <w:drawing>
                              <wp:inline distT="0" distB="0" distL="0" distR="0" wp14:anchorId="462AC623" wp14:editId="720017EF">
                                <wp:extent cx="2402500" cy="1801747"/>
                                <wp:effectExtent l="0" t="0" r="0" b="8255"/>
                                <wp:docPr id="25"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59D7AE68" w14:textId="77777777" w:rsidR="00285568" w:rsidRDefault="00285568" w:rsidP="00285568">
                        <w:pPr>
                          <w:jc w:val="right"/>
                          <w:rPr>
                            <w:sz w:val="16"/>
                          </w:rPr>
                        </w:pPr>
                      </w:p>
                      <w:p w14:paraId="424AAF10" w14:textId="77777777" w:rsidR="00285568" w:rsidRDefault="00285568" w:rsidP="00285568">
                        <w:pPr>
                          <w:jc w:val="both"/>
                        </w:pPr>
                        <w:del w:id="559" w:author="Sean Yun-Shiuan Chuang" w:date="2020-04-12T13:49:00Z">
                          <w:r w:rsidRPr="00667082" w:rsidDel="00615395">
                            <w:rPr>
                              <w:sz w:val="16"/>
                            </w:rPr>
                            <w:delText>Fig</w:delText>
                          </w:r>
                          <w:r w:rsidDel="00615395">
                            <w:rPr>
                              <w:sz w:val="16"/>
                            </w:rPr>
                            <w:delText>.</w:delText>
                          </w:r>
                          <w:r w:rsidRPr="00667082" w:rsidDel="00615395">
                            <w:rPr>
                              <w:sz w:val="16"/>
                            </w:rPr>
                            <w:delText xml:space="preserve"> </w:delText>
                          </w:r>
                          <w:r w:rsidDel="00615395">
                            <w:rPr>
                              <w:sz w:val="16"/>
                            </w:rPr>
                            <w:delText>4</w:delText>
                          </w:r>
                        </w:del>
                        <w:ins w:id="560" w:author="Sean Yun-Shiuan Chuang" w:date="2020-04-12T13:49:00Z">
                          <w:r>
                            <w:rPr>
                              <w:sz w:val="16"/>
                            </w:rPr>
                            <w:t>Fig. 5</w:t>
                          </w:r>
                        </w:ins>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ins w:id="561" w:author="Edwinn Gamborino Castañeda" w:date="2020-03-26T12:12:00Z">
                          <w:r>
                            <w:rPr>
                              <w:sz w:val="16"/>
                            </w:rPr>
                            <w:t>represents</w:t>
                          </w:r>
                        </w:ins>
                        <w:ins w:id="562"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ins w:id="563" w:author="Edwinn Gamborino Castañeda" w:date="2020-03-26T12:13:00Z">
                          <w:r>
                            <w:rPr>
                              <w:sz w:val="16"/>
                            </w:rPr>
                            <w:t>represents the</w:t>
                          </w:r>
                        </w:ins>
                        <w:r w:rsidRPr="00667082">
                          <w:rPr>
                            <w:sz w:val="16"/>
                          </w:rPr>
                          <w:t xml:space="preserve"> baseline to</w:t>
                        </w:r>
                        <w:ins w:id="564" w:author="Edwinn Gamborino Castañeda" w:date="2020-03-26T12:13:00Z">
                          <w:r>
                            <w:rPr>
                              <w:sz w:val="16"/>
                            </w:rPr>
                            <w:t xml:space="preserve"> be</w:t>
                          </w:r>
                        </w:ins>
                        <w:r w:rsidRPr="00667082">
                          <w:rPr>
                            <w:sz w:val="16"/>
                          </w:rPr>
                          <w:t xml:space="preserve"> compared with. Random rate for each model is derived for each </w:t>
                        </w:r>
                        <w:del w:id="565" w:author="Joshua Goh" w:date="2020-04-15T15:47:00Z">
                          <w:r w:rsidRPr="00667082" w:rsidDel="004277D4">
                            <w:rPr>
                              <w:sz w:val="16"/>
                            </w:rPr>
                            <w:delText xml:space="preserve">subject </w:delText>
                          </w:r>
                        </w:del>
                        <w:ins w:id="566" w:author="Joshua Goh" w:date="2020-04-15T15:47:00Z">
                          <w:r>
                            <w:rPr>
                              <w:sz w:val="16"/>
                            </w:rPr>
                            <w:t>simulated agent</w:t>
                          </w:r>
                          <w:r w:rsidRPr="00667082">
                            <w:rPr>
                              <w:sz w:val="16"/>
                            </w:rPr>
                            <w:t xml:space="preserve"> </w:t>
                          </w:r>
                        </w:ins>
                        <w:r w:rsidRPr="00667082">
                          <w:rPr>
                            <w:sz w:val="16"/>
                          </w:rPr>
                          <w:t>by dividing 100% by the average number of targets in the trajectories. The error bars represent the standard errors.</w:t>
                        </w:r>
                      </w:p>
                    </w:txbxContent>
                  </v:textbox>
                  <w10:wrap type="square" anchory="page"/>
                </v:shape>
              </w:pict>
            </mc:Fallback>
          </mc:AlternateContent>
        </w:r>
      </w:ins>
      <w:r w:rsidR="00960D71">
        <w:t>B.</w:t>
      </w:r>
      <w:r w:rsidR="00960D71">
        <w:tab/>
        <w:t>Human Data</w:t>
      </w:r>
    </w:p>
    <w:p w14:paraId="196FE604" w14:textId="40529F6C" w:rsidR="00960D71" w:rsidDel="00285568" w:rsidRDefault="00285568" w:rsidP="00960D71">
      <w:pPr>
        <w:ind w:firstLine="202"/>
        <w:jc w:val="both"/>
        <w:rPr>
          <w:del w:id="567" w:author="Joshua Goh" w:date="2020-04-15T15:53:00Z"/>
          <w:color w:val="000000"/>
        </w:rPr>
      </w:pPr>
      <w:ins w:id="568" w:author="Joshua Goh" w:date="2020-04-15T15:51:00Z">
        <w:r w:rsidRPr="00235B60">
          <w:rPr>
            <w:i/>
            <w:iCs/>
            <w:noProof/>
          </w:rPr>
          <mc:AlternateContent>
            <mc:Choice Requires="wps">
              <w:drawing>
                <wp:anchor distT="0" distB="0" distL="114300" distR="114300" simplePos="0" relativeHeight="251679744" behindDoc="0" locked="0" layoutInCell="1" allowOverlap="1" wp14:anchorId="731621B3" wp14:editId="6CE4F44A">
                  <wp:simplePos x="0" y="0"/>
                  <wp:positionH relativeFrom="column">
                    <wp:posOffset>0</wp:posOffset>
                  </wp:positionH>
                  <wp:positionV relativeFrom="margin">
                    <wp:posOffset>4816145</wp:posOffset>
                  </wp:positionV>
                  <wp:extent cx="3146425" cy="3804285"/>
                  <wp:effectExtent l="0" t="0" r="3175"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3804285"/>
                          </a:xfrm>
                          <a:prstGeom prst="rect">
                            <a:avLst/>
                          </a:prstGeom>
                          <a:solidFill>
                            <a:srgbClr val="FFFFFF"/>
                          </a:solidFill>
                          <a:ln w="9525">
                            <a:noFill/>
                            <a:miter lim="800000"/>
                            <a:headEnd/>
                            <a:tailEnd/>
                          </a:ln>
                        </wps:spPr>
                        <wps:txbx>
                          <w:txbxContent>
                            <w:p w14:paraId="616A337C" w14:textId="77777777" w:rsidR="00285568" w:rsidRDefault="00285568" w:rsidP="00285568">
                              <w:pPr>
                                <w:jc w:val="both"/>
                                <w:rPr>
                                  <w:sz w:val="16"/>
                                </w:rPr>
                              </w:pPr>
                              <w:r w:rsidRPr="00370B26">
                                <w:rPr>
                                  <w:noProof/>
                                  <w:sz w:val="16"/>
                                </w:rPr>
                                <w:drawing>
                                  <wp:inline distT="0" distB="0" distL="0" distR="0" wp14:anchorId="12F6801F" wp14:editId="159DD3A5">
                                    <wp:extent cx="2935890" cy="2135732"/>
                                    <wp:effectExtent l="0" t="0" r="0" b="0"/>
                                    <wp:docPr id="21"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18"/>
                                            <a:stretch>
                                              <a:fillRect/>
                                            </a:stretch>
                                          </pic:blipFill>
                                          <pic:spPr>
                                            <a:xfrm>
                                              <a:off x="0" y="0"/>
                                              <a:ext cx="2945795" cy="2142938"/>
                                            </a:xfrm>
                                            <a:prstGeom prst="rect">
                                              <a:avLst/>
                                            </a:prstGeom>
                                          </pic:spPr>
                                        </pic:pic>
                                      </a:graphicData>
                                    </a:graphic>
                                  </wp:inline>
                                </w:drawing>
                              </w:r>
                            </w:p>
                            <w:p w14:paraId="42460339" w14:textId="77777777" w:rsidR="00285568" w:rsidRPr="00667082" w:rsidRDefault="00285568" w:rsidP="00285568">
                              <w:pPr>
                                <w:jc w:val="both"/>
                                <w:rPr>
                                  <w:sz w:val="16"/>
                                </w:rPr>
                              </w:pPr>
                              <w:del w:id="569" w:author="Sean Yun-Shiuan Chuang" w:date="2020-04-12T13:48:00Z">
                                <w:r w:rsidRPr="002E57F8" w:rsidDel="00615395">
                                  <w:rPr>
                                    <w:sz w:val="16"/>
                                  </w:rPr>
                                  <w:delText>Fig</w:delText>
                                </w:r>
                                <w:r w:rsidDel="00615395">
                                  <w:rPr>
                                    <w:sz w:val="16"/>
                                  </w:rPr>
                                  <w:delText>. 5</w:delText>
                                </w:r>
                              </w:del>
                              <w:ins w:id="570" w:author="Sean Yun-Shiuan Chuang" w:date="2020-04-12T13:48:00Z">
                                <w:r>
                                  <w:rPr>
                                    <w:sz w:val="16"/>
                                  </w:rPr>
                                  <w:t>Fig. 6</w:t>
                                </w:r>
                              </w:ins>
                              <w:r>
                                <w:rPr>
                                  <w:sz w:val="16"/>
                                </w:rPr>
                                <w:t>.</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wps:txbx>
                        <wps:bodyPr rot="0" vert="horz" wrap="square" lIns="91440" tIns="45720" rIns="91440" bIns="45720" anchor="t" anchorCtr="0">
                          <a:noAutofit/>
                        </wps:bodyPr>
                      </wps:wsp>
                    </a:graphicData>
                  </a:graphic>
                </wp:anchor>
              </w:drawing>
            </mc:Choice>
            <mc:Fallback>
              <w:pict>
                <v:shape w14:anchorId="731621B3" id="_x0000_s1036" type="#_x0000_t202" style="position:absolute;left:0;text-align:left;margin-left:0;margin-top:379.2pt;width:247.75pt;height:299.55pt;z-index:251679744;visibility:visible;mso-wrap-style:squar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" stroked="f">
                  <v:textbox>
                    <w:txbxContent>
                      <w:p w14:paraId="616A337C" w14:textId="77777777" w:rsidR="00285568" w:rsidRDefault="00285568" w:rsidP="00285568">
                        <w:pPr>
                          <w:jc w:val="both"/>
                          <w:rPr>
                            <w:sz w:val="16"/>
                          </w:rPr>
                        </w:pPr>
                        <w:r w:rsidRPr="00370B26">
                          <w:rPr>
                            <w:noProof/>
                            <w:sz w:val="16"/>
                          </w:rPr>
                          <w:drawing>
                            <wp:inline distT="0" distB="0" distL="0" distR="0" wp14:anchorId="12F6801F" wp14:editId="159DD3A5">
                              <wp:extent cx="2935890" cy="2135732"/>
                              <wp:effectExtent l="0" t="0" r="0" b="0"/>
                              <wp:docPr id="21"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18"/>
                                      <a:stretch>
                                        <a:fillRect/>
                                      </a:stretch>
                                    </pic:blipFill>
                                    <pic:spPr>
                                      <a:xfrm>
                                        <a:off x="0" y="0"/>
                                        <a:ext cx="2945795" cy="2142938"/>
                                      </a:xfrm>
                                      <a:prstGeom prst="rect">
                                        <a:avLst/>
                                      </a:prstGeom>
                                    </pic:spPr>
                                  </pic:pic>
                                </a:graphicData>
                              </a:graphic>
                            </wp:inline>
                          </w:drawing>
                        </w:r>
                      </w:p>
                      <w:p w14:paraId="42460339" w14:textId="77777777" w:rsidR="00285568" w:rsidRPr="00667082" w:rsidRDefault="00285568" w:rsidP="00285568">
                        <w:pPr>
                          <w:jc w:val="both"/>
                          <w:rPr>
                            <w:sz w:val="16"/>
                          </w:rPr>
                        </w:pPr>
                        <w:del w:id="571" w:author="Sean Yun-Shiuan Chuang" w:date="2020-04-12T13:48:00Z">
                          <w:r w:rsidRPr="002E57F8" w:rsidDel="00615395">
                            <w:rPr>
                              <w:sz w:val="16"/>
                            </w:rPr>
                            <w:delText>Fig</w:delText>
                          </w:r>
                          <w:r w:rsidDel="00615395">
                            <w:rPr>
                              <w:sz w:val="16"/>
                            </w:rPr>
                            <w:delText>. 5</w:delText>
                          </w:r>
                        </w:del>
                        <w:ins w:id="572" w:author="Sean Yun-Shiuan Chuang" w:date="2020-04-12T13:48:00Z">
                          <w:r>
                            <w:rPr>
                              <w:sz w:val="16"/>
                            </w:rPr>
                            <w:t>Fig. 6</w:t>
                          </w:r>
                        </w:ins>
                        <w:r>
                          <w:rPr>
                            <w:sz w:val="16"/>
                          </w:rPr>
                          <w:t>.</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v:textbox>
                  <w10:wrap type="square" anchory="margin"/>
                </v:shape>
              </w:pict>
            </mc:Fallback>
          </mc:AlternateContent>
        </w:r>
      </w:ins>
      <w:r w:rsidR="00960D71">
        <w:rPr>
          <w:rFonts w:hint="eastAsia"/>
          <w:color w:val="000000"/>
          <w:lang w:eastAsia="zh-TW"/>
        </w:rPr>
        <w:t>We</w:t>
      </w:r>
      <w:r w:rsidR="00960D71">
        <w:rPr>
          <w:color w:val="000000"/>
          <w:lang w:eastAsia="zh-TW"/>
        </w:rPr>
        <w:t xml:space="preserve"> evaluated the models trained with human data in the same way as for simulation data. The model accuracy</w:t>
      </w:r>
      <w:ins w:id="573" w:author="Joshua Goh [2]" w:date="2020-04-03T17:08:00Z">
        <w:r w:rsidR="00A12A85">
          <w:rPr>
            <w:color w:val="000000"/>
            <w:lang w:eastAsia="zh-TW"/>
          </w:rPr>
          <w:t xml:space="preserve"> </w:t>
        </w:r>
        <w:del w:id="574" w:author="Joshua Goh" w:date="2020-04-15T15:54:00Z">
          <w:r w:rsidR="00A12A85" w:rsidDel="005D6B9C">
            <w:rPr>
              <w:color w:val="000000"/>
              <w:lang w:eastAsia="zh-TW"/>
            </w:rPr>
            <w:delText xml:space="preserve">was </w:delText>
          </w:r>
        </w:del>
      </w:ins>
      <w:del w:id="575" w:author="Joshua Goh" w:date="2020-04-15T15:54:00Z">
        <w:r w:rsidR="00960D71" w:rsidDel="005D6B9C">
          <w:rPr>
            <w:color w:val="000000"/>
            <w:lang w:eastAsia="zh-TW"/>
          </w:rPr>
          <w:delText xml:space="preserve"> </w:delText>
        </w:r>
      </w:del>
      <w:ins w:id="576" w:author="Joshua Goh [2]" w:date="2020-03-27T11:49:00Z">
        <w:del w:id="577" w:author="Joshua Goh" w:date="2020-04-15T15:54:00Z">
          <w:r w:rsidR="00126A9C" w:rsidDel="005D6B9C">
            <w:rPr>
              <w:color w:val="000000"/>
              <w:lang w:eastAsia="zh-TW"/>
            </w:rPr>
            <w:delText>between</w:delText>
          </w:r>
        </w:del>
      </w:ins>
      <w:ins w:id="578" w:author="Joshua Goh" w:date="2020-04-15T15:54:00Z">
        <w:r w:rsidR="005D6B9C">
          <w:rPr>
            <w:color w:val="000000"/>
            <w:lang w:eastAsia="zh-TW"/>
          </w:rPr>
          <w:t>was between</w:t>
        </w:r>
      </w:ins>
      <w:ins w:id="579" w:author="Joshua Goh [2]" w:date="2020-03-27T11:49:00Z">
        <w:r w:rsidR="00126A9C">
          <w:rPr>
            <w:color w:val="000000"/>
            <w:lang w:eastAsia="zh-TW"/>
          </w:rPr>
          <w:t xml:space="preserve"> </w:t>
        </w:r>
      </w:ins>
      <w:r w:rsidR="006247CF">
        <w:rPr>
          <w:color w:val="000000"/>
          <w:lang w:eastAsia="zh-TW"/>
        </w:rPr>
        <w:t>50.0</w:t>
      </w:r>
      <w:del w:id="580" w:author="Joshua Goh" w:date="2020-04-15T15:54:00Z">
        <w:r w:rsidR="006247CF" w:rsidDel="002E106E">
          <w:rPr>
            <w:color w:val="000000"/>
            <w:lang w:eastAsia="zh-TW"/>
          </w:rPr>
          <w:delText>0</w:delText>
        </w:r>
      </w:del>
      <w:ins w:id="581" w:author="Joshua Goh [2]" w:date="2020-03-27T11:49:00Z">
        <w:r w:rsidR="00126A9C">
          <w:rPr>
            <w:color w:val="000000"/>
            <w:lang w:eastAsia="zh-TW"/>
          </w:rPr>
          <w:t xml:space="preserve">% to </w:t>
        </w:r>
      </w:ins>
      <w:r w:rsidR="006247CF">
        <w:rPr>
          <w:color w:val="000000"/>
          <w:lang w:eastAsia="zh-TW"/>
        </w:rPr>
        <w:t>81.6</w:t>
      </w:r>
      <w:del w:id="582" w:author="Joshua Goh" w:date="2020-04-15T15:54:00Z">
        <w:r w:rsidR="006247CF" w:rsidDel="002E106E">
          <w:rPr>
            <w:color w:val="000000"/>
            <w:lang w:eastAsia="zh-TW"/>
          </w:rPr>
          <w:delText>3</w:delText>
        </w:r>
      </w:del>
      <w:commentRangeStart w:id="583"/>
      <w:commentRangeStart w:id="584"/>
      <w:commentRangeStart w:id="585"/>
      <w:ins w:id="586" w:author="Joshua Goh [2]" w:date="2020-03-27T11:49:00Z">
        <w:r w:rsidR="00960D71">
          <w:rPr>
            <w:color w:val="000000"/>
            <w:lang w:eastAsia="zh-TW"/>
          </w:rPr>
          <w:t xml:space="preserve">% </w:t>
        </w:r>
        <w:commentRangeEnd w:id="583"/>
        <w:r w:rsidR="009B0248">
          <w:rPr>
            <w:rStyle w:val="CommentReference"/>
          </w:rPr>
          <w:commentReference w:id="583"/>
        </w:r>
        <w:commentRangeEnd w:id="584"/>
        <w:r w:rsidR="00126A9C">
          <w:rPr>
            <w:rStyle w:val="CommentReference"/>
          </w:rPr>
          <w:commentReference w:id="584"/>
        </w:r>
      </w:ins>
      <w:commentRangeEnd w:id="585"/>
      <w:r w:rsidR="003C18E9">
        <w:rPr>
          <w:rStyle w:val="CommentReference"/>
        </w:rPr>
        <w:commentReference w:id="585"/>
      </w:r>
      <w:ins w:id="587" w:author="Joshua Goh [2]" w:date="2020-03-27T11:49:00Z">
        <w:r w:rsidR="00126A9C">
          <w:rPr>
            <w:color w:val="000000"/>
            <w:lang w:eastAsia="zh-TW"/>
          </w:rPr>
          <w:t>across</w:t>
        </w:r>
      </w:ins>
      <w:r w:rsidR="00960D71">
        <w:rPr>
          <w:color w:val="000000"/>
          <w:lang w:eastAsia="zh-TW"/>
        </w:rPr>
        <w:t xml:space="preserve"> all 1</w:t>
      </w:r>
      <w:r w:rsidR="00626549">
        <w:rPr>
          <w:color w:val="000000"/>
          <w:lang w:eastAsia="zh-TW"/>
        </w:rPr>
        <w:t>4</w:t>
      </w:r>
      <w:r w:rsidR="00960D71">
        <w:rPr>
          <w:color w:val="000000"/>
          <w:lang w:eastAsia="zh-TW"/>
        </w:rPr>
        <w:t xml:space="preserve"> </w:t>
      </w:r>
      <w:r w:rsidR="00626549">
        <w:rPr>
          <w:color w:val="000000"/>
          <w:lang w:eastAsia="zh-TW"/>
        </w:rPr>
        <w:t>data sets</w:t>
      </w:r>
      <w:commentRangeStart w:id="588"/>
      <w:commentRangeStart w:id="589"/>
      <w:commentRangeEnd w:id="588"/>
      <w:ins w:id="590" w:author="Joshua Goh [2]" w:date="2020-03-27T11:49:00Z">
        <w:r w:rsidR="009B0248">
          <w:rPr>
            <w:rStyle w:val="CommentReference"/>
          </w:rPr>
          <w:commentReference w:id="588"/>
        </w:r>
        <w:commentRangeEnd w:id="589"/>
        <w:r w:rsidR="00330C51">
          <w:rPr>
            <w:rStyle w:val="CommentReference"/>
          </w:rPr>
          <w:commentReference w:id="589"/>
        </w:r>
        <w:r w:rsidR="00960D71">
          <w:rPr>
            <w:color w:val="000000"/>
            <w:lang w:eastAsia="zh-TW"/>
          </w:rPr>
          <w:t>,</w:t>
        </w:r>
      </w:ins>
      <w:r w:rsidR="00960D71">
        <w:rPr>
          <w:color w:val="000000"/>
          <w:lang w:eastAsia="zh-TW"/>
        </w:rPr>
        <w:t xml:space="preserve"> which is significantly above chance</w:t>
      </w:r>
      <w:r w:rsidR="00960D71">
        <w:rPr>
          <w:i/>
          <w:iCs/>
          <w:color w:val="000000"/>
        </w:rPr>
        <w:t xml:space="preserve">, </w:t>
      </w:r>
      <w:r w:rsidR="00960D71" w:rsidRPr="000D6248">
        <w:rPr>
          <w:i/>
          <w:iCs/>
          <w:color w:val="000000"/>
        </w:rPr>
        <w:t>W</w:t>
      </w:r>
      <w:r w:rsidR="00960D71" w:rsidRPr="00BA72CE">
        <w:rPr>
          <w:color w:val="000000"/>
        </w:rPr>
        <w:t xml:space="preserve"> = 105</w:t>
      </w:r>
      <w:r w:rsidR="00960D71">
        <w:rPr>
          <w:color w:val="000000"/>
        </w:rPr>
        <w:t xml:space="preserve">, </w:t>
      </w:r>
      <w:r w:rsidR="00960D71" w:rsidRPr="00BA72CE">
        <w:rPr>
          <w:i/>
          <w:iCs/>
          <w:color w:val="000000"/>
        </w:rPr>
        <w:t>p</w:t>
      </w:r>
      <w:r w:rsidR="00960D71">
        <w:rPr>
          <w:color w:val="000000"/>
        </w:rPr>
        <w:t xml:space="preserve"> = .0001.</w:t>
      </w:r>
      <w:r w:rsidR="00960D71" w:rsidRPr="00BF7CFD">
        <w:rPr>
          <w:color w:val="000000"/>
        </w:rPr>
        <w:t xml:space="preserve"> </w:t>
      </w:r>
      <w:r w:rsidR="00960D71">
        <w:rPr>
          <w:color w:val="000000"/>
        </w:rPr>
        <w:t xml:space="preserve"> Moreover, with greater numbers of human training trajectories available, model accuracy improved</w:t>
      </w:r>
      <w:r w:rsidR="00ED4CCB">
        <w:rPr>
          <w:color w:val="000000"/>
          <w:lang w:eastAsia="zh-TW"/>
        </w:rPr>
        <w:t xml:space="preserve"> (</w:t>
      </w:r>
      <w:r w:rsidR="00ED4CCB">
        <w:rPr>
          <w:rFonts w:hint="eastAsia"/>
          <w:color w:val="000000"/>
          <w:lang w:eastAsia="zh-TW"/>
        </w:rPr>
        <w:t>Fi</w:t>
      </w:r>
      <w:r w:rsidR="00ED4CCB">
        <w:rPr>
          <w:color w:val="000000"/>
          <w:lang w:eastAsia="zh-TW"/>
        </w:rPr>
        <w:t xml:space="preserve">g </w:t>
      </w:r>
      <w:ins w:id="591" w:author="Joshua Goh" w:date="2020-04-15T15:57:00Z">
        <w:r w:rsidR="00677A51">
          <w:rPr>
            <w:color w:val="000000"/>
            <w:lang w:eastAsia="zh-TW"/>
          </w:rPr>
          <w:t>7</w:t>
        </w:r>
      </w:ins>
      <w:del w:id="592" w:author="Joshua Goh" w:date="2020-04-15T15:57:00Z">
        <w:r w:rsidR="00ED4CCB" w:rsidDel="00677A51">
          <w:rPr>
            <w:color w:val="000000"/>
            <w:lang w:eastAsia="zh-TW"/>
          </w:rPr>
          <w:delText>6</w:delText>
        </w:r>
      </w:del>
      <w:r w:rsidR="00ED4CCB">
        <w:rPr>
          <w:color w:val="000000"/>
          <w:lang w:eastAsia="zh-TW"/>
        </w:rPr>
        <w:t>)</w:t>
      </w:r>
      <w:ins w:id="593" w:author="Joshua Goh [2]" w:date="2020-03-27T11:49:00Z">
        <w:r w:rsidR="00960D71">
          <w:rPr>
            <w:color w:val="000000"/>
          </w:rPr>
          <w:t>.</w:t>
        </w:r>
      </w:ins>
      <w:r w:rsidR="00960D71">
        <w:rPr>
          <w:color w:val="000000"/>
        </w:rPr>
        <w:t xml:space="preserve"> The model could reconstruct participants’ preference ranking</w:t>
      </w:r>
      <w:r w:rsidR="00ED4CCB">
        <w:rPr>
          <w:color w:val="000000"/>
        </w:rPr>
        <w:t>s</w:t>
      </w:r>
      <w:r w:rsidR="00960D71">
        <w:rPr>
          <w:color w:val="000000"/>
        </w:rPr>
        <w:t xml:space="preserve"> (</w:t>
      </w:r>
      <w:del w:id="594" w:author="Sean Yun-Shiuan Chuang" w:date="2020-04-12T13:48:00Z">
        <w:r w:rsidR="00960D71" w:rsidDel="00615395">
          <w:rPr>
            <w:color w:val="000000"/>
          </w:rPr>
          <w:delText>Fig. 5</w:delText>
        </w:r>
      </w:del>
      <w:ins w:id="595" w:author="Sean Yun-Shiuan Chuang" w:date="2020-04-12T13:48:00Z">
        <w:r w:rsidR="00615395">
          <w:rPr>
            <w:color w:val="000000"/>
          </w:rPr>
          <w:t>Fig. 6</w:t>
        </w:r>
      </w:ins>
      <w:r w:rsidR="00960D71">
        <w:rPr>
          <w:color w:val="000000"/>
        </w:rPr>
        <w:t xml:space="preserve">B). We used the same method as above to quantify how well </w:t>
      </w:r>
      <w:proofErr w:type="spellStart"/>
      <w:r w:rsidR="00960D71">
        <w:rPr>
          <w:color w:val="000000"/>
        </w:rPr>
        <w:t>ToMnet</w:t>
      </w:r>
      <w:proofErr w:type="spellEnd"/>
      <w:r w:rsidR="00960D71">
        <w:rPr>
          <w:color w:val="000000"/>
        </w:rPr>
        <w:t xml:space="preserve">+ reconstructed ground-truth human preference </w:t>
      </w:r>
      <w:r w:rsidR="00960D71">
        <w:rPr>
          <w:color w:val="000000"/>
        </w:rPr>
        <w:t xml:space="preserve">ranking. Inferred preference rankings significantly correlated with the ground-truth human preference rankings, </w:t>
      </w:r>
      <w:r w:rsidR="00960D71" w:rsidRPr="002B374E">
        <w:rPr>
          <w:i/>
          <w:iCs/>
          <w:color w:val="000000"/>
        </w:rPr>
        <w:t>W</w:t>
      </w:r>
      <w:r w:rsidR="00960D71">
        <w:rPr>
          <w:color w:val="000000"/>
        </w:rPr>
        <w:t xml:space="preserve"> = 105, </w:t>
      </w:r>
      <w:r w:rsidR="00960D71" w:rsidRPr="002B374E">
        <w:rPr>
          <w:i/>
          <w:iCs/>
          <w:color w:val="000000"/>
        </w:rPr>
        <w:t>p</w:t>
      </w:r>
      <w:r w:rsidR="00960D71">
        <w:rPr>
          <w:color w:val="000000"/>
        </w:rPr>
        <w:t xml:space="preserve"> = .00103.</w:t>
      </w:r>
      <w:ins w:id="596" w:author="Joshua Goh" w:date="2020-04-15T15:51:00Z">
        <w:r w:rsidRPr="00285568">
          <w:rPr>
            <w:i/>
            <w:iCs/>
            <w:noProof/>
          </w:rPr>
          <w:t xml:space="preserve"> </w:t>
        </w:r>
      </w:ins>
    </w:p>
    <w:p w14:paraId="3B08F6AC" w14:textId="58D8D082" w:rsidR="002E08FE" w:rsidRDefault="002E08FE" w:rsidP="00285568">
      <w:pPr>
        <w:ind w:firstLine="202"/>
        <w:jc w:val="both"/>
        <w:rPr>
          <w:color w:val="000000"/>
          <w:lang w:eastAsia="zh-TW"/>
        </w:rPr>
        <w:pPrChange w:id="597" w:author="Joshua Goh" w:date="2020-04-15T15:53:00Z">
          <w:pPr>
            <w:ind w:firstLine="202"/>
            <w:jc w:val="both"/>
          </w:pPr>
        </w:pPrChange>
      </w:pPr>
    </w:p>
    <w:p w14:paraId="74D7EE42" w14:textId="15D0E69E" w:rsidR="00960D71" w:rsidRDefault="00960D71" w:rsidP="00960D71">
      <w:pPr>
        <w:pStyle w:val="Heading1"/>
      </w:pPr>
      <w:r>
        <w:t>Discussion</w:t>
      </w:r>
    </w:p>
    <w:p w14:paraId="1ADC4CC5" w14:textId="77777777" w:rsidR="00960D71" w:rsidRDefault="00960D71" w:rsidP="00960D71">
      <w:pPr>
        <w:pStyle w:val="Heading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engage strategic actions. Nevertheless, we argue that as long as participants truthfully reported their social support target details and sought to maximize final scores in the game, the resulting behavior sufficiently allows </w:t>
      </w:r>
      <w:proofErr w:type="spellStart"/>
      <w:r>
        <w:t>ToMnet</w:t>
      </w:r>
      <w:proofErr w:type="spellEnd"/>
      <w:r>
        <w:t xml:space="preserve">+ to infer participant social support details as reported. We maintain that these do reflect participant social support networks, and critically, these details were hidden from </w:t>
      </w:r>
      <w:proofErr w:type="spellStart"/>
      <w:r>
        <w:t>ToMnet</w:t>
      </w:r>
      <w:proofErr w:type="spellEnd"/>
      <w:r>
        <w:t xml:space="preserve">+. </w:t>
      </w:r>
    </w:p>
    <w:p w14:paraId="2E814690" w14:textId="35F1C829" w:rsidR="00960D71" w:rsidRDefault="00960D71" w:rsidP="00960D71">
      <w:pPr>
        <w:ind w:firstLine="227"/>
        <w:contextualSpacing/>
        <w:jc w:val="both"/>
      </w:pPr>
      <w:r>
        <w:t xml:space="preserve">The approach we adopted to evaluate </w:t>
      </w:r>
      <w:proofErr w:type="spellStart"/>
      <w:r>
        <w:t>ToMnet</w:t>
      </w:r>
      <w:proofErr w:type="spellEnd"/>
      <w:r>
        <w:t xml:space="preserve">+ relied on quantized spatial movement in grid world as a proxy for social interaction preferences. This grid world input format limits </w:t>
      </w:r>
      <w:proofErr w:type="spellStart"/>
      <w:r>
        <w:t>ToMnet</w:t>
      </w:r>
      <w:proofErr w:type="spellEnd"/>
      <w:r>
        <w:t xml:space="preserve">+’s </w:t>
      </w:r>
      <w:r w:rsidR="00ED4CCB">
        <w:t xml:space="preserve">applicability </w:t>
      </w:r>
      <w:r>
        <w:t>to problems that might not be suitably formulated as such, albeit possible mapping transformations might be found. Also, we note that agents in our grid world were only allowed to interact with targets and targets did not interact with each other. This is certainly not realistic since true human social networks</w:t>
      </w:r>
      <w:r w:rsidRPr="00CD7A52">
        <w:t xml:space="preserve"> </w:t>
      </w:r>
      <w:r>
        <w:t>are more dynamic, with all agents/targets co-interacting. Thus, while our grid world representation was adequate for our proof-of-concept 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Heading2"/>
        <w:keepLines/>
        <w:numPr>
          <w:ilvl w:val="1"/>
          <w:numId w:val="0"/>
        </w:numPr>
        <w:tabs>
          <w:tab w:val="num" w:pos="360"/>
        </w:tabs>
        <w:autoSpaceDE/>
        <w:autoSpaceDN/>
        <w:ind w:left="288" w:hanging="288"/>
        <w:contextualSpacing/>
      </w:pPr>
      <w:r>
        <w:lastRenderedPageBreak/>
        <w:t>B.</w:t>
      </w:r>
      <w:r>
        <w:tab/>
        <w:t>Conclusions</w:t>
      </w:r>
    </w:p>
    <w:p w14:paraId="6BE01136" w14:textId="77777777" w:rsidR="00BA1AE5" w:rsidRDefault="00960D71" w:rsidP="00960D71">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w:t>
      </w:r>
      <w:r>
        <w:t>n artificial neural network</w:t>
      </w:r>
      <w:r w:rsidRPr="002A2592">
        <w:t xml:space="preserve"> </w:t>
      </w:r>
      <w:r>
        <w:t>with</w:t>
      </w:r>
      <w:r w:rsidRPr="002A2592">
        <w:t xml:space="preserve"> </w:t>
      </w:r>
      <w:proofErr w:type="spellStart"/>
      <w:r w:rsidRPr="002A2592">
        <w:t>ToMnet</w:t>
      </w:r>
      <w:proofErr w:type="spellEnd"/>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w:t>
      </w:r>
    </w:p>
    <w:p w14:paraId="40CBD934" w14:textId="09868D4B" w:rsidR="00960D71" w:rsidRDefault="00BA1AE5" w:rsidP="00960D71">
      <w:pPr>
        <w:ind w:firstLine="227"/>
        <w:contextualSpacing/>
        <w:jc w:val="both"/>
      </w:pPr>
      <w:r>
        <w:t>O</w:t>
      </w:r>
      <w:r w:rsidR="00960D71" w:rsidRPr="002A2592">
        <w:t>ur findings have implications in neuropsychological research. In principle, the human brain is also a neural network</w:t>
      </w:r>
      <w:r w:rsidR="00991D74">
        <w:t xml:space="preserve"> </w:t>
      </w:r>
      <w:r w:rsidR="00960D71" w:rsidRPr="002A2592">
        <w:t>that operates by integrating observations of human interact</w:t>
      </w:r>
      <w:r w:rsidR="00991D74">
        <w:t>ions</w:t>
      </w:r>
      <w:r w:rsidR="00960D71" w:rsidRPr="002A2592">
        <w:t xml:space="preserve"> to generate internal hypothes</w:t>
      </w:r>
      <w:r w:rsidR="00991D74">
        <w:t>e</w:t>
      </w:r>
      <w:r w:rsidR="00960D71" w:rsidRPr="002A2592">
        <w:t xml:space="preserve">s about real social networks </w:t>
      </w:r>
      <w:r w:rsidR="00960D71">
        <w:fldChar w:fldCharType="begin"/>
      </w:r>
      <w:r w:rsidR="00E8260C">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R="00960D71">
        <w:fldChar w:fldCharType="separate"/>
      </w:r>
      <w:r w:rsidR="00E8260C" w:rsidRPr="00E8260C">
        <w:rPr>
          <w:noProof/>
        </w:rPr>
        <w:t>[23]</w:t>
      </w:r>
      <w:r w:rsidR="00960D71">
        <w:fldChar w:fldCharType="end"/>
      </w:r>
      <w:r w:rsidR="00960D71" w:rsidRPr="002A2592">
        <w:t>.</w:t>
      </w:r>
      <w:r w:rsidR="00960D71">
        <w:tab/>
      </w:r>
      <w:r w:rsidR="00960D71" w:rsidRPr="002A2592">
        <w:t xml:space="preserve">As such, such </w:t>
      </w:r>
      <w:r w:rsidR="00991D74">
        <w:t>models</w:t>
      </w:r>
      <w:r w:rsidR="00960D71" w:rsidRPr="002A2592">
        <w:t xml:space="preserve"> of learning and behavior </w:t>
      </w:r>
      <w:r w:rsidR="00991D74">
        <w:t>contribute</w:t>
      </w:r>
      <w:r w:rsidR="00991D74" w:rsidRPr="002A2592">
        <w:t xml:space="preserve"> </w:t>
      </w:r>
      <w:r w:rsidR="00960D71" w:rsidRPr="002A2592">
        <w:t xml:space="preserve">formal theory about information mechanisms at work in human brains. </w:t>
      </w:r>
      <w:r w:rsidR="00991D74">
        <w:t>Such</w:t>
      </w:r>
      <w:r w:rsidR="00991D74" w:rsidRPr="002A2592">
        <w:t xml:space="preserve"> </w:t>
      </w:r>
      <w:r w:rsidR="00960D71" w:rsidRPr="002A2592">
        <w:t>platform</w:t>
      </w:r>
      <w:r w:rsidR="00991D74">
        <w:t>s with specified</w:t>
      </w:r>
      <w:r w:rsidR="00960D71" w:rsidRPr="002A2592">
        <w:t xml:space="preserve"> </w:t>
      </w:r>
      <w:r w:rsidR="00960D71">
        <w:t>neural network</w:t>
      </w:r>
      <w:r w:rsidR="00960D71" w:rsidRPr="002A2592">
        <w:t xml:space="preserve"> architectures can then be used to better understand how the human mind grasps reality.</w:t>
      </w:r>
    </w:p>
    <w:p w14:paraId="5EC3202D" w14:textId="721BEA0D" w:rsidR="00BA1AE5" w:rsidRDefault="00BA1AE5" w:rsidP="00960D71">
      <w:pPr>
        <w:ind w:firstLine="227"/>
        <w:contextualSpacing/>
        <w:jc w:val="both"/>
      </w:pPr>
      <w:r>
        <w:t xml:space="preserve">Critically, this proof-of-concept </w:t>
      </w:r>
      <w:r w:rsidR="00991D74">
        <w:t xml:space="preserve">provides primary </w:t>
      </w:r>
      <w:r>
        <w:t>demonstrat</w:t>
      </w:r>
      <w:r w:rsidR="00991D74">
        <w:t>ion of</w:t>
      </w:r>
      <w:r w:rsidRPr="00BA1AE5">
        <w:t xml:space="preserve"> </w:t>
      </w:r>
      <w:proofErr w:type="spellStart"/>
      <w:r>
        <w:t>ToMnet</w:t>
      </w:r>
      <w:proofErr w:type="spellEnd"/>
      <w:r>
        <w:t>+</w:t>
      </w:r>
      <w:r w:rsidR="00991D74">
        <w:t>’s ability to</w:t>
      </w:r>
      <w:r w:rsidRPr="00BA1AE5">
        <w:t xml:space="preserve"> infer deep relational structures </w:t>
      </w:r>
      <w:r w:rsidR="00991D74">
        <w:t>via observing</w:t>
      </w:r>
      <w:r w:rsidRPr="00BA1AE5">
        <w:t xml:space="preserve"> </w:t>
      </w:r>
      <w:r w:rsidR="00991D74">
        <w:t xml:space="preserve">social interaction behaviors. </w:t>
      </w:r>
      <w:r w:rsidR="003B226D">
        <w:t>We recommend that f</w:t>
      </w:r>
      <w:r w:rsidR="00991D74">
        <w:t xml:space="preserve">uture work should </w:t>
      </w:r>
      <w:r w:rsidR="003B226D">
        <w:t xml:space="preserve">now begin to </w:t>
      </w:r>
      <w:r w:rsidR="00991D74">
        <w:t>evaluate its efficacy</w:t>
      </w:r>
      <w:r w:rsidRPr="00BA1AE5">
        <w:t xml:space="preserve"> </w:t>
      </w:r>
      <w:r w:rsidR="00991D74">
        <w:t>in</w:t>
      </w:r>
      <w:r w:rsidRPr="00BA1AE5">
        <w:t xml:space="preserve"> </w:t>
      </w:r>
      <w:r w:rsidR="00991D74">
        <w:t>other</w:t>
      </w:r>
      <w:r w:rsidRPr="00BA1AE5">
        <w:t xml:space="preserve"> data problems</w:t>
      </w:r>
      <w:r w:rsidR="00991D74">
        <w:t xml:space="preserve"> and examine</w:t>
      </w:r>
      <w:r w:rsidRPr="00BA1AE5">
        <w:t xml:space="preserve"> </w:t>
      </w:r>
      <w:r w:rsidR="00991D74">
        <w:t xml:space="preserve">its application in improving human-machine interactions using </w:t>
      </w:r>
      <w:r w:rsidRPr="00BA1AE5">
        <w:t>virtual agents or robots</w:t>
      </w:r>
      <w:r w:rsidR="00991D74">
        <w:t>.</w:t>
      </w:r>
    </w:p>
    <w:p w14:paraId="67587156" w14:textId="77777777" w:rsidR="00960D71" w:rsidRDefault="00960D71" w:rsidP="00960D71">
      <w:pPr>
        <w:pStyle w:val="Heading1"/>
        <w:numPr>
          <w:ilvl w:val="0"/>
          <w:numId w:val="0"/>
        </w:numPr>
      </w:pPr>
      <w:r>
        <w:t>References</w:t>
      </w:r>
    </w:p>
    <w:p w14:paraId="17402147" w14:textId="77777777" w:rsidR="00E8260C" w:rsidRPr="00E8260C" w:rsidRDefault="00960D71">
      <w:pPr>
        <w:widowControl w:val="0"/>
        <w:adjustRightInd w:val="0"/>
        <w:rPr>
          <w:noProof/>
          <w:sz w:val="16"/>
        </w:rPr>
      </w:pPr>
      <w:r>
        <w:rPr>
          <w:sz w:val="16"/>
          <w:szCs w:val="16"/>
        </w:rPr>
        <w:fldChar w:fldCharType="begin"/>
      </w:r>
      <w:r w:rsidR="00E8260C">
        <w:instrText>ADDIN F1000_CSL_BIBLIOGRAPHY</w:instrText>
      </w:r>
      <w:r>
        <w:rPr>
          <w:sz w:val="16"/>
          <w:szCs w:val="16"/>
        </w:rPr>
        <w:fldChar w:fldCharType="separate"/>
      </w:r>
    </w:p>
    <w:p w14:paraId="124969C7" w14:textId="77777777" w:rsidR="00E8260C" w:rsidRPr="00E8260C" w:rsidRDefault="00E8260C">
      <w:pPr>
        <w:widowControl w:val="0"/>
        <w:adjustRightInd w:val="0"/>
        <w:ind w:left="560" w:hanging="560"/>
        <w:rPr>
          <w:noProof/>
          <w:sz w:val="16"/>
        </w:rPr>
      </w:pPr>
      <w:r w:rsidRPr="00E8260C">
        <w:rPr>
          <w:noProof/>
          <w:sz w:val="16"/>
        </w:rPr>
        <w:t>[1]</w:t>
      </w:r>
      <w:r w:rsidRPr="00E8260C">
        <w:rPr>
          <w:noProof/>
          <w:sz w:val="16"/>
        </w:rPr>
        <w:tab/>
        <w:t xml:space="preserve">Z. Zhao, H. Lu, D. Cai, X. He, and Y. Zhuang, “User preference learning for online social recommendation,” </w:t>
      </w:r>
      <w:r w:rsidRPr="00E8260C">
        <w:rPr>
          <w:i/>
          <w:iCs/>
          <w:noProof/>
          <w:sz w:val="16"/>
        </w:rPr>
        <w:t>IEEE Trans. Knowl. Data Eng.</w:t>
      </w:r>
      <w:r w:rsidRPr="00E8260C">
        <w:rPr>
          <w:noProof/>
          <w:sz w:val="16"/>
        </w:rPr>
        <w:t>, vol. 28, no. 9, pp. 2522–2534, Sep. 2016.</w:t>
      </w:r>
    </w:p>
    <w:p w14:paraId="256BA7A0" w14:textId="77777777" w:rsidR="00E8260C" w:rsidRPr="00E8260C" w:rsidRDefault="00E8260C">
      <w:pPr>
        <w:widowControl w:val="0"/>
        <w:adjustRightInd w:val="0"/>
        <w:ind w:left="560" w:hanging="560"/>
        <w:rPr>
          <w:noProof/>
          <w:sz w:val="16"/>
        </w:rPr>
      </w:pPr>
      <w:r w:rsidRPr="00E8260C">
        <w:rPr>
          <w:noProof/>
          <w:sz w:val="16"/>
        </w:rPr>
        <w:t>[2]</w:t>
      </w:r>
      <w:r w:rsidRPr="00E8260C">
        <w:rPr>
          <w:noProof/>
          <w:sz w:val="16"/>
        </w:rPr>
        <w:tab/>
        <w:t>A. Bellogín, I. Cantador, P. Castells, and Á. Ortigosa, “Discovering Relevant Preferences in a Personalised Recommender System using Machine Learning Techniques,” 2008.</w:t>
      </w:r>
    </w:p>
    <w:p w14:paraId="2E0A5EAC" w14:textId="77777777" w:rsidR="00E8260C" w:rsidRPr="00E8260C" w:rsidRDefault="00E8260C">
      <w:pPr>
        <w:widowControl w:val="0"/>
        <w:adjustRightInd w:val="0"/>
        <w:ind w:left="560" w:hanging="560"/>
        <w:rPr>
          <w:noProof/>
          <w:sz w:val="16"/>
        </w:rPr>
      </w:pPr>
      <w:r w:rsidRPr="00E8260C">
        <w:rPr>
          <w:noProof/>
          <w:sz w:val="16"/>
        </w:rPr>
        <w:t>[3]</w:t>
      </w:r>
      <w:r w:rsidRPr="00E8260C">
        <w:rPr>
          <w:noProof/>
          <w:sz w:val="16"/>
        </w:rPr>
        <w:tab/>
        <w:t xml:space="preserve">H. Gunes, O. Celiktutan, and E. Sariyanidi, “Live human-robot interactive public demonstrations with automatic emotion and personality prediction.,” </w:t>
      </w:r>
      <w:r w:rsidRPr="00E8260C">
        <w:rPr>
          <w:i/>
          <w:iCs/>
          <w:noProof/>
          <w:sz w:val="16"/>
        </w:rPr>
        <w:t>Philos. Trans. R. Soc. Lond. B. Biol. Sci.</w:t>
      </w:r>
      <w:r w:rsidRPr="00E8260C">
        <w:rPr>
          <w:noProof/>
          <w:sz w:val="16"/>
        </w:rPr>
        <w:t>, vol. 374, no. 1771, p. 20180026, Apr. 2019.</w:t>
      </w:r>
    </w:p>
    <w:p w14:paraId="5EDEB324" w14:textId="77777777" w:rsidR="00E8260C" w:rsidRPr="00E8260C" w:rsidRDefault="00E8260C">
      <w:pPr>
        <w:widowControl w:val="0"/>
        <w:adjustRightInd w:val="0"/>
        <w:ind w:left="560" w:hanging="560"/>
        <w:rPr>
          <w:noProof/>
          <w:sz w:val="16"/>
        </w:rPr>
      </w:pPr>
      <w:r w:rsidRPr="00E8260C">
        <w:rPr>
          <w:noProof/>
          <w:sz w:val="16"/>
        </w:rPr>
        <w:t>[4]</w:t>
      </w:r>
      <w:r w:rsidRPr="00E8260C">
        <w:rPr>
          <w:noProof/>
          <w:sz w:val="16"/>
        </w:rPr>
        <w:tab/>
        <w:t xml:space="preserve">I. Momennejad, A. Duker, and A. Coman, “Bridge ties bind collective memories.,” </w:t>
      </w:r>
      <w:r w:rsidRPr="00E8260C">
        <w:rPr>
          <w:i/>
          <w:iCs/>
          <w:noProof/>
          <w:sz w:val="16"/>
        </w:rPr>
        <w:t>Nat Commun</w:t>
      </w:r>
      <w:r w:rsidRPr="00E8260C">
        <w:rPr>
          <w:noProof/>
          <w:sz w:val="16"/>
        </w:rPr>
        <w:t>, vol. 10, no. 1, p. 1578, Apr. 2019.</w:t>
      </w:r>
    </w:p>
    <w:p w14:paraId="208B50EF" w14:textId="77777777" w:rsidR="00E8260C" w:rsidRPr="00E8260C" w:rsidRDefault="00E8260C">
      <w:pPr>
        <w:widowControl w:val="0"/>
        <w:adjustRightInd w:val="0"/>
        <w:ind w:left="560" w:hanging="560"/>
        <w:rPr>
          <w:noProof/>
          <w:sz w:val="16"/>
        </w:rPr>
      </w:pPr>
      <w:r w:rsidRPr="00E8260C">
        <w:rPr>
          <w:noProof/>
          <w:sz w:val="16"/>
        </w:rPr>
        <w:t>[5]</w:t>
      </w:r>
      <w:r w:rsidRPr="00E8260C">
        <w:rPr>
          <w:noProof/>
          <w:sz w:val="16"/>
        </w:rPr>
        <w:tab/>
        <w:t xml:space="preserve">R. I. Dunbar, A. Marriott, and N. D. Duncan, “Human conversational behavior.,” </w:t>
      </w:r>
      <w:r w:rsidRPr="00E8260C">
        <w:rPr>
          <w:i/>
          <w:iCs/>
          <w:noProof/>
          <w:sz w:val="16"/>
        </w:rPr>
        <w:t>Hum. Nat.</w:t>
      </w:r>
      <w:r w:rsidRPr="00E8260C">
        <w:rPr>
          <w:noProof/>
          <w:sz w:val="16"/>
        </w:rPr>
        <w:t>, vol. 8, no. 3, pp. 231–246, Sep. 1997.</w:t>
      </w:r>
    </w:p>
    <w:p w14:paraId="1BACA709" w14:textId="77777777" w:rsidR="00E8260C" w:rsidRPr="00E8260C" w:rsidRDefault="00E8260C">
      <w:pPr>
        <w:widowControl w:val="0"/>
        <w:adjustRightInd w:val="0"/>
        <w:ind w:left="560" w:hanging="560"/>
        <w:rPr>
          <w:noProof/>
          <w:sz w:val="16"/>
        </w:rPr>
      </w:pPr>
      <w:r w:rsidRPr="00E8260C">
        <w:rPr>
          <w:noProof/>
          <w:sz w:val="16"/>
        </w:rPr>
        <w:t>[6]</w:t>
      </w:r>
      <w:r w:rsidRPr="00E8260C">
        <w:rPr>
          <w:noProof/>
          <w:sz w:val="16"/>
        </w:rPr>
        <w:tab/>
        <w:t>N. Rabinowitz, F. Perbet, F. Song, C. Zhang, S. M. A. Eslami, and M. Botvinick, “Machine Theory of Mind,” presented at the Proceedings of the 35th International Conference on Machine Learning, 2018, vol. 80, pp. 4218–4227.</w:t>
      </w:r>
    </w:p>
    <w:p w14:paraId="4990BF50" w14:textId="77777777" w:rsidR="00E8260C" w:rsidRPr="00E8260C" w:rsidRDefault="00E8260C">
      <w:pPr>
        <w:widowControl w:val="0"/>
        <w:adjustRightInd w:val="0"/>
        <w:ind w:left="560" w:hanging="560"/>
        <w:rPr>
          <w:noProof/>
          <w:sz w:val="16"/>
        </w:rPr>
      </w:pPr>
      <w:r w:rsidRPr="00E8260C">
        <w:rPr>
          <w:noProof/>
          <w:sz w:val="16"/>
        </w:rPr>
        <w:t>[7]</w:t>
      </w:r>
      <w:r w:rsidRPr="00E8260C">
        <w:rPr>
          <w:noProof/>
          <w:sz w:val="16"/>
        </w:rPr>
        <w:tab/>
        <w:t xml:space="preserve">I. G. Sarason, H. M. Levine, R. B. Basham, and B. R. Sarason, “Assessing social support: The Social Support Questionnaire.,” </w:t>
      </w:r>
      <w:r w:rsidRPr="00E8260C">
        <w:rPr>
          <w:i/>
          <w:iCs/>
          <w:noProof/>
          <w:sz w:val="16"/>
        </w:rPr>
        <w:t>J. Pers. Soc. Psychol.</w:t>
      </w:r>
      <w:r w:rsidRPr="00E8260C">
        <w:rPr>
          <w:noProof/>
          <w:sz w:val="16"/>
        </w:rPr>
        <w:t>, vol. 44, no. 1, pp. 127–139, 1983.</w:t>
      </w:r>
    </w:p>
    <w:p w14:paraId="51083EFF" w14:textId="77777777" w:rsidR="00E8260C" w:rsidRPr="00E8260C" w:rsidRDefault="00E8260C">
      <w:pPr>
        <w:widowControl w:val="0"/>
        <w:adjustRightInd w:val="0"/>
        <w:ind w:left="560" w:hanging="560"/>
        <w:rPr>
          <w:noProof/>
          <w:sz w:val="16"/>
        </w:rPr>
      </w:pPr>
      <w:r w:rsidRPr="00E8260C">
        <w:rPr>
          <w:noProof/>
          <w:sz w:val="16"/>
        </w:rPr>
        <w:t>[8]</w:t>
      </w:r>
      <w:r w:rsidRPr="00E8260C">
        <w:rPr>
          <w:noProof/>
          <w:sz w:val="16"/>
        </w:rPr>
        <w:tab/>
        <w:t>T. L. Albrecht and D. J. Goldsmith, “Social support, social networks and health. Teoksessa TL Thompson, AM Dorsey, KI Miller &amp; R. Parrott (toim.) Handbook of health communication,” 2003.</w:t>
      </w:r>
    </w:p>
    <w:p w14:paraId="44659BCC" w14:textId="77777777" w:rsidR="00E8260C" w:rsidRPr="00E8260C" w:rsidRDefault="00E8260C">
      <w:pPr>
        <w:widowControl w:val="0"/>
        <w:adjustRightInd w:val="0"/>
        <w:ind w:left="560" w:hanging="560"/>
        <w:rPr>
          <w:noProof/>
          <w:sz w:val="16"/>
        </w:rPr>
      </w:pPr>
      <w:r w:rsidRPr="00E8260C">
        <w:rPr>
          <w:noProof/>
          <w:sz w:val="16"/>
        </w:rPr>
        <w:t>[9]</w:t>
      </w:r>
      <w:r w:rsidRPr="00E8260C">
        <w:rPr>
          <w:noProof/>
          <w:sz w:val="16"/>
        </w:rPr>
        <w:tab/>
        <w:t xml:space="preserve">C. A. Heaney and B. A. Israel, “Social networks and social support,” </w:t>
      </w:r>
      <w:r w:rsidRPr="00E8260C">
        <w:rPr>
          <w:i/>
          <w:iCs/>
          <w:noProof/>
          <w:sz w:val="16"/>
        </w:rPr>
        <w:t>Health behavior and health education: Theory, research, and practice</w:t>
      </w:r>
      <w:r w:rsidRPr="00E8260C">
        <w:rPr>
          <w:noProof/>
          <w:sz w:val="16"/>
        </w:rPr>
        <w:t>, vol. 4, pp. 189–210, 2008.</w:t>
      </w:r>
    </w:p>
    <w:p w14:paraId="0916AED0" w14:textId="77777777" w:rsidR="00E8260C" w:rsidRPr="00E8260C" w:rsidRDefault="00E8260C">
      <w:pPr>
        <w:widowControl w:val="0"/>
        <w:adjustRightInd w:val="0"/>
        <w:ind w:left="560" w:hanging="560"/>
        <w:rPr>
          <w:noProof/>
          <w:sz w:val="16"/>
        </w:rPr>
      </w:pPr>
      <w:r w:rsidRPr="00E8260C">
        <w:rPr>
          <w:noProof/>
          <w:sz w:val="16"/>
        </w:rPr>
        <w:t>[10]</w:t>
      </w:r>
      <w:r w:rsidRPr="00E8260C">
        <w:rPr>
          <w:noProof/>
          <w:sz w:val="16"/>
        </w:rPr>
        <w:tab/>
        <w:t xml:space="preserve">Y.-L. Wu, E. Gamborino, and L.-C. Fu, “Interactive Question-Posing System for Robot-Assisted Reminiscence from Personal Photos,” </w:t>
      </w:r>
      <w:r w:rsidRPr="00E8260C">
        <w:rPr>
          <w:i/>
          <w:iCs/>
          <w:noProof/>
          <w:sz w:val="16"/>
        </w:rPr>
        <w:t>IEEE Trans. Cogn. Dev. Syst.</w:t>
      </w:r>
      <w:r w:rsidRPr="00E8260C">
        <w:rPr>
          <w:noProof/>
          <w:sz w:val="16"/>
        </w:rPr>
        <w:t>, pp. 1–1, 2019.</w:t>
      </w:r>
    </w:p>
    <w:p w14:paraId="463D22E6" w14:textId="77777777" w:rsidR="00E8260C" w:rsidRPr="00E8260C" w:rsidRDefault="00E8260C">
      <w:pPr>
        <w:widowControl w:val="0"/>
        <w:adjustRightInd w:val="0"/>
        <w:ind w:left="560" w:hanging="560"/>
        <w:rPr>
          <w:noProof/>
          <w:sz w:val="16"/>
        </w:rPr>
      </w:pPr>
      <w:r w:rsidRPr="00E8260C">
        <w:rPr>
          <w:noProof/>
          <w:sz w:val="16"/>
        </w:rPr>
        <w:t>[11]</w:t>
      </w:r>
      <w:r w:rsidRPr="00E8260C">
        <w:rPr>
          <w:noProof/>
          <w:sz w:val="16"/>
        </w:rPr>
        <w:tab/>
        <w:t>X. Guo, Y.-C. Huang, E. Gamborino, S.-H. Tseng, L.-C. Fu, and S.-L. Yeh, “Inferring Human Feelings and Desires for Human-</w:t>
      </w:r>
      <w:r w:rsidRPr="00E8260C">
        <w:rPr>
          <w:noProof/>
          <w:sz w:val="16"/>
        </w:rPr>
        <w:t xml:space="preserve">Robot Trust Promotion,” in </w:t>
      </w:r>
      <w:r w:rsidRPr="00E8260C">
        <w:rPr>
          <w:i/>
          <w:iCs/>
          <w:noProof/>
          <w:sz w:val="16"/>
        </w:rPr>
        <w:t>Cross-Cultural Design. Methods, Tools and User Experience: 11th International Conference, CCD 2019, Held as Part of the 21st HCI International Conference, HCII 2019, Orlando, FL, USA, July 26–31, 2019, Proceedings, Part I</w:t>
      </w:r>
      <w:r w:rsidRPr="00E8260C">
        <w:rPr>
          <w:noProof/>
          <w:sz w:val="16"/>
        </w:rPr>
        <w:t>, vol. 11576, P.-L. P. Rau, Ed. Cham: Springer International Publishing, 2019, pp. 365–375.</w:t>
      </w:r>
    </w:p>
    <w:p w14:paraId="3270BA61" w14:textId="77777777" w:rsidR="00E8260C" w:rsidRPr="00E8260C" w:rsidRDefault="00E8260C">
      <w:pPr>
        <w:widowControl w:val="0"/>
        <w:adjustRightInd w:val="0"/>
        <w:ind w:left="560" w:hanging="560"/>
        <w:rPr>
          <w:noProof/>
          <w:sz w:val="16"/>
        </w:rPr>
      </w:pPr>
      <w:r w:rsidRPr="00E8260C">
        <w:rPr>
          <w:noProof/>
          <w:sz w:val="16"/>
        </w:rPr>
        <w:t>[12]</w:t>
      </w:r>
      <w:r w:rsidRPr="00E8260C">
        <w:rPr>
          <w:noProof/>
          <w:sz w:val="16"/>
        </w:rPr>
        <w:tab/>
        <w:t>E. Gamborino and L.-C. Fu, “Interactive Reinforcement Learning based Assistive Robot for the Emotional Support of Children,” presented at the 2018 18th International Conference on Control, Automation and Systems (ICCAS), 2018.</w:t>
      </w:r>
    </w:p>
    <w:p w14:paraId="29AAF980" w14:textId="77777777" w:rsidR="00E8260C" w:rsidRPr="00E8260C" w:rsidRDefault="00E8260C">
      <w:pPr>
        <w:widowControl w:val="0"/>
        <w:adjustRightInd w:val="0"/>
        <w:ind w:left="560" w:hanging="560"/>
        <w:rPr>
          <w:noProof/>
          <w:sz w:val="16"/>
        </w:rPr>
      </w:pPr>
      <w:r w:rsidRPr="00E8260C">
        <w:rPr>
          <w:noProof/>
          <w:sz w:val="16"/>
        </w:rPr>
        <w:t>[13]</w:t>
      </w:r>
      <w:r w:rsidRPr="00E8260C">
        <w:rPr>
          <w:noProof/>
          <w:sz w:val="16"/>
        </w:rPr>
        <w:tab/>
        <w:t xml:space="preserve">E. Gamborino, H.-P. Yueh, W. Lin, S.-L. Yeh, and L.-C. Fu, “Mood Estimation as a Social Profile Predictor in an Autonomous, Multi-Session, Emotional Support Robot for Children,” in </w:t>
      </w:r>
      <w:r w:rsidRPr="00E8260C">
        <w:rPr>
          <w:i/>
          <w:iCs/>
          <w:noProof/>
          <w:sz w:val="16"/>
        </w:rPr>
        <w:t>2019 28th IEEE International Conference on Robot and Human Interactive Communication (RO-MAN)</w:t>
      </w:r>
      <w:r w:rsidRPr="00E8260C">
        <w:rPr>
          <w:noProof/>
          <w:sz w:val="16"/>
        </w:rPr>
        <w:t>, 2019, pp. 1–6.</w:t>
      </w:r>
    </w:p>
    <w:p w14:paraId="1F326A4F" w14:textId="77777777" w:rsidR="00E8260C" w:rsidRPr="00E8260C" w:rsidRDefault="00E8260C">
      <w:pPr>
        <w:widowControl w:val="0"/>
        <w:adjustRightInd w:val="0"/>
        <w:ind w:left="560" w:hanging="560"/>
        <w:rPr>
          <w:noProof/>
          <w:sz w:val="16"/>
        </w:rPr>
      </w:pPr>
      <w:r w:rsidRPr="00E8260C">
        <w:rPr>
          <w:noProof/>
          <w:sz w:val="16"/>
        </w:rPr>
        <w:t>[14]</w:t>
      </w:r>
      <w:r w:rsidRPr="00E8260C">
        <w:rPr>
          <w:noProof/>
          <w:sz w:val="16"/>
        </w:rPr>
        <w:tab/>
        <w:t xml:space="preserve">J. A. Barnes, “Class and committees in a norwegian island parish,” </w:t>
      </w:r>
      <w:r w:rsidRPr="00E8260C">
        <w:rPr>
          <w:i/>
          <w:iCs/>
          <w:noProof/>
          <w:sz w:val="16"/>
        </w:rPr>
        <w:t>Human Relations</w:t>
      </w:r>
      <w:r w:rsidRPr="00E8260C">
        <w:rPr>
          <w:noProof/>
          <w:sz w:val="16"/>
        </w:rPr>
        <w:t>, vol. 7, no. 1, pp. 39–58, Feb. 1954.</w:t>
      </w:r>
    </w:p>
    <w:p w14:paraId="6C252520" w14:textId="77777777" w:rsidR="00E8260C" w:rsidRPr="00E8260C" w:rsidRDefault="00E8260C">
      <w:pPr>
        <w:widowControl w:val="0"/>
        <w:adjustRightInd w:val="0"/>
        <w:ind w:left="560" w:hanging="560"/>
        <w:rPr>
          <w:noProof/>
          <w:sz w:val="16"/>
        </w:rPr>
      </w:pPr>
      <w:r w:rsidRPr="00E8260C">
        <w:rPr>
          <w:noProof/>
          <w:sz w:val="16"/>
        </w:rPr>
        <w:t>[15]</w:t>
      </w:r>
      <w:r w:rsidRPr="00E8260C">
        <w:rPr>
          <w:noProof/>
          <w:sz w:val="16"/>
        </w:rPr>
        <w:tab/>
        <w:t xml:space="preserve">L. Euler, “Leonhard Euler and the Koenigsberg Bridges,” </w:t>
      </w:r>
      <w:r w:rsidRPr="00E8260C">
        <w:rPr>
          <w:i/>
          <w:iCs/>
          <w:noProof/>
          <w:sz w:val="16"/>
        </w:rPr>
        <w:t>Sci. Am.</w:t>
      </w:r>
      <w:r w:rsidRPr="00E8260C">
        <w:rPr>
          <w:noProof/>
          <w:sz w:val="16"/>
        </w:rPr>
        <w:t>, vol. 189, no. 1, pp. 66–72, 1953.</w:t>
      </w:r>
    </w:p>
    <w:p w14:paraId="680E20F4" w14:textId="77777777" w:rsidR="00E8260C" w:rsidRPr="00E8260C" w:rsidRDefault="00E8260C">
      <w:pPr>
        <w:widowControl w:val="0"/>
        <w:adjustRightInd w:val="0"/>
        <w:ind w:left="560" w:hanging="560"/>
        <w:rPr>
          <w:noProof/>
          <w:sz w:val="16"/>
        </w:rPr>
      </w:pPr>
      <w:r w:rsidRPr="00E8260C">
        <w:rPr>
          <w:noProof/>
          <w:sz w:val="16"/>
        </w:rPr>
        <w:t>[16]</w:t>
      </w:r>
      <w:r w:rsidRPr="00E8260C">
        <w:rPr>
          <w:noProof/>
          <w:sz w:val="16"/>
        </w:rPr>
        <w:tab/>
        <w:t xml:space="preserve">K. Wright, “Social networks, interpersonal social support, and health outcomes: A health communication perspective,” </w:t>
      </w:r>
      <w:r w:rsidRPr="00E8260C">
        <w:rPr>
          <w:i/>
          <w:iCs/>
          <w:noProof/>
          <w:sz w:val="16"/>
        </w:rPr>
        <w:t>Front. Commun.</w:t>
      </w:r>
      <w:r w:rsidRPr="00E8260C">
        <w:rPr>
          <w:noProof/>
          <w:sz w:val="16"/>
        </w:rPr>
        <w:t>, vol. 1, Oct. 2016.</w:t>
      </w:r>
    </w:p>
    <w:p w14:paraId="011312E0" w14:textId="77777777" w:rsidR="00E8260C" w:rsidRPr="00E8260C" w:rsidRDefault="00E8260C">
      <w:pPr>
        <w:widowControl w:val="0"/>
        <w:adjustRightInd w:val="0"/>
        <w:ind w:left="560" w:hanging="560"/>
        <w:rPr>
          <w:noProof/>
          <w:sz w:val="16"/>
        </w:rPr>
      </w:pPr>
      <w:r w:rsidRPr="00E8260C">
        <w:rPr>
          <w:noProof/>
          <w:sz w:val="16"/>
        </w:rPr>
        <w:t>[17]</w:t>
      </w:r>
      <w:r w:rsidRPr="00E8260C">
        <w:rPr>
          <w:noProof/>
          <w:sz w:val="16"/>
        </w:rPr>
        <w:tab/>
        <w:t xml:space="preserve">K. B. Wright and C. H. Miller, “A Measure of Weak-Tie/Strong-Tie Support Network Preference,” </w:t>
      </w:r>
      <w:r w:rsidRPr="00E8260C">
        <w:rPr>
          <w:i/>
          <w:iCs/>
          <w:noProof/>
          <w:sz w:val="16"/>
        </w:rPr>
        <w:t>Commun Monogr</w:t>
      </w:r>
      <w:r w:rsidRPr="00E8260C">
        <w:rPr>
          <w:noProof/>
          <w:sz w:val="16"/>
        </w:rPr>
        <w:t>, vol. 77, no. 4, pp. 500–517, Dec. 2010.</w:t>
      </w:r>
    </w:p>
    <w:p w14:paraId="53C7D3DF" w14:textId="77777777" w:rsidR="00E8260C" w:rsidRPr="00E8260C" w:rsidRDefault="00E8260C">
      <w:pPr>
        <w:widowControl w:val="0"/>
        <w:adjustRightInd w:val="0"/>
        <w:ind w:left="560" w:hanging="560"/>
        <w:rPr>
          <w:noProof/>
          <w:sz w:val="16"/>
        </w:rPr>
      </w:pPr>
      <w:r w:rsidRPr="00E8260C">
        <w:rPr>
          <w:noProof/>
          <w:sz w:val="16"/>
        </w:rPr>
        <w:t>[18]</w:t>
      </w:r>
      <w:r w:rsidRPr="00E8260C">
        <w:rPr>
          <w:noProof/>
          <w:sz w:val="16"/>
        </w:rPr>
        <w:tab/>
        <w:t xml:space="preserve">B. H. Gottlieb and A. E. Bergen, “Social support concepts and measures.,” </w:t>
      </w:r>
      <w:r w:rsidRPr="00E8260C">
        <w:rPr>
          <w:i/>
          <w:iCs/>
          <w:noProof/>
          <w:sz w:val="16"/>
        </w:rPr>
        <w:t>J Psychosom Res</w:t>
      </w:r>
      <w:r w:rsidRPr="00E8260C">
        <w:rPr>
          <w:noProof/>
          <w:sz w:val="16"/>
        </w:rPr>
        <w:t>, vol. 69, no. 5, pp. 511–520, Nov. 2010.</w:t>
      </w:r>
    </w:p>
    <w:p w14:paraId="3417EA34" w14:textId="77777777" w:rsidR="00E8260C" w:rsidRPr="00E8260C" w:rsidRDefault="00E8260C">
      <w:pPr>
        <w:widowControl w:val="0"/>
        <w:adjustRightInd w:val="0"/>
        <w:ind w:left="560" w:hanging="560"/>
        <w:rPr>
          <w:noProof/>
          <w:sz w:val="16"/>
        </w:rPr>
      </w:pPr>
      <w:r w:rsidRPr="00E8260C">
        <w:rPr>
          <w:noProof/>
          <w:sz w:val="16"/>
        </w:rPr>
        <w:t>[19]</w:t>
      </w:r>
      <w:r w:rsidRPr="00E8260C">
        <w:rPr>
          <w:noProof/>
          <w:sz w:val="16"/>
        </w:rPr>
        <w:tab/>
        <w:t xml:space="preserve">K. He, X. Zhang, S. Ren, and J. Sun, “Deep residual learning for image recognition,” in </w:t>
      </w:r>
      <w:r w:rsidRPr="00E8260C">
        <w:rPr>
          <w:i/>
          <w:iCs/>
          <w:noProof/>
          <w:sz w:val="16"/>
        </w:rPr>
        <w:t>IEEE Conference on Computer Vision and Pattern Recognition (CVPR)</w:t>
      </w:r>
      <w:r w:rsidRPr="00E8260C">
        <w:rPr>
          <w:noProof/>
          <w:sz w:val="16"/>
        </w:rPr>
        <w:t>, 2016, pp. 770–778.</w:t>
      </w:r>
    </w:p>
    <w:p w14:paraId="1480AA2E" w14:textId="77777777" w:rsidR="00E8260C" w:rsidRPr="00E8260C" w:rsidRDefault="00E8260C">
      <w:pPr>
        <w:widowControl w:val="0"/>
        <w:adjustRightInd w:val="0"/>
        <w:ind w:left="560" w:hanging="560"/>
        <w:rPr>
          <w:noProof/>
          <w:sz w:val="16"/>
        </w:rPr>
      </w:pPr>
      <w:r w:rsidRPr="00E8260C">
        <w:rPr>
          <w:noProof/>
          <w:sz w:val="16"/>
        </w:rPr>
        <w:t>[20]</w:t>
      </w:r>
      <w:r w:rsidRPr="00E8260C">
        <w:rPr>
          <w:noProof/>
          <w:sz w:val="16"/>
        </w:rPr>
        <w:tab/>
        <w:t xml:space="preserve">S. Hochreiter and J. Schmidhuber, “Long short-term memory.,” </w:t>
      </w:r>
      <w:r w:rsidRPr="00E8260C">
        <w:rPr>
          <w:i/>
          <w:iCs/>
          <w:noProof/>
          <w:sz w:val="16"/>
        </w:rPr>
        <w:t>Neural Comput.</w:t>
      </w:r>
      <w:r w:rsidRPr="00E8260C">
        <w:rPr>
          <w:noProof/>
          <w:sz w:val="16"/>
        </w:rPr>
        <w:t>, vol. 9, no. 8, pp. 1735–1780, 1997.</w:t>
      </w:r>
    </w:p>
    <w:p w14:paraId="270D5FA9" w14:textId="77777777" w:rsidR="00E8260C" w:rsidRPr="00E8260C" w:rsidRDefault="00E8260C">
      <w:pPr>
        <w:widowControl w:val="0"/>
        <w:adjustRightInd w:val="0"/>
        <w:ind w:left="560" w:hanging="560"/>
        <w:rPr>
          <w:noProof/>
          <w:sz w:val="16"/>
        </w:rPr>
      </w:pPr>
      <w:r w:rsidRPr="00E8260C">
        <w:rPr>
          <w:noProof/>
          <w:sz w:val="16"/>
        </w:rPr>
        <w:t>[21]</w:t>
      </w:r>
      <w:r w:rsidRPr="00E8260C">
        <w:rPr>
          <w:noProof/>
          <w:sz w:val="16"/>
        </w:rPr>
        <w:tab/>
        <w:t xml:space="preserve">D. P. Kingma and J. Ba, “Adam: A Method for Stochastic Optimization,” </w:t>
      </w:r>
      <w:r w:rsidRPr="00E8260C">
        <w:rPr>
          <w:i/>
          <w:iCs/>
          <w:noProof/>
          <w:sz w:val="16"/>
        </w:rPr>
        <w:t>arXiv</w:t>
      </w:r>
      <w:r w:rsidRPr="00E8260C">
        <w:rPr>
          <w:noProof/>
          <w:sz w:val="16"/>
        </w:rPr>
        <w:t>, Dec. 2014.</w:t>
      </w:r>
    </w:p>
    <w:p w14:paraId="471B8BAB" w14:textId="77777777" w:rsidR="00E8260C" w:rsidRPr="00E8260C" w:rsidRDefault="00E8260C">
      <w:pPr>
        <w:widowControl w:val="0"/>
        <w:adjustRightInd w:val="0"/>
        <w:ind w:left="560" w:hanging="560"/>
        <w:rPr>
          <w:noProof/>
          <w:sz w:val="16"/>
        </w:rPr>
      </w:pPr>
      <w:r w:rsidRPr="00E8260C">
        <w:rPr>
          <w:noProof/>
          <w:sz w:val="16"/>
        </w:rPr>
        <w:t>[22]</w:t>
      </w:r>
      <w:r w:rsidRPr="00E8260C">
        <w:rPr>
          <w:noProof/>
          <w:sz w:val="16"/>
        </w:rPr>
        <w:tab/>
        <w:t xml:space="preserve">M. Abadi, P. Barham, J. Chen, Z. Chen, A. Davis, J. Dean, M. Devin, S. Ghemawat, G. Irving, M. Isard, M. Kudlur, J. Levenberg, R. Monga, S. Moore, D. G. Murray, B. Steiner, P. Tucker, V. Vasudevan, P. Warden, M. Wicke, Y. Yu, and X. Zheng, </w:t>
      </w:r>
      <w:r w:rsidRPr="00E8260C">
        <w:rPr>
          <w:i/>
          <w:iCs/>
          <w:noProof/>
          <w:sz w:val="16"/>
        </w:rPr>
        <w:t>TensorFlow: A System for Large-Scale Machine Learning</w:t>
      </w:r>
      <w:r w:rsidRPr="00E8260C">
        <w:rPr>
          <w:noProof/>
          <w:sz w:val="16"/>
        </w:rPr>
        <w:t>. 2016.</w:t>
      </w:r>
    </w:p>
    <w:p w14:paraId="06C9FE95" w14:textId="77777777" w:rsidR="00E8260C" w:rsidRPr="00E8260C" w:rsidRDefault="00E8260C">
      <w:pPr>
        <w:widowControl w:val="0"/>
        <w:adjustRightInd w:val="0"/>
        <w:ind w:left="560" w:hanging="560"/>
        <w:rPr>
          <w:noProof/>
          <w:sz w:val="16"/>
        </w:rPr>
      </w:pPr>
      <w:r w:rsidRPr="00E8260C">
        <w:rPr>
          <w:noProof/>
          <w:sz w:val="16"/>
        </w:rPr>
        <w:t>[23]</w:t>
      </w:r>
      <w:r w:rsidRPr="00E8260C">
        <w:rPr>
          <w:noProof/>
          <w:sz w:val="16"/>
        </w:rPr>
        <w:tab/>
        <w:t>J. O. S. Goh, H.-Y. Hung, and Y.-S. Su, “A conceptual consideration of the free energy principle in cognitive maps: How cognitive maps help reduce surprise,” vol. 69, Elsevier, 2018, pp. 205–240.</w:t>
      </w:r>
    </w:p>
    <w:p w14:paraId="5A1E3C8D" w14:textId="618CF64D" w:rsidR="00960D71" w:rsidRPr="00A701AA" w:rsidRDefault="00960D71" w:rsidP="00E8260C">
      <w:pPr>
        <w:widowControl w:val="0"/>
        <w:adjustRightInd w:val="0"/>
      </w:pPr>
      <w:r>
        <w:fldChar w:fldCharType="end"/>
      </w:r>
    </w:p>
    <w:p w14:paraId="498F7836" w14:textId="77777777" w:rsidR="00EF351D" w:rsidRDefault="00EF351D"/>
    <w:sectPr w:rsidR="00EF351D" w:rsidSect="001373C3">
      <w:headerReference w:type="default" r:id="rId20"/>
      <w:footerReference w:type="default" r:id="rId21"/>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Su-Ling Yeh" w:date="2020-03-26T00:02:00Z" w:initials="SY">
    <w:p w14:paraId="534D0171" w14:textId="4F0BCF3A" w:rsidR="001D522B" w:rsidRDefault="001D522B">
      <w:pPr>
        <w:pStyle w:val="CommentText"/>
      </w:pPr>
      <w:r>
        <w:rPr>
          <w:rStyle w:val="CommentReference"/>
        </w:rPr>
        <w:annotationRef/>
      </w:r>
      <w:r>
        <w:t>It would be easier for readers if “Social Support Questionnaire” can be spell out when it first appears (I had to go to the reference list to find out the name)</w:t>
      </w:r>
    </w:p>
  </w:comment>
  <w:comment w:id="9" w:author="Joshua Goh [2]" w:date="2020-03-27T11:45:00Z" w:initials="JG">
    <w:p w14:paraId="12FF71AE" w14:textId="434E59E6" w:rsidR="001D522B" w:rsidRDefault="001D522B">
      <w:pPr>
        <w:pStyle w:val="CommentText"/>
      </w:pPr>
      <w:r>
        <w:rPr>
          <w:rStyle w:val="CommentReference"/>
        </w:rPr>
        <w:annotationRef/>
      </w:r>
      <w:r>
        <w:t>It was in the Introduction on p1. Nevertheless, for reader’s convenience, I’ve stated it again. Please confirm if ok or do revise accordingly.</w:t>
      </w:r>
    </w:p>
  </w:comment>
  <w:comment w:id="10" w:author="Edwinn Gamborino Castañeda" w:date="2020-03-26T11:28:00Z" w:initials="EGC">
    <w:p w14:paraId="5E664007" w14:textId="56EBA798" w:rsidR="001D522B" w:rsidRDefault="001D522B">
      <w:pPr>
        <w:pStyle w:val="CommentText"/>
      </w:pPr>
      <w:r>
        <w:rPr>
          <w:rStyle w:val="CommentReference"/>
        </w:rPr>
        <w:annotationRef/>
      </w:r>
      <w:r>
        <w:rPr>
          <w:rFonts w:hint="eastAsia"/>
        </w:rPr>
        <w:t>I</w:t>
      </w:r>
      <w:r>
        <w:t xml:space="preserve"> think the structure of this section is a bit confusing. Maybe we can add a short paragraph here describing the relation between the social network in the introduction and the grid worlds described here, and introduce what is coming.</w:t>
      </w:r>
    </w:p>
  </w:comment>
  <w:comment w:id="11" w:author="Joshua Goh [2]" w:date="2020-03-27T11:13:00Z" w:initials="JG">
    <w:p w14:paraId="2E4EF445" w14:textId="0A9BBD59" w:rsidR="001D522B" w:rsidRDefault="001D522B">
      <w:pPr>
        <w:pStyle w:val="CommentText"/>
      </w:pPr>
      <w:r>
        <w:rPr>
          <w:rStyle w:val="CommentReference"/>
        </w:rPr>
        <w:annotationRef/>
      </w:r>
      <w:r>
        <w:t>Updated. See first sentence of this paragraph for linkage. Please confirm if ok or do revise accordingly.</w:t>
      </w:r>
    </w:p>
  </w:comment>
  <w:comment w:id="20" w:author="Sean Yun-Shiuan Chuang" w:date="2020-04-12T13:27:00Z" w:initials="Sean C">
    <w:p w14:paraId="1DFB8D2D" w14:textId="058C0D5F" w:rsidR="001D522B" w:rsidRDefault="001D522B">
      <w:pPr>
        <w:pStyle w:val="CommentText"/>
        <w:rPr>
          <w:lang w:eastAsia="zh-TW"/>
        </w:rPr>
      </w:pPr>
      <w:r>
        <w:rPr>
          <w:rStyle w:val="CommentReference"/>
        </w:rPr>
        <w:annotationRef/>
      </w:r>
      <w:r>
        <w:rPr>
          <w:lang w:eastAsia="zh-TW"/>
        </w:rPr>
        <w:t>I have updated Fig.2 to include the “</w:t>
      </w:r>
      <w:proofErr w:type="spellStart"/>
      <w:r>
        <w:rPr>
          <w:lang w:eastAsia="zh-TW"/>
        </w:rPr>
        <w:t>ToMnet</w:t>
      </w:r>
      <w:proofErr w:type="spellEnd"/>
      <w:r>
        <w:rPr>
          <w:lang w:eastAsia="zh-TW"/>
        </w:rPr>
        <w:t xml:space="preserve">+” </w:t>
      </w:r>
      <w:proofErr w:type="spellStart"/>
      <w:r>
        <w:rPr>
          <w:lang w:eastAsia="zh-TW"/>
        </w:rPr>
        <w:t>labe</w:t>
      </w:r>
      <w:proofErr w:type="spellEnd"/>
      <w:r>
        <w:rPr>
          <w:lang w:eastAsia="zh-TW"/>
        </w:rPr>
        <w:t>.</w:t>
      </w:r>
    </w:p>
  </w:comment>
  <w:comment w:id="21" w:author="Edwinn Gamborino Castañeda" w:date="2020-03-26T11:19:00Z" w:initials="EGC">
    <w:p w14:paraId="48D49199" w14:textId="7ECF87EE" w:rsidR="001D522B" w:rsidRDefault="001D522B">
      <w:pPr>
        <w:pStyle w:val="CommentText"/>
      </w:pPr>
      <w:r>
        <w:rPr>
          <w:rStyle w:val="CommentReference"/>
        </w:rPr>
        <w:annotationRef/>
      </w:r>
      <w:r>
        <w:rPr>
          <w:rFonts w:hint="eastAsia"/>
        </w:rPr>
        <w:t>I</w:t>
      </w:r>
      <w:r>
        <w:t xml:space="preserve"> think we need to mention that the agent has full visibility of the grid world (as such, it knows all the targets locations and their reward values)</w:t>
      </w:r>
    </w:p>
  </w:comment>
  <w:comment w:id="22" w:author="Joshua Goh [2]" w:date="2020-03-27T11:12:00Z" w:initials="JG">
    <w:p w14:paraId="0519FE23" w14:textId="3F3FEA6B" w:rsidR="001D522B" w:rsidRDefault="001D522B">
      <w:pPr>
        <w:pStyle w:val="CommentText"/>
      </w:pPr>
      <w:r>
        <w:rPr>
          <w:rStyle w:val="CommentReference"/>
        </w:rPr>
        <w:annotationRef/>
      </w:r>
      <w:r>
        <w:t>Updated. See couple of sentences after the equation. Please confirm if ok or do revise accordingly.</w:t>
      </w:r>
    </w:p>
  </w:comment>
  <w:comment w:id="83" w:author="Edwinn Gamborino Castañeda" w:date="2020-03-26T12:05:00Z" w:initials="EGC">
    <w:p w14:paraId="1A676FA1" w14:textId="13648C23" w:rsidR="001D522B" w:rsidRDefault="001D522B">
      <w:pPr>
        <w:pStyle w:val="CommentText"/>
      </w:pPr>
      <w:r>
        <w:rPr>
          <w:rStyle w:val="CommentReference"/>
        </w:rPr>
        <w:annotationRef/>
      </w:r>
      <w:r>
        <w:rPr>
          <w:rFonts w:hint="eastAsia"/>
        </w:rPr>
        <w:t>I</w:t>
      </w:r>
      <w:r>
        <w:t>s this policy invented by you or you got it from elsewhere?</w:t>
      </w:r>
    </w:p>
  </w:comment>
  <w:comment w:id="84" w:author="Joshua Goh [2]" w:date="2020-03-27T11:12:00Z" w:initials="JG">
    <w:p w14:paraId="311EAA70" w14:textId="21884DB6" w:rsidR="001D522B" w:rsidRDefault="001D522B">
      <w:pPr>
        <w:pStyle w:val="CommentText"/>
      </w:pPr>
      <w:r>
        <w:rPr>
          <w:rStyle w:val="CommentReference"/>
        </w:rPr>
        <w:annotationRef/>
      </w:r>
      <w:r>
        <w:t>We invented it. Do we need to clarify anything then?</w:t>
      </w:r>
    </w:p>
  </w:comment>
  <w:comment w:id="87" w:author="Edwinn Gamborino Castañeda" w:date="2020-03-26T11:41:00Z" w:initials="EGC">
    <w:p w14:paraId="795895F0" w14:textId="7ADF8F5C" w:rsidR="001D522B" w:rsidRDefault="001D522B">
      <w:pPr>
        <w:pStyle w:val="CommentText"/>
      </w:pPr>
      <w:r>
        <w:rPr>
          <w:rStyle w:val="CommentReference"/>
        </w:rPr>
        <w:annotationRef/>
      </w:r>
      <w:r>
        <w:rPr>
          <w:rFonts w:hint="eastAsia"/>
        </w:rPr>
        <w:t>I</w:t>
      </w:r>
      <w:r>
        <w:t xml:space="preserve">n Fig. 2 it is not clear that the </w:t>
      </w:r>
      <w:proofErr w:type="spellStart"/>
      <w:r>
        <w:t>charnet</w:t>
      </w:r>
      <w:proofErr w:type="spellEnd"/>
      <w:r>
        <w:t xml:space="preserve"> and </w:t>
      </w:r>
      <w:proofErr w:type="spellStart"/>
      <w:r>
        <w:t>prednet</w:t>
      </w:r>
      <w:proofErr w:type="spellEnd"/>
      <w:r>
        <w:t xml:space="preserve"> are actually the </w:t>
      </w:r>
      <w:proofErr w:type="spellStart"/>
      <w:r>
        <w:t>tomnet</w:t>
      </w:r>
      <w:proofErr w:type="spellEnd"/>
      <w:r>
        <w:t>+, maybe we can indicate it somehow</w:t>
      </w:r>
    </w:p>
  </w:comment>
  <w:comment w:id="88" w:author="Joshua Goh [2]" w:date="2020-03-27T11:14:00Z" w:initials="JG">
    <w:p w14:paraId="1B530635" w14:textId="32291A7F" w:rsidR="001D522B" w:rsidRDefault="001D522B">
      <w:pPr>
        <w:pStyle w:val="CommentText"/>
      </w:pPr>
      <w:r>
        <w:rPr>
          <w:rStyle w:val="CommentReference"/>
        </w:rPr>
        <w:annotationRef/>
      </w:r>
      <w:r>
        <w:t>Good point. I will see if Yun-</w:t>
      </w:r>
      <w:proofErr w:type="spellStart"/>
      <w:r>
        <w:t>Shiuan</w:t>
      </w:r>
      <w:proofErr w:type="spellEnd"/>
      <w:r>
        <w:t xml:space="preserve"> can update the figure. I think we will just draw a box around Char Net and </w:t>
      </w:r>
      <w:proofErr w:type="spellStart"/>
      <w:r>
        <w:t>Pred</w:t>
      </w:r>
      <w:proofErr w:type="spellEnd"/>
      <w:r>
        <w:t xml:space="preserve"> Net and label the box </w:t>
      </w:r>
      <w:proofErr w:type="spellStart"/>
      <w:r>
        <w:t>ToMnet</w:t>
      </w:r>
      <w:proofErr w:type="spellEnd"/>
      <w:r>
        <w:t>+.</w:t>
      </w:r>
    </w:p>
  </w:comment>
  <w:comment w:id="89" w:author="Sean Yun-Shiuan Chuang" w:date="2020-04-01T12:00:00Z" w:initials="Sean C">
    <w:p w14:paraId="0B0231C7" w14:textId="20E0E884" w:rsidR="001D522B" w:rsidRDefault="001D522B">
      <w:pPr>
        <w:pStyle w:val="CommentText"/>
      </w:pPr>
      <w:r>
        <w:rPr>
          <w:rStyle w:val="CommentReference"/>
        </w:rPr>
        <w:annotationRef/>
      </w:r>
      <w:r>
        <w:t xml:space="preserve">I think everything in Fig. 2 composes the </w:t>
      </w:r>
      <w:proofErr w:type="spellStart"/>
      <w:r>
        <w:t>tomnet</w:t>
      </w:r>
      <w:proofErr w:type="spellEnd"/>
      <w:r>
        <w:t xml:space="preserve">+. This includes the </w:t>
      </w:r>
      <w:proofErr w:type="spellStart"/>
      <w:r>
        <w:t>charnet</w:t>
      </w:r>
      <w:proofErr w:type="spellEnd"/>
      <w:r>
        <w:t xml:space="preserve">, </w:t>
      </w:r>
      <w:proofErr w:type="spellStart"/>
      <w:r>
        <w:t>prednet</w:t>
      </w:r>
      <w:proofErr w:type="spellEnd"/>
      <w:r>
        <w:t>, trajectories, query state, prediction, character embedding…</w:t>
      </w:r>
    </w:p>
    <w:p w14:paraId="77617F82" w14:textId="0364BDAD" w:rsidR="001D522B" w:rsidRDefault="001D522B">
      <w:pPr>
        <w:pStyle w:val="CommentText"/>
      </w:pPr>
      <w:r>
        <w:t xml:space="preserve">See the original </w:t>
      </w:r>
      <w:proofErr w:type="spellStart"/>
      <w:r>
        <w:t>tomnet</w:t>
      </w:r>
      <w:proofErr w:type="spellEnd"/>
      <w:r>
        <w:t xml:space="preserve"> paper Figure 1. The authors labeled the whole diagram as “</w:t>
      </w:r>
      <w:proofErr w:type="spellStart"/>
      <w:r>
        <w:t>ToMnet</w:t>
      </w:r>
      <w:proofErr w:type="spellEnd"/>
      <w:r>
        <w:t xml:space="preserve"> architecture”. Perhaps </w:t>
      </w:r>
      <w:r>
        <w:rPr>
          <w:rFonts w:hint="eastAsia"/>
          <w:lang w:eastAsia="zh-TW"/>
        </w:rPr>
        <w:t>i</w:t>
      </w:r>
      <w:r>
        <w:rPr>
          <w:lang w:eastAsia="zh-TW"/>
        </w:rPr>
        <w:t xml:space="preserve">nstead of creating a box for </w:t>
      </w:r>
      <w:proofErr w:type="spellStart"/>
      <w:r>
        <w:rPr>
          <w:lang w:eastAsia="zh-TW"/>
        </w:rPr>
        <w:t>charnet</w:t>
      </w:r>
      <w:proofErr w:type="spellEnd"/>
      <w:r>
        <w:rPr>
          <w:lang w:eastAsia="zh-TW"/>
        </w:rPr>
        <w:t xml:space="preserve"> and </w:t>
      </w:r>
      <w:proofErr w:type="spellStart"/>
      <w:r>
        <w:rPr>
          <w:lang w:eastAsia="zh-TW"/>
        </w:rPr>
        <w:t>prednet</w:t>
      </w:r>
      <w:proofErr w:type="spellEnd"/>
      <w:r>
        <w:rPr>
          <w:lang w:eastAsia="zh-TW"/>
        </w:rPr>
        <w:t xml:space="preserve">, </w:t>
      </w:r>
      <w:r>
        <w:t>we should rename the figure from “</w:t>
      </w:r>
      <w:r>
        <w:rPr>
          <w:sz w:val="16"/>
        </w:rPr>
        <w:t>Model training and preference inference schematic.</w:t>
      </w:r>
      <w:r>
        <w:t xml:space="preserve">” to “The </w:t>
      </w:r>
      <w:proofErr w:type="spellStart"/>
      <w:r>
        <w:t>ToMnet</w:t>
      </w:r>
      <w:proofErr w:type="spellEnd"/>
      <w:r>
        <w:t>+ architecture in the model training phase and the preference inference phase.”?</w:t>
      </w:r>
    </w:p>
    <w:p w14:paraId="7D466F74" w14:textId="25AD50DA" w:rsidR="001D522B" w:rsidRDefault="001D522B">
      <w:pPr>
        <w:pStyle w:val="CommentText"/>
      </w:pPr>
      <w:r>
        <w:rPr>
          <w:noProof/>
        </w:rPr>
        <w:drawing>
          <wp:inline distT="0" distB="0" distL="0" distR="0" wp14:anchorId="05038CDF" wp14:editId="0A38EC8C">
            <wp:extent cx="1645920" cy="1929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45920" cy="1929610"/>
                    </a:xfrm>
                    <a:prstGeom prst="rect">
                      <a:avLst/>
                    </a:prstGeom>
                  </pic:spPr>
                </pic:pic>
              </a:graphicData>
            </a:graphic>
          </wp:inline>
        </w:drawing>
      </w:r>
    </w:p>
  </w:comment>
  <w:comment w:id="90" w:author="Joshua Goh [2]" w:date="2020-04-03T16:55:00Z" w:initials="JG">
    <w:p w14:paraId="5F64B05C" w14:textId="4930CE82" w:rsidR="001D522B" w:rsidRDefault="001D522B">
      <w:pPr>
        <w:pStyle w:val="CommentText"/>
      </w:pPr>
      <w:r>
        <w:rPr>
          <w:rStyle w:val="CommentReference"/>
        </w:rPr>
        <w:annotationRef/>
      </w:r>
      <w:r>
        <w:t xml:space="preserve">I see the problem. I think this is tenuous. In your view, technically, the Model Training and Preference Inference are different applications of the same </w:t>
      </w:r>
      <w:proofErr w:type="spellStart"/>
      <w:r>
        <w:t>ToMnet</w:t>
      </w:r>
      <w:proofErr w:type="spellEnd"/>
      <w:r>
        <w:t xml:space="preserve"> then. </w:t>
      </w:r>
      <w:proofErr w:type="spellStart"/>
      <w:r>
        <w:t>ToMnet</w:t>
      </w:r>
      <w:proofErr w:type="spellEnd"/>
      <w:r>
        <w:t xml:space="preserve">+ is then merely </w:t>
      </w:r>
      <w:proofErr w:type="gramStart"/>
      <w:r>
        <w:t>the our</w:t>
      </w:r>
      <w:proofErr w:type="gramEnd"/>
      <w:r>
        <w:t xml:space="preserve"> implemented system and not a neural network modified from </w:t>
      </w:r>
      <w:proofErr w:type="spellStart"/>
      <w:r>
        <w:t>ToMnet</w:t>
      </w:r>
      <w:proofErr w:type="spellEnd"/>
      <w:r>
        <w:t xml:space="preserve">. Perhaps, we should view it more like we did modify </w:t>
      </w:r>
      <w:proofErr w:type="spellStart"/>
      <w:r>
        <w:t>ToMnet</w:t>
      </w:r>
      <w:proofErr w:type="spellEnd"/>
      <w:r>
        <w:t xml:space="preserve"> into </w:t>
      </w:r>
      <w:proofErr w:type="spellStart"/>
      <w:r>
        <w:t>ToMnet</w:t>
      </w:r>
      <w:proofErr w:type="spellEnd"/>
      <w:r>
        <w:t xml:space="preserve">+ by granting it the ability to make Preference Inference. Thus, </w:t>
      </w:r>
      <w:proofErr w:type="spellStart"/>
      <w:r>
        <w:t>charnet</w:t>
      </w:r>
      <w:proofErr w:type="spellEnd"/>
      <w:r>
        <w:t xml:space="preserve"> and </w:t>
      </w:r>
      <w:proofErr w:type="spellStart"/>
      <w:r>
        <w:t>prednet</w:t>
      </w:r>
      <w:proofErr w:type="spellEnd"/>
      <w:r>
        <w:t xml:space="preserve"> still constitute </w:t>
      </w:r>
      <w:proofErr w:type="spellStart"/>
      <w:r>
        <w:t>ToMnet</w:t>
      </w:r>
      <w:proofErr w:type="spellEnd"/>
      <w:r>
        <w:t xml:space="preserve">+, and this model is implemented in both Model Training and Preference Inference procedures, which the original </w:t>
      </w:r>
      <w:proofErr w:type="spellStart"/>
      <w:r>
        <w:t>ToMnet</w:t>
      </w:r>
      <w:proofErr w:type="spellEnd"/>
      <w:r>
        <w:t xml:space="preserve"> would not be able to handle otherwise.</w:t>
      </w:r>
    </w:p>
  </w:comment>
  <w:comment w:id="91" w:author="Sean Yun-Shiuan Chuang" w:date="2020-04-08T15:25:00Z" w:initials="Sean C">
    <w:p w14:paraId="05AC844F" w14:textId="178B3A87" w:rsidR="001D522B" w:rsidRDefault="001D522B">
      <w:pPr>
        <w:pStyle w:val="CommentText"/>
      </w:pPr>
      <w:r>
        <w:rPr>
          <w:rStyle w:val="CommentReference"/>
        </w:rPr>
        <w:annotationRef/>
      </w:r>
      <w:r>
        <w:t>I have updated Fig.2 accordingly.</w:t>
      </w:r>
    </w:p>
  </w:comment>
  <w:comment w:id="92" w:author="Joshua Goh" w:date="2020-04-15T14:42:00Z" w:initials="JG">
    <w:p w14:paraId="002B2D4C" w14:textId="57BA8336" w:rsidR="001D522B" w:rsidRDefault="001D522B">
      <w:pPr>
        <w:pStyle w:val="CommentText"/>
      </w:pPr>
      <w:r>
        <w:rPr>
          <w:rStyle w:val="CommentReference"/>
        </w:rPr>
        <w:annotationRef/>
      </w:r>
      <w:proofErr w:type="spellStart"/>
      <w:r>
        <w:t>Edwinn</w:t>
      </w:r>
      <w:proofErr w:type="spellEnd"/>
      <w:r>
        <w:t>, Fig. 2 ok now? Or other suggestions?</w:t>
      </w:r>
    </w:p>
  </w:comment>
  <w:comment w:id="112" w:author="Sean Yun-Shiuan Chuang" w:date="2020-04-01T15:51:00Z" w:initials="Sean C">
    <w:p w14:paraId="7B0C0ECE" w14:textId="3B74930D" w:rsidR="001D522B" w:rsidRDefault="001D522B">
      <w:pPr>
        <w:pStyle w:val="CommentText"/>
      </w:pPr>
      <w:r>
        <w:rPr>
          <w:rStyle w:val="CommentReference"/>
        </w:rPr>
        <w:annotationRef/>
      </w:r>
      <w:r>
        <w:t>Perhaps we should revise this. “to ensure (</w:t>
      </w:r>
      <w:proofErr w:type="spellStart"/>
      <w:r>
        <w:t>u_s-d_s</w:t>
      </w:r>
      <w:proofErr w:type="spellEnd"/>
      <w:r>
        <w:t>) is always positive in order to facilitate humans’ understanding of the game”</w:t>
      </w:r>
    </w:p>
  </w:comment>
  <w:comment w:id="165" w:author="Edwinn Gamborino Castañeda" w:date="2020-03-26T11:21:00Z" w:initials="EGC">
    <w:p w14:paraId="58EA8D89" w14:textId="5CC9BD7F" w:rsidR="001D522B" w:rsidRDefault="001D522B">
      <w:pPr>
        <w:pStyle w:val="CommentText"/>
      </w:pPr>
      <w:r>
        <w:rPr>
          <w:rStyle w:val="CommentReference"/>
        </w:rPr>
        <w:annotationRef/>
      </w:r>
      <w:r>
        <w:rPr>
          <w:rFonts w:hint="eastAsia"/>
        </w:rPr>
        <w:t>I</w:t>
      </w:r>
      <w:r>
        <w:t>t is unclear to me why 23 is the maximum number of steps. Also, the objective of the game is to score the highest points by taking the shortest path, but a human player could intentionally take a longer path for no reason. How would that affect the prediction of the network?</w:t>
      </w:r>
    </w:p>
  </w:comment>
  <w:comment w:id="166" w:author="Joshua Goh [2]" w:date="2020-03-27T11:15:00Z" w:initials="JG">
    <w:p w14:paraId="1DDD5041" w14:textId="2EA7BDB2" w:rsidR="001D522B" w:rsidRDefault="001D522B">
      <w:pPr>
        <w:pStyle w:val="CommentText"/>
      </w:pPr>
      <w:r>
        <w:rPr>
          <w:rStyle w:val="CommentReference"/>
        </w:rPr>
        <w:annotationRef/>
      </w:r>
      <w:r>
        <w:t xml:space="preserve"> 23 is the no. of steps to span the diagonal given only orthogonal non-retraceable movements. This is now clarified</w:t>
      </w:r>
      <w:r w:rsidR="005002CD">
        <w:t xml:space="preserve"> here and in previous paragraph</w:t>
      </w:r>
      <w:r>
        <w:t>. Please see if ok.</w:t>
      </w:r>
    </w:p>
    <w:p w14:paraId="04716710" w14:textId="77777777" w:rsidR="001D522B" w:rsidRDefault="001D522B">
      <w:pPr>
        <w:pStyle w:val="CommentText"/>
      </w:pPr>
    </w:p>
    <w:p w14:paraId="2AB65F7F" w14:textId="5CF25CF4" w:rsidR="001D522B" w:rsidRDefault="001D522B">
      <w:pPr>
        <w:pStyle w:val="CommentText"/>
      </w:pPr>
      <w:r>
        <w:t xml:space="preserve">About sub-optimal paths, we would not restrict such stochasticity from happening in real life data, albeit it was not allowed in our simulations in this study. It would be part of the variability that </w:t>
      </w:r>
      <w:proofErr w:type="spellStart"/>
      <w:r>
        <w:t>ToMnet</w:t>
      </w:r>
      <w:proofErr w:type="spellEnd"/>
      <w:r>
        <w:t>+ would need to learn. This is something that would need to be explored in subsequent expansion studies.</w:t>
      </w:r>
    </w:p>
  </w:comment>
  <w:comment w:id="187" w:author="Edwinn Gamborino Castañeda" w:date="2020-03-26T11:42:00Z" w:initials="EGC">
    <w:p w14:paraId="2F3FB74E" w14:textId="1FFF9881" w:rsidR="001D522B" w:rsidRDefault="001D522B">
      <w:pPr>
        <w:pStyle w:val="CommentText"/>
      </w:pPr>
      <w:r>
        <w:rPr>
          <w:rStyle w:val="CommentReference"/>
        </w:rPr>
        <w:annotationRef/>
      </w:r>
      <w:r>
        <w:rPr>
          <w:rFonts w:hint="eastAsia"/>
        </w:rPr>
        <w:t>B</w:t>
      </w:r>
      <w:r>
        <w:t xml:space="preserve">riefly explain the difference between OG </w:t>
      </w:r>
      <w:proofErr w:type="spellStart"/>
      <w:r>
        <w:t>tomnet</w:t>
      </w:r>
      <w:proofErr w:type="spellEnd"/>
      <w:r>
        <w:t xml:space="preserve"> and </w:t>
      </w:r>
      <w:proofErr w:type="spellStart"/>
      <w:r>
        <w:t>tomnet</w:t>
      </w:r>
      <w:proofErr w:type="spellEnd"/>
      <w:r>
        <w:t>+</w:t>
      </w:r>
    </w:p>
  </w:comment>
  <w:comment w:id="188" w:author="Joshua Goh [2]" w:date="2020-03-27T11:35:00Z" w:initials="JG">
    <w:p w14:paraId="14260863" w14:textId="6DA1433E" w:rsidR="001D522B" w:rsidRDefault="001D522B">
      <w:pPr>
        <w:pStyle w:val="CommentText"/>
      </w:pPr>
      <w:r>
        <w:rPr>
          <w:rStyle w:val="CommentReference"/>
        </w:rPr>
        <w:annotationRef/>
      </w:r>
      <w:r>
        <w:t>Yun-</w:t>
      </w:r>
      <w:proofErr w:type="spellStart"/>
      <w:r>
        <w:t>Shiuan</w:t>
      </w:r>
      <w:proofErr w:type="spellEnd"/>
      <w:r>
        <w:t>, please clarify.</w:t>
      </w:r>
    </w:p>
  </w:comment>
  <w:comment w:id="189" w:author="Sean Yun-Shiuan Chuang" w:date="2020-04-01T15:30:00Z" w:initials="Sean C">
    <w:p w14:paraId="1D2B9313" w14:textId="26944EE9" w:rsidR="001D522B" w:rsidRDefault="001D522B">
      <w:pPr>
        <w:pStyle w:val="CommentText"/>
      </w:pPr>
      <w:r>
        <w:rPr>
          <w:rStyle w:val="CommentReference"/>
        </w:rPr>
        <w:annotationRef/>
      </w:r>
      <w:r>
        <w:t xml:space="preserve">Please see the following sentence I added. </w:t>
      </w:r>
      <w:r>
        <w:rPr>
          <w:rStyle w:val="Emphasis"/>
          <w:i w:val="0"/>
        </w:rPr>
        <w:t xml:space="preserve">The major extension from the original </w:t>
      </w:r>
      <w:proofErr w:type="spellStart"/>
      <w:r>
        <w:rPr>
          <w:rStyle w:val="Emphasis"/>
          <w:i w:val="0"/>
        </w:rPr>
        <w:t>ToMnet</w:t>
      </w:r>
      <w:proofErr w:type="spellEnd"/>
      <w:r>
        <w:rPr>
          <w:rStyle w:val="Emphasis"/>
          <w:i w:val="0"/>
        </w:rPr>
        <w:t xml:space="preserve"> in [6] is that we included a “preference inference phase” to the architecture.</w:t>
      </w:r>
      <w:r>
        <w:t xml:space="preserve"> “</w:t>
      </w:r>
    </w:p>
  </w:comment>
  <w:comment w:id="190" w:author="Joshua Goh" w:date="2020-04-15T15:26:00Z" w:initials="JG">
    <w:p w14:paraId="04BD09EC" w14:textId="459B5EDC" w:rsidR="00E442A7" w:rsidRDefault="00E442A7">
      <w:pPr>
        <w:pStyle w:val="CommentText"/>
      </w:pPr>
      <w:r>
        <w:rPr>
          <w:rStyle w:val="CommentReference"/>
        </w:rPr>
        <w:annotationRef/>
      </w:r>
      <w:proofErr w:type="spellStart"/>
      <w:r>
        <w:t>Edwinn</w:t>
      </w:r>
      <w:proofErr w:type="spellEnd"/>
      <w:r>
        <w:t>, please confirm if the next 3 sentences are ok.</w:t>
      </w:r>
    </w:p>
  </w:comment>
  <w:comment w:id="195" w:author="Sean Yun-Shiuan Chuang" w:date="2020-04-12T13:46:00Z" w:initials="Sean C">
    <w:p w14:paraId="39E69461" w14:textId="039E51C3" w:rsidR="001D522B" w:rsidRDefault="001D522B">
      <w:pPr>
        <w:pStyle w:val="CommentText"/>
      </w:pPr>
      <w:r>
        <w:rPr>
          <w:rStyle w:val="CommentReference"/>
        </w:rPr>
        <w:annotationRef/>
      </w:r>
      <w:r>
        <w:t>I have added Fig. 4.</w:t>
      </w:r>
    </w:p>
  </w:comment>
  <w:comment w:id="199" w:author="Sean Yun-Shiuan Chuang" w:date="2020-04-12T13:27:00Z" w:initials="Sean C">
    <w:p w14:paraId="3D8231BB" w14:textId="6714A49A" w:rsidR="001D522B" w:rsidRDefault="001D522B">
      <w:pPr>
        <w:pStyle w:val="CommentText"/>
        <w:rPr>
          <w:lang w:eastAsia="zh-TW"/>
        </w:rPr>
      </w:pPr>
      <w:r>
        <w:rPr>
          <w:rStyle w:val="CommentReference"/>
        </w:rPr>
        <w:annotationRef/>
      </w:r>
      <w:r>
        <w:rPr>
          <w:rFonts w:hint="eastAsia"/>
          <w:lang w:eastAsia="zh-TW"/>
        </w:rPr>
        <w:t>I a</w:t>
      </w:r>
      <w:r>
        <w:rPr>
          <w:lang w:eastAsia="zh-TW"/>
        </w:rPr>
        <w:t xml:space="preserve">dded </w:t>
      </w:r>
      <w:proofErr w:type="gramStart"/>
      <w:r>
        <w:rPr>
          <w:lang w:eastAsia="zh-TW"/>
        </w:rPr>
        <w:t>this details</w:t>
      </w:r>
      <w:proofErr w:type="gramEnd"/>
      <w:r>
        <w:rPr>
          <w:lang w:eastAsia="zh-TW"/>
        </w:rPr>
        <w:t>.</w:t>
      </w:r>
    </w:p>
  </w:comment>
  <w:comment w:id="227" w:author="Sean Yun-Shiuan Chuang" w:date="2020-04-01T15:30:00Z" w:initials="Sean C">
    <w:p w14:paraId="094C3E72" w14:textId="45490402" w:rsidR="001D522B" w:rsidRDefault="001D522B">
      <w:pPr>
        <w:pStyle w:val="CommentText"/>
        <w:rPr>
          <w:lang w:eastAsia="zh-TW"/>
        </w:rPr>
      </w:pPr>
      <w:r>
        <w:rPr>
          <w:rStyle w:val="CommentReference"/>
        </w:rPr>
        <w:annotationRef/>
      </w:r>
      <w:r>
        <w:rPr>
          <w:rStyle w:val="CommentReference"/>
        </w:rPr>
        <w:annotationRef/>
      </w:r>
      <w:r>
        <w:t xml:space="preserve">I have added this. Also, just to make it clear the </w:t>
      </w:r>
      <w:proofErr w:type="spellStart"/>
      <w:r>
        <w:t>ToMnet</w:t>
      </w:r>
      <w:proofErr w:type="spellEnd"/>
      <w:r>
        <w:t>+ is more than merely a character network and a prediction network, I</w:t>
      </w:r>
      <w:r>
        <w:rPr>
          <w:lang w:eastAsia="zh-TW"/>
        </w:rPr>
        <w:t xml:space="preserve"> rephrased the words to emphasize that </w:t>
      </w:r>
      <w:r>
        <w:t>the character network and the prediction network are just two of the components in the model architecture.</w:t>
      </w:r>
    </w:p>
  </w:comment>
  <w:comment w:id="256" w:author="Sean Yun-Shiuan Chuang" w:date="2020-04-01T12:11:00Z" w:initials="Sean C">
    <w:p w14:paraId="2D38A37E" w14:textId="77777777" w:rsidR="001D522B" w:rsidRDefault="001D522B" w:rsidP="00EE02F2">
      <w:pPr>
        <w:pStyle w:val="CommentText"/>
        <w:rPr>
          <w:lang w:eastAsia="zh-TW"/>
        </w:rPr>
      </w:pPr>
      <w:r>
        <w:rPr>
          <w:rStyle w:val="CommentReference"/>
        </w:rPr>
        <w:annotationRef/>
      </w:r>
      <w:r>
        <w:t xml:space="preserve">I have added this. Also, just to make it clear the </w:t>
      </w:r>
      <w:proofErr w:type="spellStart"/>
      <w:r>
        <w:t>ToMnet</w:t>
      </w:r>
      <w:proofErr w:type="spellEnd"/>
      <w:r>
        <w:t>+ is more than merely a character network and a prediction network, I</w:t>
      </w:r>
      <w:r>
        <w:rPr>
          <w:lang w:eastAsia="zh-TW"/>
        </w:rPr>
        <w:t xml:space="preserve"> rephrased the words to emphasize that </w:t>
      </w:r>
      <w:r>
        <w:t>the character network and the prediction network are just two of the components in the model architecture.</w:t>
      </w:r>
    </w:p>
  </w:comment>
  <w:comment w:id="252" w:author="Sean Yun-Shiuan Chuang" w:date="2020-04-01T15:29:00Z" w:initials="Sean C">
    <w:p w14:paraId="340DFF84" w14:textId="0D2DE389" w:rsidR="001D522B" w:rsidRDefault="001D522B">
      <w:pPr>
        <w:pStyle w:val="CommentText"/>
      </w:pPr>
      <w:r>
        <w:rPr>
          <w:rStyle w:val="CommentReference"/>
        </w:rPr>
        <w:annotationRef/>
      </w:r>
      <w:r>
        <w:t xml:space="preserve">I have added this sentence with the hope to address </w:t>
      </w:r>
      <w:proofErr w:type="spellStart"/>
      <w:r>
        <w:t>Edwinn’s</w:t>
      </w:r>
      <w:proofErr w:type="spellEnd"/>
      <w:r>
        <w:t xml:space="preserve"> question below “how does </w:t>
      </w:r>
      <w:proofErr w:type="spellStart"/>
      <w:r>
        <w:t>e_char</w:t>
      </w:r>
      <w:proofErr w:type="spellEnd"/>
      <w:r>
        <w:t xml:space="preserve"> </w:t>
      </w:r>
      <w:r>
        <w:rPr>
          <w:rStyle w:val="CommentReference"/>
        </w:rPr>
        <w:t>influence the results in the next section or why is this the case?</w:t>
      </w:r>
      <w:r>
        <w:t>”</w:t>
      </w:r>
    </w:p>
  </w:comment>
  <w:comment w:id="262" w:author="Edwinn Gamborino Castañeda" w:date="2020-03-26T11:39:00Z" w:initials="EGC">
    <w:p w14:paraId="500FB9BB" w14:textId="3F850F1A" w:rsidR="001D522B" w:rsidRDefault="001D522B">
      <w:pPr>
        <w:pStyle w:val="CommentText"/>
      </w:pPr>
      <w:r>
        <w:t>Before you said the max steps in a trajectory is 23, so why truncate to 10 here</w:t>
      </w:r>
      <w:r>
        <w:rPr>
          <w:rStyle w:val="CommentReference"/>
        </w:rPr>
        <w:annotationRef/>
      </w:r>
      <w:r>
        <w:t>? Does that affect the results?</w:t>
      </w:r>
    </w:p>
  </w:comment>
  <w:comment w:id="263" w:author="Joshua Goh [2]" w:date="2020-03-27T11:37:00Z" w:initials="JG">
    <w:p w14:paraId="6480EBEB" w14:textId="404FA234" w:rsidR="001D522B" w:rsidRDefault="001D522B">
      <w:pPr>
        <w:pStyle w:val="CommentText"/>
      </w:pPr>
      <w:r>
        <w:rPr>
          <w:rStyle w:val="CommentReference"/>
        </w:rPr>
        <w:annotationRef/>
      </w:r>
      <w:r>
        <w:t>There is a distinction between the normalization to compute social reward that is on the same scale as grid world distance, and the actual no. of steps agents use to reach the target. The truncation applied merely reduces data size to the most relevant final 10 steps.</w:t>
      </w:r>
    </w:p>
  </w:comment>
  <w:comment w:id="264" w:author="Joshua Goh" w:date="2020-04-15T15:39:00Z" w:initials="JG">
    <w:p w14:paraId="7A9E612E" w14:textId="1AD644F0" w:rsidR="00795C69" w:rsidRDefault="00795C69">
      <w:pPr>
        <w:pStyle w:val="CommentText"/>
      </w:pPr>
      <w:r>
        <w:rPr>
          <w:rStyle w:val="CommentReference"/>
        </w:rPr>
        <w:annotationRef/>
      </w:r>
      <w:r>
        <w:t xml:space="preserve">I believe this was also the unstated approach used in the original </w:t>
      </w:r>
      <w:proofErr w:type="spellStart"/>
      <w:r>
        <w:t>ToMnet</w:t>
      </w:r>
      <w:proofErr w:type="spellEnd"/>
      <w:r>
        <w:t xml:space="preserve"> article.</w:t>
      </w:r>
    </w:p>
  </w:comment>
  <w:comment w:id="270" w:author="Edwinn Gamborino Castañeda" w:date="2020-03-26T11:54:00Z" w:initials="EGC">
    <w:p w14:paraId="1D7A4EA6" w14:textId="49612898" w:rsidR="001D522B" w:rsidRDefault="001D522B">
      <w:pPr>
        <w:pStyle w:val="CommentText"/>
      </w:pPr>
      <w:r>
        <w:rPr>
          <w:rStyle w:val="CommentReference"/>
        </w:rPr>
        <w:annotationRef/>
      </w:r>
      <w:r>
        <w:rPr>
          <w:rFonts w:hint="eastAsia"/>
        </w:rPr>
        <w:t>M</w:t>
      </w:r>
      <w:r>
        <w:t>aybe a figure could better convey the design of the network.</w:t>
      </w:r>
    </w:p>
  </w:comment>
  <w:comment w:id="271" w:author="Joshua Goh [2]" w:date="2020-03-27T11:39:00Z" w:initials="JG">
    <w:p w14:paraId="04C2EBAE" w14:textId="6612C6AC" w:rsidR="001D522B" w:rsidRDefault="001D522B">
      <w:pPr>
        <w:pStyle w:val="CommentText"/>
      </w:pPr>
      <w:r>
        <w:rPr>
          <w:rStyle w:val="CommentReference"/>
        </w:rPr>
        <w:annotationRef/>
      </w:r>
      <w:r>
        <w:t>I did suggest to use a vector notation graphics – Yun-</w:t>
      </w:r>
      <w:proofErr w:type="spellStart"/>
      <w:r>
        <w:t>Shiuan</w:t>
      </w:r>
      <w:proofErr w:type="spellEnd"/>
      <w:r>
        <w:t xml:space="preserve"> please consider.</w:t>
      </w:r>
    </w:p>
  </w:comment>
  <w:comment w:id="272" w:author="Sean Yun-Shiuan Chuang" w:date="2020-04-01T12:30:00Z" w:initials="Sean C">
    <w:p w14:paraId="402828B9" w14:textId="0E08EB41" w:rsidR="001D522B" w:rsidRDefault="001D522B">
      <w:pPr>
        <w:pStyle w:val="CommentText"/>
      </w:pPr>
      <w:r>
        <w:rPr>
          <w:rStyle w:val="CommentReference"/>
        </w:rPr>
        <w:annotationRef/>
      </w:r>
      <w:r>
        <w:t xml:space="preserve">I would like to if we have enough space (we are aiming for 6 pages but now have 7). Right now, I tried to make Fig 2 as informative as I can, along with the details described in text. Note that this is also what the authors of the original </w:t>
      </w:r>
      <w:proofErr w:type="spellStart"/>
      <w:r>
        <w:t>ToMnet</w:t>
      </w:r>
      <w:proofErr w:type="spellEnd"/>
      <w:r>
        <w:t xml:space="preserve"> paper did.</w:t>
      </w:r>
    </w:p>
  </w:comment>
  <w:comment w:id="273" w:author="Joshua Goh [2]" w:date="2020-04-03T17:06:00Z" w:initials="JG">
    <w:p w14:paraId="752007DD" w14:textId="0E7A240C" w:rsidR="001D522B" w:rsidRDefault="001D522B">
      <w:pPr>
        <w:pStyle w:val="CommentText"/>
      </w:pPr>
      <w:r>
        <w:rPr>
          <w:rStyle w:val="CommentReference"/>
        </w:rPr>
        <w:annotationRef/>
      </w:r>
      <w:r>
        <w:t>Since we are now at 7 pages, please go ahead and include the vector notation figure thanks.</w:t>
      </w:r>
    </w:p>
  </w:comment>
  <w:comment w:id="415" w:author="Edwinn Gamborino Castañeda" w:date="2020-03-26T12:01:00Z" w:initials="EGC">
    <w:p w14:paraId="5BD25EFB" w14:textId="3721B7EE" w:rsidR="001D522B" w:rsidRDefault="001D522B">
      <w:pPr>
        <w:pStyle w:val="CommentText"/>
      </w:pPr>
      <w:r>
        <w:t xml:space="preserve">The nomenclature of </w:t>
      </w:r>
      <w:r>
        <w:rPr>
          <w:rStyle w:val="CommentReference"/>
        </w:rPr>
        <w:annotationRef/>
      </w:r>
      <w:proofErr w:type="spellStart"/>
      <w:r>
        <w:t>tau_j</w:t>
      </w:r>
      <w:proofErr w:type="spellEnd"/>
      <w:r>
        <w:t xml:space="preserve"> prime is a bit confusing, maybe use another symbol to express it is a subset?</w:t>
      </w:r>
    </w:p>
  </w:comment>
  <w:comment w:id="416" w:author="Joshua Goh [2]" w:date="2020-03-27T11:39:00Z" w:initials="JG">
    <w:p w14:paraId="4A0E7D61" w14:textId="6C11DFC8" w:rsidR="001D522B" w:rsidRDefault="001D522B">
      <w:pPr>
        <w:pStyle w:val="CommentText"/>
      </w:pPr>
      <w:r>
        <w:rPr>
          <w:rStyle w:val="CommentReference"/>
        </w:rPr>
        <w:annotationRef/>
      </w:r>
      <w:r>
        <w:t>Yun-</w:t>
      </w:r>
      <w:proofErr w:type="spellStart"/>
      <w:r>
        <w:t>Shiuan</w:t>
      </w:r>
      <w:proofErr w:type="spellEnd"/>
      <w:r>
        <w:t>, take a look?</w:t>
      </w:r>
    </w:p>
  </w:comment>
  <w:comment w:id="417" w:author="Sean Yun-Shiuan Chuang" w:date="2020-04-01T12:26:00Z" w:initials="Sean C">
    <w:p w14:paraId="48423CC3" w14:textId="44AA6BB1" w:rsidR="001D522B" w:rsidRDefault="001D522B">
      <w:pPr>
        <w:pStyle w:val="CommentText"/>
      </w:pPr>
      <w:r>
        <w:rPr>
          <w:rStyle w:val="CommentReference"/>
        </w:rPr>
        <w:annotationRef/>
      </w:r>
      <w:r>
        <w:t xml:space="preserve">I have changed </w:t>
      </w:r>
      <w:proofErr w:type="spellStart"/>
      <w:r>
        <w:t>tua_j_prime</w:t>
      </w:r>
      <w:proofErr w:type="spellEnd"/>
      <w:r>
        <w:t xml:space="preserve"> to </w:t>
      </w:r>
      <w:proofErr w:type="spellStart"/>
      <w:r>
        <w:t>tau_j_plus</w:t>
      </w:r>
      <w:proofErr w:type="spellEnd"/>
      <w:r>
        <w:t xml:space="preserve">. I hope this makes more sense. </w:t>
      </w:r>
    </w:p>
  </w:comment>
  <w:comment w:id="418" w:author="Joshua Goh" w:date="2020-04-15T15:35:00Z" w:initials="JG">
    <w:p w14:paraId="343E969B" w14:textId="0637D6F3" w:rsidR="003F676B" w:rsidRDefault="003F676B">
      <w:pPr>
        <w:pStyle w:val="CommentText"/>
      </w:pPr>
      <w:r>
        <w:rPr>
          <w:rStyle w:val="CommentReference"/>
        </w:rPr>
        <w:annotationRef/>
      </w:r>
      <w:proofErr w:type="spellStart"/>
      <w:r>
        <w:t>Edwinn</w:t>
      </w:r>
      <w:proofErr w:type="spellEnd"/>
      <w:r>
        <w:t>, please have a final pass?</w:t>
      </w:r>
    </w:p>
  </w:comment>
  <w:comment w:id="423" w:author="Edwinn Gamborino Castañeda" w:date="2020-03-26T12:04:00Z" w:initials="EGC">
    <w:p w14:paraId="681F787D" w14:textId="58E9BF94" w:rsidR="001D522B" w:rsidRDefault="001D522B">
      <w:pPr>
        <w:pStyle w:val="CommentText"/>
      </w:pPr>
      <w:r>
        <w:rPr>
          <w:rStyle w:val="CommentReference"/>
        </w:rPr>
        <w:annotationRef/>
      </w:r>
      <w:r>
        <w:t>Why is this necessary?</w:t>
      </w:r>
    </w:p>
  </w:comment>
  <w:comment w:id="424" w:author="Joshua Goh [2]" w:date="2020-03-27T11:40:00Z" w:initials="JG">
    <w:p w14:paraId="795C9B6F" w14:textId="568853D2" w:rsidR="001D522B" w:rsidRDefault="001D522B">
      <w:pPr>
        <w:pStyle w:val="CommentText"/>
      </w:pPr>
      <w:r>
        <w:rPr>
          <w:rStyle w:val="CommentReference"/>
        </w:rPr>
        <w:annotationRef/>
      </w:r>
      <w:r>
        <w:t xml:space="preserve">Because we need to see if </w:t>
      </w:r>
      <w:proofErr w:type="spellStart"/>
      <w:r>
        <w:t>ToMnet</w:t>
      </w:r>
      <w:proofErr w:type="spellEnd"/>
      <w:r>
        <w:t xml:space="preserve">+ can generate the right prediction under controlled query states which are not biased to any target. This is the most fair and direct way to assess </w:t>
      </w:r>
      <w:proofErr w:type="spellStart"/>
      <w:r>
        <w:t>ToMnet</w:t>
      </w:r>
      <w:proofErr w:type="spellEnd"/>
      <w:r>
        <w:t xml:space="preserve">+, albeit not most </w:t>
      </w:r>
      <w:proofErr w:type="spellStart"/>
      <w:r>
        <w:t>ecolocial</w:t>
      </w:r>
      <w:proofErr w:type="spellEnd"/>
      <w:r>
        <w:t>. If the query states were any standard state, which would be more ecological, we would need to further quantify associations between variations in query states and predictions, which complicate this proof-of-concept. Again, further expansions studies are needed.</w:t>
      </w:r>
    </w:p>
  </w:comment>
  <w:comment w:id="466" w:author="Edwinn Gamborino Castañeda" w:date="2020-03-26T12:17:00Z" w:initials="EGC">
    <w:p w14:paraId="139BF04E" w14:textId="769EA4B1" w:rsidR="001D522B" w:rsidRDefault="001D522B">
      <w:pPr>
        <w:pStyle w:val="CommentText"/>
      </w:pPr>
      <w:r>
        <w:rPr>
          <w:rStyle w:val="CommentReference"/>
        </w:rPr>
        <w:annotationRef/>
      </w:r>
      <w:r>
        <w:rPr>
          <w:rFonts w:hint="eastAsia"/>
        </w:rPr>
        <w:t>W</w:t>
      </w:r>
      <w:r>
        <w:t>hy is Fig. 5 before Fig. 4?</w:t>
      </w:r>
    </w:p>
  </w:comment>
  <w:comment w:id="467" w:author="Joshua Goh [2]" w:date="2020-03-27T11:43:00Z" w:initials="JG">
    <w:p w14:paraId="47048E08" w14:textId="67AEE81B" w:rsidR="001D522B" w:rsidRDefault="001D522B">
      <w:pPr>
        <w:pStyle w:val="CommentText"/>
      </w:pPr>
      <w:r>
        <w:rPr>
          <w:rStyle w:val="CommentReference"/>
        </w:rPr>
        <w:annotationRef/>
      </w:r>
      <w:r>
        <w:t>Yun-</w:t>
      </w:r>
      <w:proofErr w:type="spellStart"/>
      <w:r>
        <w:t>Shiuan</w:t>
      </w:r>
      <w:proofErr w:type="spellEnd"/>
      <w:r>
        <w:t xml:space="preserve">, please see if you fix this </w:t>
      </w:r>
      <w:proofErr w:type="spellStart"/>
      <w:r>
        <w:t>formmating</w:t>
      </w:r>
      <w:proofErr w:type="spellEnd"/>
      <w:r>
        <w:t xml:space="preserve"> issue.</w:t>
      </w:r>
    </w:p>
  </w:comment>
  <w:comment w:id="468" w:author="Sean Yun-Shiuan Chuang" w:date="2020-04-01T12:45:00Z" w:initials="Sean C">
    <w:p w14:paraId="6D52B12E" w14:textId="3748D076" w:rsidR="001D522B" w:rsidRDefault="001D522B">
      <w:pPr>
        <w:pStyle w:val="CommentText"/>
      </w:pPr>
      <w:r>
        <w:rPr>
          <w:rFonts w:hint="eastAsia"/>
          <w:lang w:eastAsia="zh-TW"/>
        </w:rPr>
        <w:t>I h</w:t>
      </w:r>
      <w:r>
        <w:rPr>
          <w:lang w:eastAsia="zh-TW"/>
        </w:rPr>
        <w:t xml:space="preserve">ave corrected the order of the figure. However, </w:t>
      </w:r>
      <w:r>
        <w:rPr>
          <w:rStyle w:val="CommentReference"/>
        </w:rPr>
        <w:annotationRef/>
      </w:r>
      <w:r>
        <w:t>setting the exact position of figures</w:t>
      </w:r>
      <w:r>
        <w:rPr>
          <w:rFonts w:hint="eastAsia"/>
          <w:lang w:eastAsia="zh-TW"/>
        </w:rPr>
        <w:t xml:space="preserve"> </w:t>
      </w:r>
      <w:r>
        <w:t>within the document in Word is far harder than you could image. It could easily get ruined if the text gets shorter or longer. I guess we could deal with this after all the other things have been finalized.</w:t>
      </w:r>
    </w:p>
  </w:comment>
  <w:comment w:id="583" w:author="Su-Ling Yeh" w:date="2020-03-26T00:46:00Z" w:initials="SY">
    <w:p w14:paraId="2FF0DADA" w14:textId="6ADD2530" w:rsidR="001D522B" w:rsidRDefault="001D522B">
      <w:pPr>
        <w:pStyle w:val="CommentText"/>
      </w:pPr>
      <w:r>
        <w:rPr>
          <w:rStyle w:val="CommentReference"/>
        </w:rPr>
        <w:annotationRef/>
      </w:r>
      <w:r>
        <w:rPr>
          <w:rFonts w:hint="eastAsia"/>
        </w:rPr>
        <w:t>C</w:t>
      </w:r>
      <w:r>
        <w:t>an this be more specific (exact %)?</w:t>
      </w:r>
    </w:p>
  </w:comment>
  <w:comment w:id="584" w:author="Joshua Goh [2]" w:date="2020-03-27T11:47:00Z" w:initials="JG">
    <w:p w14:paraId="08EA49DD" w14:textId="267A0E50" w:rsidR="001D522B" w:rsidRDefault="001D522B">
      <w:pPr>
        <w:pStyle w:val="CommentText"/>
      </w:pPr>
      <w:r>
        <w:rPr>
          <w:rStyle w:val="CommentReference"/>
        </w:rPr>
        <w:annotationRef/>
      </w:r>
      <w:r>
        <w:t>Yun-</w:t>
      </w:r>
      <w:proofErr w:type="spellStart"/>
      <w:r>
        <w:t>Shiuan</w:t>
      </w:r>
      <w:proofErr w:type="spellEnd"/>
      <w:r>
        <w:t>, please update.</w:t>
      </w:r>
    </w:p>
  </w:comment>
  <w:comment w:id="585" w:author="Sean Yun-Shiuan Chuang" w:date="2020-04-01T13:28:00Z" w:initials="Sean C">
    <w:p w14:paraId="7F7221FE" w14:textId="0F35C0A3" w:rsidR="001D522B" w:rsidRDefault="001D522B">
      <w:pPr>
        <w:pStyle w:val="CommentText"/>
      </w:pPr>
      <w:r>
        <w:rPr>
          <w:rStyle w:val="CommentReference"/>
        </w:rPr>
        <w:annotationRef/>
      </w:r>
      <w:r>
        <w:t>Fixed.</w:t>
      </w:r>
    </w:p>
  </w:comment>
  <w:comment w:id="588" w:author="Su-Ling Yeh" w:date="2020-03-26T00:45:00Z" w:initials="SY">
    <w:p w14:paraId="4E3A2FB7" w14:textId="639A425D" w:rsidR="001D522B" w:rsidRDefault="001D522B">
      <w:pPr>
        <w:pStyle w:val="CommentText"/>
      </w:pPr>
      <w:r>
        <w:rPr>
          <w:rStyle w:val="CommentReference"/>
        </w:rPr>
        <w:annotationRef/>
      </w:r>
      <w:r>
        <w:t>Where is fig. 6?</w:t>
      </w:r>
    </w:p>
  </w:comment>
  <w:comment w:id="589" w:author="Joshua Goh [2]" w:date="2020-03-27T11:45:00Z" w:initials="JG">
    <w:p w14:paraId="40ADECE0" w14:textId="44A12399" w:rsidR="001D522B" w:rsidRDefault="001D522B">
      <w:pPr>
        <w:pStyle w:val="CommentText"/>
      </w:pPr>
      <w:r>
        <w:rPr>
          <w:rStyle w:val="CommentReference"/>
        </w:rPr>
        <w:annotationRef/>
      </w:r>
      <w:r>
        <w:t>I think the formatting moved it off in your version – Checking the PDF is probably best. In any case, the position will be updated in this round of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4D0171" w15:done="0"/>
  <w15:commentEx w15:paraId="12FF71AE" w15:paraIdParent="534D0171" w15:done="0"/>
  <w15:commentEx w15:paraId="5E664007" w15:done="0"/>
  <w15:commentEx w15:paraId="2E4EF445" w15:paraIdParent="5E664007" w15:done="0"/>
  <w15:commentEx w15:paraId="1DFB8D2D" w15:done="1"/>
  <w15:commentEx w15:paraId="48D49199" w15:done="0"/>
  <w15:commentEx w15:paraId="0519FE23" w15:paraIdParent="48D49199" w15:done="0"/>
  <w15:commentEx w15:paraId="1A676FA1" w15:done="0"/>
  <w15:commentEx w15:paraId="311EAA70" w15:paraIdParent="1A676FA1" w15:done="0"/>
  <w15:commentEx w15:paraId="795895F0" w15:done="0"/>
  <w15:commentEx w15:paraId="1B530635" w15:paraIdParent="795895F0" w15:done="0"/>
  <w15:commentEx w15:paraId="7D466F74" w15:paraIdParent="795895F0" w15:done="0"/>
  <w15:commentEx w15:paraId="5F64B05C" w15:paraIdParent="795895F0" w15:done="0"/>
  <w15:commentEx w15:paraId="05AC844F" w15:paraIdParent="795895F0" w15:done="0"/>
  <w15:commentEx w15:paraId="002B2D4C" w15:paraIdParent="795895F0" w15:done="0"/>
  <w15:commentEx w15:paraId="7B0C0ECE" w15:done="0"/>
  <w15:commentEx w15:paraId="58EA8D89" w15:done="0"/>
  <w15:commentEx w15:paraId="2AB65F7F" w15:paraIdParent="58EA8D89" w15:done="0"/>
  <w15:commentEx w15:paraId="2F3FB74E" w15:done="0"/>
  <w15:commentEx w15:paraId="14260863" w15:paraIdParent="2F3FB74E" w15:done="0"/>
  <w15:commentEx w15:paraId="1D2B9313" w15:paraIdParent="2F3FB74E" w15:done="0"/>
  <w15:commentEx w15:paraId="04BD09EC" w15:paraIdParent="2F3FB74E" w15:done="0"/>
  <w15:commentEx w15:paraId="39E69461" w15:done="0"/>
  <w15:commentEx w15:paraId="3D8231BB" w15:done="0"/>
  <w15:commentEx w15:paraId="094C3E72" w15:done="0"/>
  <w15:commentEx w15:paraId="2D38A37E" w15:done="0"/>
  <w15:commentEx w15:paraId="340DFF84" w15:done="0"/>
  <w15:commentEx w15:paraId="500FB9BB" w15:done="0"/>
  <w15:commentEx w15:paraId="6480EBEB" w15:paraIdParent="500FB9BB" w15:done="0"/>
  <w15:commentEx w15:paraId="7A9E612E" w15:paraIdParent="500FB9BB" w15:done="0"/>
  <w15:commentEx w15:paraId="1D7A4EA6" w15:done="1"/>
  <w15:commentEx w15:paraId="04C2EBAE" w15:paraIdParent="1D7A4EA6" w15:done="1"/>
  <w15:commentEx w15:paraId="402828B9" w15:paraIdParent="1D7A4EA6" w15:done="1"/>
  <w15:commentEx w15:paraId="752007DD" w15:paraIdParent="1D7A4EA6" w15:done="1"/>
  <w15:commentEx w15:paraId="5BD25EFB" w15:done="0"/>
  <w15:commentEx w15:paraId="4A0E7D61" w15:paraIdParent="5BD25EFB" w15:done="0"/>
  <w15:commentEx w15:paraId="48423CC3" w15:paraIdParent="5BD25EFB" w15:done="0"/>
  <w15:commentEx w15:paraId="343E969B" w15:paraIdParent="5BD25EFB" w15:done="0"/>
  <w15:commentEx w15:paraId="681F787D" w15:done="0"/>
  <w15:commentEx w15:paraId="795C9B6F" w15:paraIdParent="681F787D" w15:done="0"/>
  <w15:commentEx w15:paraId="139BF04E" w15:done="1"/>
  <w15:commentEx w15:paraId="47048E08" w15:paraIdParent="139BF04E" w15:done="1"/>
  <w15:commentEx w15:paraId="6D52B12E" w15:paraIdParent="139BF04E" w15:done="1"/>
  <w15:commentEx w15:paraId="2FF0DADA" w15:done="1"/>
  <w15:commentEx w15:paraId="08EA49DD" w15:paraIdParent="2FF0DADA" w15:done="1"/>
  <w15:commentEx w15:paraId="7F7221FE" w15:paraIdParent="2FF0DADA" w15:done="1"/>
  <w15:commentEx w15:paraId="4E3A2FB7" w15:done="1"/>
  <w15:commentEx w15:paraId="40ADECE0" w15:paraIdParent="4E3A2FB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19BDB" w16cex:dateUtc="2020-04-15T06:42:00Z"/>
  <w16cex:commentExtensible w16cex:durableId="2241A60A" w16cex:dateUtc="2020-04-15T07:26:00Z"/>
  <w16cex:commentExtensible w16cex:durableId="2241A92F" w16cex:dateUtc="2020-04-15T07:39:00Z"/>
  <w16cex:commentExtensible w16cex:durableId="2241A825" w16cex:dateUtc="2020-04-15T07: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4D0171" w16cid:durableId="22266F9D"/>
  <w16cid:commentId w16cid:paraId="12FF71AE" w16cid:durableId="222865C5"/>
  <w16cid:commentId w16cid:paraId="5E664007" w16cid:durableId="22271064"/>
  <w16cid:commentId w16cid:paraId="2E4EF445" w16cid:durableId="22285E44"/>
  <w16cid:commentId w16cid:paraId="1DFB8D2D" w16cid:durableId="223D95D0"/>
  <w16cid:commentId w16cid:paraId="48D49199" w16cid:durableId="22270E44"/>
  <w16cid:commentId w16cid:paraId="0519FE23" w16cid:durableId="22285E32"/>
  <w16cid:commentId w16cid:paraId="1A676FA1" w16cid:durableId="2227190E"/>
  <w16cid:commentId w16cid:paraId="311EAA70" w16cid:durableId="22285E21"/>
  <w16cid:commentId w16cid:paraId="795895F0" w16cid:durableId="22271353"/>
  <w16cid:commentId w16cid:paraId="1B530635" w16cid:durableId="22285E7C"/>
  <w16cid:commentId w16cid:paraId="7D466F74" w16cid:durableId="222F00F2"/>
  <w16cid:commentId w16cid:paraId="5F64B05C" w16cid:durableId="2231E8FA"/>
  <w16cid:commentId w16cid:paraId="05AC844F" w16cid:durableId="22386B51"/>
  <w16cid:commentId w16cid:paraId="002B2D4C" w16cid:durableId="22419BDB"/>
  <w16cid:commentId w16cid:paraId="7B0C0ECE" w16cid:durableId="222F370B"/>
  <w16cid:commentId w16cid:paraId="58EA8D89" w16cid:durableId="22270EBF"/>
  <w16cid:commentId w16cid:paraId="2AB65F7F" w16cid:durableId="22285EDC"/>
  <w16cid:commentId w16cid:paraId="2F3FB74E" w16cid:durableId="222713C1"/>
  <w16cid:commentId w16cid:paraId="14260863" w16cid:durableId="22286394"/>
  <w16cid:commentId w16cid:paraId="1D2B9313" w16cid:durableId="222F3230"/>
  <w16cid:commentId w16cid:paraId="04BD09EC" w16cid:durableId="2241A60A"/>
  <w16cid:commentId w16cid:paraId="39E69461" w16cid:durableId="223D9A52"/>
  <w16cid:commentId w16cid:paraId="3D8231BB" w16cid:durableId="223D95B5"/>
  <w16cid:commentId w16cid:paraId="094C3E72" w16cid:durableId="222F3224"/>
  <w16cid:commentId w16cid:paraId="2D38A37E" w16cid:durableId="22386AFA"/>
  <w16cid:commentId w16cid:paraId="340DFF84" w16cid:durableId="222F31E6"/>
  <w16cid:commentId w16cid:paraId="500FB9BB" w16cid:durableId="22271301"/>
  <w16cid:commentId w16cid:paraId="6480EBEB" w16cid:durableId="222863E3"/>
  <w16cid:commentId w16cid:paraId="7A9E612E" w16cid:durableId="2241A92F"/>
  <w16cid:commentId w16cid:paraId="1D7A4EA6" w16cid:durableId="22271668"/>
  <w16cid:commentId w16cid:paraId="04C2EBAE" w16cid:durableId="22286480"/>
  <w16cid:commentId w16cid:paraId="402828B9" w16cid:durableId="222F07CD"/>
  <w16cid:commentId w16cid:paraId="752007DD" w16cid:durableId="2231EB79"/>
  <w16cid:commentId w16cid:paraId="5BD25EFB" w16cid:durableId="2227181E"/>
  <w16cid:commentId w16cid:paraId="4A0E7D61" w16cid:durableId="22286472"/>
  <w16cid:commentId w16cid:paraId="48423CC3" w16cid:durableId="222F0700"/>
  <w16cid:commentId w16cid:paraId="343E969B" w16cid:durableId="2241A825"/>
  <w16cid:commentId w16cid:paraId="681F787D" w16cid:durableId="222718CB"/>
  <w16cid:commentId w16cid:paraId="795C9B6F" w16cid:durableId="2228649D"/>
  <w16cid:commentId w16cid:paraId="139BF04E" w16cid:durableId="22271BD3"/>
  <w16cid:commentId w16cid:paraId="47048E08" w16cid:durableId="2228655A"/>
  <w16cid:commentId w16cid:paraId="6D52B12E" w16cid:durableId="222F0B4D"/>
  <w16cid:commentId w16cid:paraId="2FF0DADA" w16cid:durableId="222679D6"/>
  <w16cid:commentId w16cid:paraId="08EA49DD" w16cid:durableId="2228666E"/>
  <w16cid:commentId w16cid:paraId="7F7221FE" w16cid:durableId="222F1582"/>
  <w16cid:commentId w16cid:paraId="4E3A2FB7" w16cid:durableId="22386B0D"/>
  <w16cid:commentId w16cid:paraId="40ADECE0" w16cid:durableId="22286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C087E" w14:textId="77777777" w:rsidR="00B14956" w:rsidRDefault="00B14956">
      <w:r>
        <w:separator/>
      </w:r>
    </w:p>
  </w:endnote>
  <w:endnote w:type="continuationSeparator" w:id="0">
    <w:p w14:paraId="558A0E27" w14:textId="77777777" w:rsidR="00B14956" w:rsidRDefault="00B14956">
      <w:r>
        <w:continuationSeparator/>
      </w:r>
    </w:p>
  </w:endnote>
  <w:endnote w:type="continuationNotice" w:id="1">
    <w:p w14:paraId="4303D81A" w14:textId="77777777" w:rsidR="00B14956" w:rsidRDefault="00B149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panose1 w:val="02030609000101010101"/>
    <w:charset w:val="81"/>
    <w:family w:val="modern"/>
    <w:pitch w:val="fixed"/>
    <w:sig w:usb0="B00002AF" w:usb1="69D77CFB" w:usb2="00000030" w:usb3="00000000" w:csb0="000800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A9C24" w14:textId="77777777" w:rsidR="001D522B" w:rsidRDefault="001D5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C7A845" w14:textId="77777777" w:rsidR="00B14956" w:rsidRDefault="00B14956">
      <w:r>
        <w:separator/>
      </w:r>
    </w:p>
  </w:footnote>
  <w:footnote w:type="continuationSeparator" w:id="0">
    <w:p w14:paraId="7F4B1332" w14:textId="77777777" w:rsidR="00B14956" w:rsidRDefault="00B14956">
      <w:r>
        <w:continuationSeparator/>
      </w:r>
    </w:p>
  </w:footnote>
  <w:footnote w:type="continuationNotice" w:id="1">
    <w:p w14:paraId="07CC5DD0" w14:textId="77777777" w:rsidR="00B14956" w:rsidRDefault="00B149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B04DB" w14:textId="77777777" w:rsidR="001D522B" w:rsidRDefault="001D522B">
    <w:pPr>
      <w:framePr w:wrap="auto" w:vAnchor="text" w:hAnchor="margin" w:xAlign="right" w:y="1"/>
    </w:pPr>
  </w:p>
  <w:p w14:paraId="27D642B1" w14:textId="77777777" w:rsidR="001D522B" w:rsidRDefault="001D522B" w:rsidP="001373C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3101E0"/>
    <w:multiLevelType w:val="hybridMultilevel"/>
    <w:tmpl w:val="D37CDE46"/>
    <w:lvl w:ilvl="0" w:tplc="3BEE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8"/>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hua Goh">
    <w15:presenceInfo w15:providerId="Windows Live" w15:userId="fab292345bd95d84"/>
  </w15:person>
  <w15:person w15:author="Su-Ling Yeh">
    <w15:presenceInfo w15:providerId="None" w15:userId="Su-Ling Yeh"/>
  </w15:person>
  <w15:person w15:author="Joshua Goh [2]">
    <w15:presenceInfo w15:providerId="None" w15:userId="Joshua Goh"/>
  </w15:person>
  <w15:person w15:author="Edwinn Gamborino Castañeda">
    <w15:presenceInfo w15:providerId="AD" w15:userId="S::gamborino@comunidad.unam.mx::23ed1d05-ec78-4700-9bcc-6e0387fedd57"/>
  </w15:person>
  <w15:person w15:author="Sean Yun-Shiuan Chuang">
    <w15:presenceInfo w15:providerId="None" w15:userId="Sean Yun-Shiuan Chuang"/>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bordersDoNotSurroundHeader/>
  <w:bordersDoNotSurroundFooter/>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0103CB"/>
    <w:rsid w:val="00016923"/>
    <w:rsid w:val="00021FCF"/>
    <w:rsid w:val="00045235"/>
    <w:rsid w:val="0005127D"/>
    <w:rsid w:val="00056F72"/>
    <w:rsid w:val="00057382"/>
    <w:rsid w:val="00070DE5"/>
    <w:rsid w:val="00076360"/>
    <w:rsid w:val="00085878"/>
    <w:rsid w:val="00093FE6"/>
    <w:rsid w:val="000A4470"/>
    <w:rsid w:val="000E35C7"/>
    <w:rsid w:val="000F420E"/>
    <w:rsid w:val="001009F4"/>
    <w:rsid w:val="00101922"/>
    <w:rsid w:val="00107CE1"/>
    <w:rsid w:val="00124171"/>
    <w:rsid w:val="00126A9C"/>
    <w:rsid w:val="001373C3"/>
    <w:rsid w:val="00165241"/>
    <w:rsid w:val="00194941"/>
    <w:rsid w:val="001C406B"/>
    <w:rsid w:val="001C46AD"/>
    <w:rsid w:val="001C554E"/>
    <w:rsid w:val="001D522B"/>
    <w:rsid w:val="001F1DDC"/>
    <w:rsid w:val="00206412"/>
    <w:rsid w:val="00215B74"/>
    <w:rsid w:val="0023175B"/>
    <w:rsid w:val="00232F29"/>
    <w:rsid w:val="00241A44"/>
    <w:rsid w:val="00244872"/>
    <w:rsid w:val="00256A5F"/>
    <w:rsid w:val="00260E4D"/>
    <w:rsid w:val="002748F1"/>
    <w:rsid w:val="00275F6E"/>
    <w:rsid w:val="00283ACD"/>
    <w:rsid w:val="00285568"/>
    <w:rsid w:val="002924D1"/>
    <w:rsid w:val="002962CD"/>
    <w:rsid w:val="002C12C5"/>
    <w:rsid w:val="002D5ECB"/>
    <w:rsid w:val="002E08FE"/>
    <w:rsid w:val="002E106E"/>
    <w:rsid w:val="002F401F"/>
    <w:rsid w:val="002F4F8D"/>
    <w:rsid w:val="00302D4A"/>
    <w:rsid w:val="00315A2C"/>
    <w:rsid w:val="00324245"/>
    <w:rsid w:val="00330C51"/>
    <w:rsid w:val="00333681"/>
    <w:rsid w:val="003560D9"/>
    <w:rsid w:val="00361C80"/>
    <w:rsid w:val="00363785"/>
    <w:rsid w:val="00370B26"/>
    <w:rsid w:val="00381E7D"/>
    <w:rsid w:val="003837CE"/>
    <w:rsid w:val="00395F6B"/>
    <w:rsid w:val="003A3028"/>
    <w:rsid w:val="003A640E"/>
    <w:rsid w:val="003B200C"/>
    <w:rsid w:val="003B226D"/>
    <w:rsid w:val="003C18E9"/>
    <w:rsid w:val="003C38E4"/>
    <w:rsid w:val="003E73DB"/>
    <w:rsid w:val="003F676B"/>
    <w:rsid w:val="004144FD"/>
    <w:rsid w:val="004277D4"/>
    <w:rsid w:val="004546ED"/>
    <w:rsid w:val="00465EB5"/>
    <w:rsid w:val="004807CC"/>
    <w:rsid w:val="0048384E"/>
    <w:rsid w:val="00486B83"/>
    <w:rsid w:val="004870A9"/>
    <w:rsid w:val="004912F1"/>
    <w:rsid w:val="00495E70"/>
    <w:rsid w:val="004A36CA"/>
    <w:rsid w:val="004B5359"/>
    <w:rsid w:val="004C2445"/>
    <w:rsid w:val="004E7398"/>
    <w:rsid w:val="005002CD"/>
    <w:rsid w:val="005135FD"/>
    <w:rsid w:val="0052534F"/>
    <w:rsid w:val="00531075"/>
    <w:rsid w:val="005348C9"/>
    <w:rsid w:val="005854CC"/>
    <w:rsid w:val="005A0558"/>
    <w:rsid w:val="005A56F7"/>
    <w:rsid w:val="005B3FC2"/>
    <w:rsid w:val="005B4496"/>
    <w:rsid w:val="005C246B"/>
    <w:rsid w:val="005C5B9B"/>
    <w:rsid w:val="005C783E"/>
    <w:rsid w:val="005D6B9C"/>
    <w:rsid w:val="005E1B8F"/>
    <w:rsid w:val="00615395"/>
    <w:rsid w:val="006247CF"/>
    <w:rsid w:val="00626549"/>
    <w:rsid w:val="00634D33"/>
    <w:rsid w:val="00647390"/>
    <w:rsid w:val="0066519B"/>
    <w:rsid w:val="00667051"/>
    <w:rsid w:val="00674021"/>
    <w:rsid w:val="00676399"/>
    <w:rsid w:val="00676CCC"/>
    <w:rsid w:val="00677A51"/>
    <w:rsid w:val="00686068"/>
    <w:rsid w:val="006A287F"/>
    <w:rsid w:val="006B2D79"/>
    <w:rsid w:val="006C42CB"/>
    <w:rsid w:val="006C6C0B"/>
    <w:rsid w:val="006D33D0"/>
    <w:rsid w:val="006D638E"/>
    <w:rsid w:val="006F02F1"/>
    <w:rsid w:val="00701374"/>
    <w:rsid w:val="0071542F"/>
    <w:rsid w:val="0071550E"/>
    <w:rsid w:val="007174FA"/>
    <w:rsid w:val="0072410A"/>
    <w:rsid w:val="00733051"/>
    <w:rsid w:val="00740DA5"/>
    <w:rsid w:val="00770765"/>
    <w:rsid w:val="007741C2"/>
    <w:rsid w:val="00775DC0"/>
    <w:rsid w:val="00795C69"/>
    <w:rsid w:val="007B7D72"/>
    <w:rsid w:val="007D0621"/>
    <w:rsid w:val="007D0BEF"/>
    <w:rsid w:val="007E18C5"/>
    <w:rsid w:val="007E4E2B"/>
    <w:rsid w:val="007E5A23"/>
    <w:rsid w:val="007F51D9"/>
    <w:rsid w:val="0080194D"/>
    <w:rsid w:val="008231EA"/>
    <w:rsid w:val="00835C01"/>
    <w:rsid w:val="008409A4"/>
    <w:rsid w:val="00841BE5"/>
    <w:rsid w:val="00862725"/>
    <w:rsid w:val="0087087D"/>
    <w:rsid w:val="00871FAA"/>
    <w:rsid w:val="00891263"/>
    <w:rsid w:val="008B220E"/>
    <w:rsid w:val="008B75EE"/>
    <w:rsid w:val="008D4C07"/>
    <w:rsid w:val="008F0F8C"/>
    <w:rsid w:val="00900A3B"/>
    <w:rsid w:val="00914C57"/>
    <w:rsid w:val="00916C96"/>
    <w:rsid w:val="00922FE4"/>
    <w:rsid w:val="009259A5"/>
    <w:rsid w:val="00927AC4"/>
    <w:rsid w:val="00944379"/>
    <w:rsid w:val="00960D71"/>
    <w:rsid w:val="00963429"/>
    <w:rsid w:val="00977B5D"/>
    <w:rsid w:val="00984CFF"/>
    <w:rsid w:val="00991D74"/>
    <w:rsid w:val="009A55DC"/>
    <w:rsid w:val="009A5D06"/>
    <w:rsid w:val="009B0248"/>
    <w:rsid w:val="009B03F8"/>
    <w:rsid w:val="009C3950"/>
    <w:rsid w:val="009D2B9A"/>
    <w:rsid w:val="009F24DC"/>
    <w:rsid w:val="009F2A9F"/>
    <w:rsid w:val="009F3962"/>
    <w:rsid w:val="00A12A85"/>
    <w:rsid w:val="00A4013E"/>
    <w:rsid w:val="00A614A1"/>
    <w:rsid w:val="00A61EFA"/>
    <w:rsid w:val="00A76C63"/>
    <w:rsid w:val="00AA4F3A"/>
    <w:rsid w:val="00AC2AD4"/>
    <w:rsid w:val="00AC3093"/>
    <w:rsid w:val="00AC520B"/>
    <w:rsid w:val="00AF5726"/>
    <w:rsid w:val="00B14956"/>
    <w:rsid w:val="00B21244"/>
    <w:rsid w:val="00B2352F"/>
    <w:rsid w:val="00B30389"/>
    <w:rsid w:val="00B4350C"/>
    <w:rsid w:val="00B443DC"/>
    <w:rsid w:val="00B80AF1"/>
    <w:rsid w:val="00B86022"/>
    <w:rsid w:val="00BA1AE5"/>
    <w:rsid w:val="00BE1925"/>
    <w:rsid w:val="00BF14E9"/>
    <w:rsid w:val="00C2662D"/>
    <w:rsid w:val="00C35BE4"/>
    <w:rsid w:val="00C647D0"/>
    <w:rsid w:val="00C664EF"/>
    <w:rsid w:val="00C66CCD"/>
    <w:rsid w:val="00C70AB5"/>
    <w:rsid w:val="00C71FFC"/>
    <w:rsid w:val="00C83F04"/>
    <w:rsid w:val="00C858AE"/>
    <w:rsid w:val="00C91D8B"/>
    <w:rsid w:val="00C96EFE"/>
    <w:rsid w:val="00CA1519"/>
    <w:rsid w:val="00CC0E68"/>
    <w:rsid w:val="00CD2EF3"/>
    <w:rsid w:val="00CD4B95"/>
    <w:rsid w:val="00CE011E"/>
    <w:rsid w:val="00CE0D80"/>
    <w:rsid w:val="00D036B3"/>
    <w:rsid w:val="00D23702"/>
    <w:rsid w:val="00D252AA"/>
    <w:rsid w:val="00D41206"/>
    <w:rsid w:val="00D72817"/>
    <w:rsid w:val="00D81178"/>
    <w:rsid w:val="00D93A77"/>
    <w:rsid w:val="00DB1CA7"/>
    <w:rsid w:val="00DC50E2"/>
    <w:rsid w:val="00E00563"/>
    <w:rsid w:val="00E0063D"/>
    <w:rsid w:val="00E1319C"/>
    <w:rsid w:val="00E24D6B"/>
    <w:rsid w:val="00E33B3F"/>
    <w:rsid w:val="00E442A7"/>
    <w:rsid w:val="00E8260C"/>
    <w:rsid w:val="00EA6040"/>
    <w:rsid w:val="00EA7B58"/>
    <w:rsid w:val="00ED38F6"/>
    <w:rsid w:val="00ED4CCB"/>
    <w:rsid w:val="00EE02F2"/>
    <w:rsid w:val="00EE05BF"/>
    <w:rsid w:val="00EE75BF"/>
    <w:rsid w:val="00EF351D"/>
    <w:rsid w:val="00EF4339"/>
    <w:rsid w:val="00F068DE"/>
    <w:rsid w:val="00F1717F"/>
    <w:rsid w:val="00F26BB5"/>
    <w:rsid w:val="00F302E3"/>
    <w:rsid w:val="00F50DA1"/>
    <w:rsid w:val="00F56CC1"/>
    <w:rsid w:val="00F57983"/>
    <w:rsid w:val="00F80B2C"/>
    <w:rsid w:val="00F9644E"/>
    <w:rsid w:val="00FA6946"/>
    <w:rsid w:val="00FB3BDD"/>
    <w:rsid w:val="00FC09C8"/>
    <w:rsid w:val="00FC199D"/>
    <w:rsid w:val="00FC75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D71"/>
    <w:pPr>
      <w:autoSpaceDE w:val="0"/>
      <w:autoSpaceDN w:val="0"/>
    </w:pPr>
    <w:rPr>
      <w:rFonts w:ascii="Times New Roman" w:eastAsia="PMingLiU" w:hAnsi="Times New Roman" w:cs="Times New Roman"/>
      <w:sz w:val="20"/>
      <w:szCs w:val="20"/>
      <w:lang w:eastAsia="en-US"/>
    </w:rPr>
  </w:style>
  <w:style w:type="paragraph" w:styleId="Heading1">
    <w:name w:val="heading 1"/>
    <w:basedOn w:val="Normal"/>
    <w:next w:val="Normal"/>
    <w:link w:val="Heading1Char"/>
    <w:qFormat/>
    <w:rsid w:val="00960D71"/>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960D71"/>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960D71"/>
    <w:pPr>
      <w:keepNext/>
      <w:numPr>
        <w:ilvl w:val="2"/>
        <w:numId w:val="1"/>
      </w:numPr>
      <w:ind w:left="288"/>
      <w:outlineLvl w:val="2"/>
    </w:pPr>
    <w:rPr>
      <w:i/>
      <w:iCs/>
    </w:rPr>
  </w:style>
  <w:style w:type="paragraph" w:styleId="Heading4">
    <w:name w:val="heading 4"/>
    <w:basedOn w:val="Normal"/>
    <w:next w:val="Normal"/>
    <w:link w:val="Heading4Char"/>
    <w:qFormat/>
    <w:rsid w:val="00960D71"/>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960D71"/>
    <w:pPr>
      <w:numPr>
        <w:ilvl w:val="4"/>
        <w:numId w:val="1"/>
      </w:numPr>
      <w:spacing w:before="240" w:after="60"/>
      <w:outlineLvl w:val="4"/>
    </w:pPr>
    <w:rPr>
      <w:sz w:val="18"/>
      <w:szCs w:val="18"/>
    </w:rPr>
  </w:style>
  <w:style w:type="paragraph" w:styleId="Heading6">
    <w:name w:val="heading 6"/>
    <w:basedOn w:val="Normal"/>
    <w:next w:val="Normal"/>
    <w:link w:val="Heading6Char"/>
    <w:qFormat/>
    <w:rsid w:val="00960D71"/>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960D71"/>
    <w:pPr>
      <w:numPr>
        <w:ilvl w:val="6"/>
        <w:numId w:val="1"/>
      </w:numPr>
      <w:spacing w:before="240" w:after="60"/>
      <w:outlineLvl w:val="6"/>
    </w:pPr>
    <w:rPr>
      <w:sz w:val="16"/>
      <w:szCs w:val="16"/>
    </w:rPr>
  </w:style>
  <w:style w:type="paragraph" w:styleId="Heading8">
    <w:name w:val="heading 8"/>
    <w:basedOn w:val="Normal"/>
    <w:next w:val="Normal"/>
    <w:link w:val="Heading8Char"/>
    <w:qFormat/>
    <w:rsid w:val="00960D71"/>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960D71"/>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D71"/>
    <w:rPr>
      <w:rFonts w:ascii="Times New Roman" w:eastAsia="PMingLiU" w:hAnsi="Times New Roman" w:cs="Times New Roman"/>
      <w:smallCaps/>
      <w:kern w:val="28"/>
      <w:sz w:val="20"/>
      <w:szCs w:val="20"/>
      <w:lang w:eastAsia="en-US"/>
    </w:rPr>
  </w:style>
  <w:style w:type="character" w:customStyle="1" w:styleId="Heading2Char">
    <w:name w:val="Heading 2 Char"/>
    <w:basedOn w:val="DefaultParagraphFont"/>
    <w:link w:val="Heading2"/>
    <w:rsid w:val="00960D71"/>
    <w:rPr>
      <w:rFonts w:ascii="Times New Roman" w:eastAsia="PMingLiU" w:hAnsi="Times New Roman" w:cs="Times New Roman"/>
      <w:i/>
      <w:iCs/>
      <w:sz w:val="20"/>
      <w:szCs w:val="20"/>
      <w:lang w:eastAsia="en-US"/>
    </w:rPr>
  </w:style>
  <w:style w:type="character" w:customStyle="1" w:styleId="Heading3Char">
    <w:name w:val="Heading 3 Char"/>
    <w:basedOn w:val="DefaultParagraphFont"/>
    <w:link w:val="Heading3"/>
    <w:rsid w:val="00960D71"/>
    <w:rPr>
      <w:rFonts w:ascii="Times New Roman" w:eastAsia="PMingLiU" w:hAnsi="Times New Roman" w:cs="Times New Roman"/>
      <w:i/>
      <w:iCs/>
      <w:sz w:val="20"/>
      <w:szCs w:val="20"/>
      <w:lang w:eastAsia="en-US"/>
    </w:rPr>
  </w:style>
  <w:style w:type="character" w:customStyle="1" w:styleId="Heading4Char">
    <w:name w:val="Heading 4 Char"/>
    <w:basedOn w:val="DefaultParagraphFont"/>
    <w:link w:val="Heading4"/>
    <w:rsid w:val="00960D71"/>
    <w:rPr>
      <w:rFonts w:ascii="Times New Roman" w:eastAsia="PMingLiU" w:hAnsi="Times New Roman" w:cs="Times New Roman"/>
      <w:i/>
      <w:iCs/>
      <w:sz w:val="18"/>
      <w:szCs w:val="18"/>
      <w:lang w:eastAsia="en-US"/>
    </w:rPr>
  </w:style>
  <w:style w:type="character" w:customStyle="1" w:styleId="Heading5Char">
    <w:name w:val="Heading 5 Char"/>
    <w:basedOn w:val="DefaultParagraphFont"/>
    <w:link w:val="Heading5"/>
    <w:rsid w:val="00960D71"/>
    <w:rPr>
      <w:rFonts w:ascii="Times New Roman" w:eastAsia="PMingLiU" w:hAnsi="Times New Roman" w:cs="Times New Roman"/>
      <w:sz w:val="18"/>
      <w:szCs w:val="18"/>
      <w:lang w:eastAsia="en-US"/>
    </w:rPr>
  </w:style>
  <w:style w:type="character" w:customStyle="1" w:styleId="Heading6Char">
    <w:name w:val="Heading 6 Char"/>
    <w:basedOn w:val="DefaultParagraphFont"/>
    <w:link w:val="Heading6"/>
    <w:rsid w:val="00960D71"/>
    <w:rPr>
      <w:rFonts w:ascii="Times New Roman" w:eastAsia="PMingLiU" w:hAnsi="Times New Roman" w:cs="Times New Roman"/>
      <w:i/>
      <w:iCs/>
      <w:sz w:val="16"/>
      <w:szCs w:val="16"/>
      <w:lang w:eastAsia="en-US"/>
    </w:rPr>
  </w:style>
  <w:style w:type="character" w:customStyle="1" w:styleId="Heading7Char">
    <w:name w:val="Heading 7 Char"/>
    <w:basedOn w:val="DefaultParagraphFont"/>
    <w:link w:val="Heading7"/>
    <w:rsid w:val="00960D71"/>
    <w:rPr>
      <w:rFonts w:ascii="Times New Roman" w:eastAsia="PMingLiU" w:hAnsi="Times New Roman" w:cs="Times New Roman"/>
      <w:sz w:val="16"/>
      <w:szCs w:val="16"/>
      <w:lang w:eastAsia="en-US"/>
    </w:rPr>
  </w:style>
  <w:style w:type="character" w:customStyle="1" w:styleId="Heading8Char">
    <w:name w:val="Heading 8 Char"/>
    <w:basedOn w:val="DefaultParagraphFont"/>
    <w:link w:val="Heading8"/>
    <w:rsid w:val="00960D71"/>
    <w:rPr>
      <w:rFonts w:ascii="Times New Roman" w:eastAsia="PMingLiU" w:hAnsi="Times New Roman" w:cs="Times New Roman"/>
      <w:i/>
      <w:iCs/>
      <w:sz w:val="16"/>
      <w:szCs w:val="16"/>
      <w:lang w:eastAsia="en-US"/>
    </w:rPr>
  </w:style>
  <w:style w:type="character" w:customStyle="1" w:styleId="Heading9Char">
    <w:name w:val="Heading 9 Char"/>
    <w:basedOn w:val="DefaultParagraphFont"/>
    <w:link w:val="Heading9"/>
    <w:rsid w:val="00960D71"/>
    <w:rPr>
      <w:rFonts w:ascii="Times New Roman" w:eastAsia="PMingLiU" w:hAnsi="Times New Roman" w:cs="Times New Roman"/>
      <w:sz w:val="16"/>
      <w:szCs w:val="16"/>
      <w:lang w:eastAsia="en-US"/>
    </w:rPr>
  </w:style>
  <w:style w:type="paragraph" w:customStyle="1" w:styleId="Abstract">
    <w:name w:val="Abstract"/>
    <w:basedOn w:val="Normal"/>
    <w:next w:val="Normal"/>
    <w:rsid w:val="00960D71"/>
    <w:pPr>
      <w:spacing w:before="20"/>
      <w:ind w:firstLine="202"/>
      <w:jc w:val="both"/>
    </w:pPr>
    <w:rPr>
      <w:b/>
      <w:bCs/>
      <w:sz w:val="18"/>
      <w:szCs w:val="18"/>
    </w:rPr>
  </w:style>
  <w:style w:type="paragraph" w:customStyle="1" w:styleId="Authors">
    <w:name w:val="Authors"/>
    <w:basedOn w:val="Normal"/>
    <w:next w:val="Normal"/>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Title">
    <w:name w:val="Title"/>
    <w:basedOn w:val="Normal"/>
    <w:next w:val="Normal"/>
    <w:link w:val="TitleChar"/>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960D71"/>
    <w:rPr>
      <w:rFonts w:ascii="Times New Roman" w:eastAsia="PMingLiU" w:hAnsi="Times New Roman" w:cs="Times New Roman"/>
      <w:b/>
      <w:kern w:val="28"/>
      <w:sz w:val="32"/>
      <w:szCs w:val="48"/>
      <w:lang w:eastAsia="en-US"/>
    </w:rPr>
  </w:style>
  <w:style w:type="paragraph" w:styleId="FootnoteText">
    <w:name w:val="footnote text"/>
    <w:basedOn w:val="Normal"/>
    <w:link w:val="FootnoteTextChar"/>
    <w:semiHidden/>
    <w:rsid w:val="00960D71"/>
    <w:pPr>
      <w:ind w:firstLine="202"/>
      <w:jc w:val="both"/>
    </w:pPr>
    <w:rPr>
      <w:sz w:val="16"/>
      <w:szCs w:val="16"/>
    </w:rPr>
  </w:style>
  <w:style w:type="character" w:customStyle="1" w:styleId="FootnoteTextChar">
    <w:name w:val="Footnote Text Char"/>
    <w:basedOn w:val="DefaultParagraphFont"/>
    <w:link w:val="FootnoteText"/>
    <w:semiHidden/>
    <w:rsid w:val="00960D71"/>
    <w:rPr>
      <w:rFonts w:ascii="Times New Roman" w:eastAsia="PMingLiU" w:hAnsi="Times New Roman" w:cs="Times New Roman"/>
      <w:sz w:val="16"/>
      <w:szCs w:val="16"/>
      <w:lang w:eastAsia="en-US"/>
    </w:rPr>
  </w:style>
  <w:style w:type="paragraph" w:customStyle="1" w:styleId="References">
    <w:name w:val="References"/>
    <w:basedOn w:val="Normal"/>
    <w:rsid w:val="00960D71"/>
    <w:pPr>
      <w:numPr>
        <w:numId w:val="12"/>
      </w:numPr>
      <w:jc w:val="both"/>
    </w:pPr>
    <w:rPr>
      <w:sz w:val="16"/>
      <w:szCs w:val="16"/>
    </w:rPr>
  </w:style>
  <w:style w:type="paragraph" w:customStyle="1" w:styleId="IndexTerms">
    <w:name w:val="IndexTerms"/>
    <w:basedOn w:val="Normal"/>
    <w:next w:val="Normal"/>
    <w:rsid w:val="00960D71"/>
    <w:pPr>
      <w:ind w:firstLine="202"/>
      <w:jc w:val="both"/>
    </w:pPr>
    <w:rPr>
      <w:b/>
      <w:bCs/>
      <w:sz w:val="18"/>
      <w:szCs w:val="18"/>
    </w:rPr>
  </w:style>
  <w:style w:type="character" w:styleId="FootnoteReference">
    <w:name w:val="footnote reference"/>
    <w:semiHidden/>
    <w:rsid w:val="00960D71"/>
    <w:rPr>
      <w:vertAlign w:val="superscript"/>
    </w:rPr>
  </w:style>
  <w:style w:type="paragraph" w:styleId="Footer">
    <w:name w:val="footer"/>
    <w:basedOn w:val="Normal"/>
    <w:link w:val="FooterChar"/>
    <w:rsid w:val="00960D71"/>
    <w:pPr>
      <w:tabs>
        <w:tab w:val="center" w:pos="4320"/>
        <w:tab w:val="right" w:pos="8640"/>
      </w:tabs>
    </w:pPr>
  </w:style>
  <w:style w:type="character" w:customStyle="1" w:styleId="FooterChar">
    <w:name w:val="Footer Char"/>
    <w:basedOn w:val="DefaultParagraphFont"/>
    <w:link w:val="Footer"/>
    <w:rsid w:val="00960D71"/>
    <w:rPr>
      <w:rFonts w:ascii="Times New Roman" w:eastAsia="PMingLiU" w:hAnsi="Times New Roman" w:cs="Times New Roman"/>
      <w:sz w:val="20"/>
      <w:szCs w:val="20"/>
      <w:lang w:eastAsia="en-US"/>
    </w:rPr>
  </w:style>
  <w:style w:type="paragraph" w:customStyle="1" w:styleId="Text">
    <w:name w:val="Text"/>
    <w:basedOn w:val="Normal"/>
    <w:rsid w:val="00960D71"/>
    <w:pPr>
      <w:widowControl w:val="0"/>
      <w:spacing w:line="252" w:lineRule="auto"/>
      <w:ind w:firstLine="202"/>
      <w:jc w:val="both"/>
    </w:pPr>
  </w:style>
  <w:style w:type="paragraph" w:customStyle="1" w:styleId="FigureCaption0">
    <w:name w:val="Figure Caption"/>
    <w:basedOn w:val="Normal"/>
    <w:rsid w:val="00960D71"/>
    <w:pPr>
      <w:jc w:val="both"/>
    </w:pPr>
    <w:rPr>
      <w:sz w:val="16"/>
      <w:szCs w:val="16"/>
    </w:rPr>
  </w:style>
  <w:style w:type="paragraph" w:customStyle="1" w:styleId="TableTitle">
    <w:name w:val="Table Title"/>
    <w:basedOn w:val="Normal"/>
    <w:rsid w:val="00960D71"/>
    <w:pPr>
      <w:jc w:val="center"/>
    </w:pPr>
    <w:rPr>
      <w:smallCaps/>
      <w:sz w:val="16"/>
      <w:szCs w:val="16"/>
    </w:rPr>
  </w:style>
  <w:style w:type="paragraph" w:customStyle="1" w:styleId="ReferenceHead">
    <w:name w:val="Reference Head"/>
    <w:basedOn w:val="Heading1"/>
    <w:rsid w:val="00960D71"/>
    <w:pPr>
      <w:numPr>
        <w:numId w:val="0"/>
      </w:numPr>
    </w:pPr>
  </w:style>
  <w:style w:type="paragraph" w:styleId="Header">
    <w:name w:val="header"/>
    <w:basedOn w:val="Normal"/>
    <w:link w:val="HeaderChar"/>
    <w:rsid w:val="00960D71"/>
    <w:pPr>
      <w:tabs>
        <w:tab w:val="center" w:pos="4320"/>
        <w:tab w:val="right" w:pos="8640"/>
      </w:tabs>
    </w:pPr>
  </w:style>
  <w:style w:type="character" w:customStyle="1" w:styleId="HeaderChar">
    <w:name w:val="Header Char"/>
    <w:basedOn w:val="DefaultParagraphFont"/>
    <w:link w:val="Header"/>
    <w:rsid w:val="00960D71"/>
    <w:rPr>
      <w:rFonts w:ascii="Times New Roman" w:eastAsia="PMingLiU" w:hAnsi="Times New Roman" w:cs="Times New Roman"/>
      <w:sz w:val="20"/>
      <w:szCs w:val="20"/>
      <w:lang w:eastAsia="en-US"/>
    </w:rPr>
  </w:style>
  <w:style w:type="paragraph" w:customStyle="1" w:styleId="Equation">
    <w:name w:val="Equation"/>
    <w:basedOn w:val="Normal"/>
    <w:next w:val="Normal"/>
    <w:rsid w:val="00960D71"/>
    <w:pPr>
      <w:widowControl w:val="0"/>
      <w:tabs>
        <w:tab w:val="right" w:pos="4810"/>
      </w:tabs>
      <w:spacing w:line="252" w:lineRule="auto"/>
      <w:jc w:val="both"/>
    </w:pPr>
  </w:style>
  <w:style w:type="character" w:styleId="Hyperlink">
    <w:name w:val="Hyperlink"/>
    <w:rsid w:val="00960D71"/>
    <w:rPr>
      <w:color w:val="0000FF"/>
      <w:u w:val="single"/>
    </w:rPr>
  </w:style>
  <w:style w:type="character" w:styleId="FollowedHyperlink">
    <w:name w:val="FollowedHyperlink"/>
    <w:rsid w:val="00960D71"/>
    <w:rPr>
      <w:color w:val="800080"/>
      <w:u w:val="single"/>
    </w:rPr>
  </w:style>
  <w:style w:type="paragraph" w:styleId="BodyTextIndent">
    <w:name w:val="Body Text Indent"/>
    <w:basedOn w:val="Normal"/>
    <w:link w:val="BodyTextIndentChar"/>
    <w:rsid w:val="00960D71"/>
    <w:pPr>
      <w:ind w:left="630" w:hanging="630"/>
    </w:pPr>
    <w:rPr>
      <w:szCs w:val="24"/>
    </w:rPr>
  </w:style>
  <w:style w:type="character" w:customStyle="1" w:styleId="BodyTextIndentChar">
    <w:name w:val="Body Text Indent Char"/>
    <w:basedOn w:val="DefaultParagraphFont"/>
    <w:link w:val="BodyTextIndent"/>
    <w:rsid w:val="00960D71"/>
    <w:rPr>
      <w:rFonts w:ascii="Times New Roman" w:eastAsia="PMingLiU" w:hAnsi="Times New Roman" w:cs="Times New Roman"/>
      <w:sz w:val="20"/>
      <w:lang w:eastAsia="en-US"/>
    </w:rPr>
  </w:style>
  <w:style w:type="paragraph" w:customStyle="1" w:styleId="DefaultParagraphFont1">
    <w:name w:val="Default Paragraph Font1"/>
    <w:next w:val="Normal"/>
    <w:rsid w:val="00960D71"/>
    <w:pPr>
      <w:overflowPunct w:val="0"/>
      <w:autoSpaceDE w:val="0"/>
      <w:autoSpaceDN w:val="0"/>
      <w:adjustRightInd w:val="0"/>
      <w:textAlignment w:val="baseline"/>
    </w:pPr>
    <w:rPr>
      <w:rFonts w:ascii="Times" w:eastAsia="PMingLiU"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PMingLiU"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FootnoteText"/>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960D71"/>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960D71"/>
    <w:rPr>
      <w:rFonts w:ascii="Times New Roman" w:eastAsia="SimSun" w:hAnsi="Times New Roman" w:cs="Times New Roman"/>
      <w:spacing w:val="-1"/>
      <w:sz w:val="20"/>
      <w:szCs w:val="20"/>
      <w:lang w:eastAsia="en-US"/>
    </w:rPr>
  </w:style>
  <w:style w:type="paragraph" w:customStyle="1" w:styleId="bulletlist">
    <w:name w:val="bullet list"/>
    <w:basedOn w:val="BodyText"/>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Normal"/>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Normal"/>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ListParagraph">
    <w:name w:val="List Paragraph"/>
    <w:basedOn w:val="Normal"/>
    <w:qFormat/>
    <w:rsid w:val="00960D71"/>
    <w:pPr>
      <w:ind w:left="720"/>
      <w:contextualSpacing/>
    </w:pPr>
  </w:style>
  <w:style w:type="character" w:styleId="CommentReference">
    <w:name w:val="annotation reference"/>
    <w:basedOn w:val="DefaultParagraphFont"/>
    <w:rsid w:val="00960D71"/>
    <w:rPr>
      <w:sz w:val="16"/>
      <w:szCs w:val="16"/>
    </w:rPr>
  </w:style>
  <w:style w:type="paragraph" w:styleId="CommentText">
    <w:name w:val="annotation text"/>
    <w:basedOn w:val="Normal"/>
    <w:link w:val="CommentTextChar"/>
    <w:rsid w:val="00960D71"/>
  </w:style>
  <w:style w:type="character" w:customStyle="1" w:styleId="CommentTextChar">
    <w:name w:val="Comment Text Char"/>
    <w:basedOn w:val="DefaultParagraphFont"/>
    <w:link w:val="CommentText"/>
    <w:rsid w:val="00960D71"/>
    <w:rPr>
      <w:rFonts w:ascii="Times New Roman" w:eastAsia="PMingLiU" w:hAnsi="Times New Roman" w:cs="Times New Roman"/>
      <w:sz w:val="20"/>
      <w:szCs w:val="20"/>
      <w:lang w:eastAsia="en-US"/>
    </w:rPr>
  </w:style>
  <w:style w:type="paragraph" w:styleId="CommentSubject">
    <w:name w:val="annotation subject"/>
    <w:basedOn w:val="CommentText"/>
    <w:next w:val="CommentText"/>
    <w:link w:val="CommentSubjectChar"/>
    <w:rsid w:val="00960D71"/>
    <w:rPr>
      <w:b/>
      <w:bCs/>
    </w:rPr>
  </w:style>
  <w:style w:type="character" w:customStyle="1" w:styleId="CommentSubjectChar">
    <w:name w:val="Comment Subject Char"/>
    <w:basedOn w:val="CommentTextChar"/>
    <w:link w:val="CommentSubject"/>
    <w:rsid w:val="00960D71"/>
    <w:rPr>
      <w:rFonts w:ascii="Times New Roman" w:eastAsia="PMingLiU" w:hAnsi="Times New Roman" w:cs="Times New Roman"/>
      <w:b/>
      <w:bCs/>
      <w:sz w:val="20"/>
      <w:szCs w:val="20"/>
      <w:lang w:eastAsia="en-US"/>
    </w:rPr>
  </w:style>
  <w:style w:type="paragraph" w:styleId="BalloonText">
    <w:name w:val="Balloon Text"/>
    <w:basedOn w:val="Normal"/>
    <w:link w:val="BalloonTextChar"/>
    <w:rsid w:val="00960D71"/>
    <w:rPr>
      <w:rFonts w:ascii="Segoe UI" w:hAnsi="Segoe UI" w:cs="Segoe UI"/>
      <w:sz w:val="18"/>
      <w:szCs w:val="18"/>
    </w:rPr>
  </w:style>
  <w:style w:type="character" w:customStyle="1" w:styleId="BalloonTextChar">
    <w:name w:val="Balloon Text Char"/>
    <w:basedOn w:val="DefaultParagraphFont"/>
    <w:link w:val="BalloonText"/>
    <w:rsid w:val="00960D71"/>
    <w:rPr>
      <w:rFonts w:ascii="Segoe UI" w:eastAsia="PMingLiU" w:hAnsi="Segoe UI" w:cs="Segoe UI"/>
      <w:sz w:val="18"/>
      <w:szCs w:val="18"/>
      <w:lang w:eastAsia="en-US"/>
    </w:rPr>
  </w:style>
  <w:style w:type="character" w:styleId="UnresolvedMention">
    <w:name w:val="Unresolved Mention"/>
    <w:basedOn w:val="DefaultParagraphFont"/>
    <w:uiPriority w:val="99"/>
    <w:semiHidden/>
    <w:unhideWhenUsed/>
    <w:rsid w:val="00960D71"/>
    <w:rPr>
      <w:color w:val="605E5C"/>
      <w:shd w:val="clear" w:color="auto" w:fill="E1DFDD"/>
    </w:rPr>
  </w:style>
  <w:style w:type="paragraph" w:styleId="NormalWeb">
    <w:name w:val="Normal (Web)"/>
    <w:basedOn w:val="Normal"/>
    <w:uiPriority w:val="99"/>
    <w:unhideWhenUsed/>
    <w:rsid w:val="00960D71"/>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960D71"/>
    <w:rPr>
      <w:i/>
      <w:iCs/>
    </w:rPr>
  </w:style>
  <w:style w:type="character" w:styleId="PlaceholderText">
    <w:name w:val="Placeholder Text"/>
    <w:basedOn w:val="DefaultParagraphFont"/>
    <w:semiHidden/>
    <w:rsid w:val="00960D71"/>
    <w:rPr>
      <w:color w:val="808080"/>
    </w:rPr>
  </w:style>
  <w:style w:type="paragraph" w:styleId="Revision">
    <w:name w:val="Revision"/>
    <w:hidden/>
    <w:semiHidden/>
    <w:rsid w:val="00960D71"/>
    <w:rPr>
      <w:rFonts w:ascii="Times New Roman" w:eastAsia="PMingLiU"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1794552">
      <w:bodyDiv w:val="1"/>
      <w:marLeft w:val="0"/>
      <w:marRight w:val="0"/>
      <w:marTop w:val="0"/>
      <w:marBottom w:val="0"/>
      <w:divBdr>
        <w:top w:val="none" w:sz="0" w:space="0" w:color="auto"/>
        <w:left w:val="none" w:sz="0" w:space="0" w:color="auto"/>
        <w:bottom w:val="none" w:sz="0" w:space="0" w:color="auto"/>
        <w:right w:val="none" w:sz="0" w:space="0" w:color="auto"/>
      </w:divBdr>
      <w:divsChild>
        <w:div w:id="584343188">
          <w:marLeft w:val="0"/>
          <w:marRight w:val="0"/>
          <w:marTop w:val="0"/>
          <w:marBottom w:val="0"/>
          <w:divBdr>
            <w:top w:val="none" w:sz="0" w:space="0" w:color="auto"/>
            <w:left w:val="none" w:sz="0" w:space="0" w:color="auto"/>
            <w:bottom w:val="none" w:sz="0" w:space="0" w:color="auto"/>
            <w:right w:val="none" w:sz="0" w:space="0" w:color="auto"/>
          </w:divBdr>
        </w:div>
      </w:divsChild>
    </w:div>
    <w:div w:id="167661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07A91-F899-1F46-B182-492945E84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11314</Words>
  <Characters>64496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Joshua Goh</cp:lastModifiedBy>
  <cp:revision>2</cp:revision>
  <dcterms:created xsi:type="dcterms:W3CDTF">2020-04-15T08:02:00Z</dcterms:created>
  <dcterms:modified xsi:type="dcterms:W3CDTF">2020-04-15T08:02:00Z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
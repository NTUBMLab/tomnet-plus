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ED4DDF" w14:textId="4CB34675" w:rsidR="00960D71" w:rsidRDefault="00960D71" w:rsidP="00960D71">
      <w:pPr>
        <w:pStyle w:val="Text"/>
        <w:ind w:firstLine="0"/>
        <w:contextualSpacing/>
        <w:rPr>
          <w:sz w:val="2"/>
          <w:szCs w:val="18"/>
          <w:lang w:eastAsia="zh-TW"/>
        </w:rPr>
      </w:pPr>
    </w:p>
    <w:p w14:paraId="25D133BD" w14:textId="77777777" w:rsidR="00960D71" w:rsidRDefault="00960D71" w:rsidP="00960D71">
      <w:pPr>
        <w:pStyle w:val="Title"/>
        <w:framePr w:wrap="notBeside"/>
        <w:contextualSpacing/>
      </w:pPr>
      <w:r>
        <w:t xml:space="preserve">Using </w:t>
      </w:r>
      <w:r w:rsidRPr="005761E5">
        <w:t xml:space="preserve">Machine Theory of Mind </w:t>
      </w:r>
      <w:r>
        <w:t>to Learn</w:t>
      </w:r>
      <w:r w:rsidRPr="005761E5">
        <w:t xml:space="preserve"> </w:t>
      </w:r>
      <w:r>
        <w:t xml:space="preserve">Agent </w:t>
      </w:r>
      <w:r w:rsidRPr="005761E5">
        <w:t xml:space="preserve">Social Network Structures </w:t>
      </w:r>
      <w:r>
        <w:t>from</w:t>
      </w:r>
      <w:r w:rsidRPr="005761E5">
        <w:t xml:space="preserve"> Observ</w:t>
      </w:r>
      <w:r>
        <w:t>ed</w:t>
      </w:r>
      <w:r w:rsidRPr="005761E5">
        <w:t xml:space="preserve"> </w:t>
      </w:r>
      <w:r>
        <w:t>Interactive</w:t>
      </w:r>
      <w:r w:rsidRPr="005761E5">
        <w:t xml:space="preserve"> Behaviors </w:t>
      </w:r>
      <w:r>
        <w:t>with Targets</w:t>
      </w:r>
    </w:p>
    <w:p w14:paraId="65BA9753" w14:textId="77777777" w:rsidR="00960D71" w:rsidRPr="00667082" w:rsidRDefault="00960D71" w:rsidP="00960D71">
      <w:pPr>
        <w:pStyle w:val="Authors"/>
        <w:framePr w:wrap="notBeside" w:x="1614"/>
        <w:contextualSpacing/>
        <w:rPr>
          <w:i/>
          <w:iCs/>
        </w:rPr>
      </w:pPr>
      <w:r>
        <w:t>Yun-</w:t>
      </w:r>
      <w:proofErr w:type="spellStart"/>
      <w:r>
        <w:t>Shiuan</w:t>
      </w:r>
      <w:proofErr w:type="spellEnd"/>
      <w:r>
        <w:t xml:space="preserve"> Chuang, Hsin-Yi Hung, </w:t>
      </w:r>
      <w:proofErr w:type="spellStart"/>
      <w:r>
        <w:t>Edwinn</w:t>
      </w:r>
      <w:proofErr w:type="spellEnd"/>
      <w:r>
        <w:t xml:space="preserve"> </w:t>
      </w:r>
      <w:proofErr w:type="spellStart"/>
      <w:r>
        <w:t>Gamborino</w:t>
      </w:r>
      <w:proofErr w:type="spellEnd"/>
      <w:r>
        <w:t xml:space="preserve">, Joshua </w:t>
      </w:r>
      <w:proofErr w:type="spellStart"/>
      <w:r>
        <w:t>Oon</w:t>
      </w:r>
      <w:proofErr w:type="spellEnd"/>
      <w:r>
        <w:t xml:space="preserve"> Soo Goh, Tsung-Ren Huang, Yu-Ling Chang, </w:t>
      </w:r>
      <w:proofErr w:type="spellStart"/>
      <w:r>
        <w:t>Su</w:t>
      </w:r>
      <w:proofErr w:type="spellEnd"/>
      <w:r>
        <w:t xml:space="preserve">-Ling Yeh, </w:t>
      </w:r>
      <w:proofErr w:type="gramStart"/>
      <w:r>
        <w:t>Li-Chen Fu</w:t>
      </w:r>
      <w:proofErr w:type="gramEnd"/>
      <w:r>
        <w:t xml:space="preserve">, </w:t>
      </w:r>
      <w:r>
        <w:rPr>
          <w:i/>
          <w:iCs/>
        </w:rPr>
        <w:t>Member, IEEE</w:t>
      </w:r>
    </w:p>
    <w:p w14:paraId="424C37CC" w14:textId="788ADE35" w:rsidR="00960D71" w:rsidRDefault="00960D71" w:rsidP="00960D71">
      <w:pPr>
        <w:pStyle w:val="Abstract"/>
        <w:spacing w:before="0"/>
        <w:ind w:firstLine="204"/>
        <w:contextualSpacing/>
      </w:pPr>
      <w:r>
        <w:rPr>
          <w:i/>
          <w:iCs/>
        </w:rPr>
        <w:t>Abstract</w:t>
      </w:r>
      <w:r>
        <w:t>—</w:t>
      </w:r>
      <w:r w:rsidRPr="00B32A40">
        <w:t xml:space="preserve"> </w:t>
      </w:r>
      <w:r w:rsidRPr="00CD4954">
        <w:t xml:space="preserve">Human social interactions are laden with behavioral preferences that stem from hidden social network representations. In this study, we </w:t>
      </w:r>
      <w:r w:rsidR="008B220E">
        <w:t>applied an artificial</w:t>
      </w:r>
      <w:r w:rsidRPr="00CD4954">
        <w:t xml:space="preserve"> neural network </w:t>
      </w:r>
      <w:r w:rsidR="008B220E">
        <w:t>with machine theory of mind (</w:t>
      </w:r>
      <w:proofErr w:type="spellStart"/>
      <w:r w:rsidR="008B220E">
        <w:t>ToMnet</w:t>
      </w:r>
      <w:proofErr w:type="spellEnd"/>
      <w:r w:rsidR="008B220E">
        <w:t>+)</w:t>
      </w:r>
      <w:r w:rsidRPr="00CD4954">
        <w:t xml:space="preserve"> to learn and predict social preferences based on implicit information from the way agents and social targets </w:t>
      </w:r>
      <w:del w:id="0" w:author="Edwinn Gamborino Castañeda" w:date="2020-03-26T10:37:00Z">
        <w:r w:rsidRPr="00CD4954" w:rsidDel="009F3962">
          <w:delText>behaviorally interact</w:delText>
        </w:r>
      </w:del>
      <w:del w:id="1" w:author="Joshua Goh" w:date="2020-03-27T11:49:00Z">
        <w:r w:rsidRPr="00CD4954">
          <w:delText>.</w:delText>
        </w:r>
      </w:del>
      <w:ins w:id="2" w:author="Edwinn Gamborino Castañeda" w:date="2020-03-26T10:37:00Z">
        <w:r w:rsidR="009F3962">
          <w:t>interact behaviorally</w:t>
        </w:r>
      </w:ins>
      <w:ins w:id="3" w:author="Joshua Goh" w:date="2020-03-27T11:49:00Z">
        <w:r w:rsidRPr="00CD4954">
          <w:t>.</w:t>
        </w:r>
      </w:ins>
      <w:r w:rsidRPr="00CD4954">
        <w:t xml:space="preserve"> Our findings have implications for machine applications that seek to infer hidden information structures solely from third-person observation of behaviors</w:t>
      </w:r>
      <w:r w:rsidRPr="001D7164">
        <w:t>.</w:t>
      </w:r>
      <w:r w:rsidR="00AC2AD4">
        <w:t xml:space="preserve"> We consider that social machines with such </w:t>
      </w:r>
      <w:ins w:id="4" w:author="Edwinn Gamborino Castañeda" w:date="2020-03-26T10:38:00Z">
        <w:r w:rsidR="009F3962">
          <w:t xml:space="preserve">an </w:t>
        </w:r>
      </w:ins>
      <w:r w:rsidR="00AC2AD4">
        <w:t xml:space="preserve">ability would have </w:t>
      </w:r>
      <w:ins w:id="5" w:author="Edwinn Gamborino Castañeda" w:date="2020-03-26T10:39:00Z">
        <w:r w:rsidR="009F3962">
          <w:t xml:space="preserve">an </w:t>
        </w:r>
      </w:ins>
      <w:r w:rsidR="00AC2AD4">
        <w:t xml:space="preserve">enhanced </w:t>
      </w:r>
      <w:del w:id="6" w:author="Edwinn Gamborino Castañeda" w:date="2020-03-26T10:39:00Z">
        <w:r w:rsidR="00AC2AD4" w:rsidDel="009F3962">
          <w:delText xml:space="preserve">ability </w:delText>
        </w:r>
      </w:del>
      <w:ins w:id="7" w:author="Edwinn Gamborino Castañeda" w:date="2020-03-26T10:39:00Z">
        <w:r w:rsidR="009F3962">
          <w:t xml:space="preserve">potential </w:t>
        </w:r>
      </w:ins>
      <w:r w:rsidR="00AC2AD4">
        <w:t>for more naturalistic human-machine interactions.</w:t>
      </w:r>
    </w:p>
    <w:p w14:paraId="0105757D" w14:textId="77777777" w:rsidR="00960D71" w:rsidRDefault="00960D71" w:rsidP="00960D71">
      <w:pPr>
        <w:pStyle w:val="Heading1"/>
        <w:spacing w:before="120" w:after="120"/>
        <w:contextualSpacing/>
      </w:pPr>
      <w:r>
        <w:t>I</w:t>
      </w:r>
      <w:r>
        <w:rPr>
          <w:sz w:val="16"/>
          <w:szCs w:val="16"/>
        </w:rPr>
        <w:t>NTRODUCTION</w:t>
      </w:r>
    </w:p>
    <w:p w14:paraId="4978F0DC" w14:textId="18F8D345"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sidRPr="007A1F48">
        <w:rPr>
          <w:smallCaps w:val="0"/>
          <w:noProof/>
          <w:highlight w:val="yellow"/>
          <w:lang w:eastAsia="zh-CN"/>
        </w:rPr>
        <mc:AlternateContent>
          <mc:Choice Requires="wps">
            <w:drawing>
              <wp:anchor distT="0" distB="0" distL="0" distR="0" simplePos="0" relativeHeight="251659264" behindDoc="0" locked="0" layoutInCell="1" allowOverlap="1" wp14:anchorId="5505C3C4" wp14:editId="70CF50DF">
                <wp:simplePos x="0" y="0"/>
                <wp:positionH relativeFrom="column">
                  <wp:posOffset>4313</wp:posOffset>
                </wp:positionH>
                <wp:positionV relativeFrom="paragraph">
                  <wp:posOffset>1802681</wp:posOffset>
                </wp:positionV>
                <wp:extent cx="3112770" cy="3703656"/>
                <wp:effectExtent l="0" t="0" r="0" b="508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3703656"/>
                        </a:xfrm>
                        <a:prstGeom prst="rect">
                          <a:avLst/>
                        </a:prstGeom>
                        <a:solidFill>
                          <a:srgbClr val="FFFFFF"/>
                        </a:solidFill>
                        <a:ln w="9525">
                          <a:noFill/>
                          <a:miter lim="800000"/>
                          <a:headEnd/>
                          <a:tailEnd/>
                        </a:ln>
                      </wps:spPr>
                      <wps:txbx>
                        <w:txbxContent>
                          <w:p w14:paraId="34B23E62" w14:textId="77777777" w:rsidR="005E1B8F" w:rsidRDefault="005E1B8F" w:rsidP="00960D71">
                            <w:pPr>
                              <w:pStyle w:val="FootnoteText"/>
                            </w:pPr>
                            <w:bookmarkStart w:id="8" w:name="_Hlk34695443"/>
                            <w:bookmarkEnd w:id="8"/>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351012D0" w14:textId="77777777" w:rsidR="005E1B8F" w:rsidRDefault="005E1B8F" w:rsidP="00960D71">
                            <w:pPr>
                              <w:pStyle w:val="FootnoteText"/>
                            </w:pPr>
                            <w:r>
                              <w:t>Y.-S. Chuang is with the Graduate Institute of Brain and Mind Sciences, National Taiwan University, Taipei, Taiwan (e-mail: yunshiuan.chuang@gmail.com).</w:t>
                            </w:r>
                          </w:p>
                          <w:p w14:paraId="44AE8DE7" w14:textId="77777777" w:rsidR="005E1B8F" w:rsidRDefault="005E1B8F" w:rsidP="00960D71">
                            <w:pPr>
                              <w:pStyle w:val="FootnoteText"/>
                            </w:pPr>
                            <w:r>
                              <w:t>H.-Y. Hung is with the Graduate Institute of Brain and Mind Sciences and the Center for Artificial Intelligence and Advanced Robotics, National Taiwan University, Taipei, Taiwan (e-mail: r05454001@ntu.edu.tw).</w:t>
                            </w:r>
                          </w:p>
                          <w:p w14:paraId="7786B6AC" w14:textId="77777777" w:rsidR="005E1B8F" w:rsidRDefault="005E1B8F" w:rsidP="00960D71">
                            <w:pPr>
                              <w:pStyle w:val="FootnoteText"/>
                            </w:pPr>
                            <w:r>
                              <w:t xml:space="preserve">E. Gamborino is with the Center for Artificial Intelligence and Advanced Robotics, National Taiwan University, Taipei, Taiwan. (phone: +886 958 376 105; e-mail: </w:t>
                            </w:r>
                            <w:r w:rsidRPr="00667082">
                              <w:t>gamborino@ntu.edu.tw</w:t>
                            </w:r>
                            <w:r>
                              <w:t>).</w:t>
                            </w:r>
                          </w:p>
                          <w:p w14:paraId="061AE9EF" w14:textId="77777777" w:rsidR="005E1B8F" w:rsidRDefault="005E1B8F" w:rsidP="00960D71">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518D3CA1" w14:textId="77777777" w:rsidR="005E1B8F" w:rsidRDefault="005E1B8F" w:rsidP="00960D71">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325BDF48" w14:textId="77777777" w:rsidR="005E1B8F" w:rsidRDefault="005E1B8F" w:rsidP="00960D71">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09918B20" w14:textId="77777777" w:rsidR="005E1B8F" w:rsidRPr="00B72B8A" w:rsidRDefault="005E1B8F" w:rsidP="00960D71">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2F93066B" w14:textId="77777777" w:rsidR="005E1B8F" w:rsidRPr="00B72B8A" w:rsidRDefault="005E1B8F" w:rsidP="00960D71">
                            <w:pPr>
                              <w:pStyle w:val="FootnoteText"/>
                            </w:pPr>
                          </w:p>
                          <w:p w14:paraId="366A0EC3" w14:textId="77777777" w:rsidR="005E1B8F" w:rsidRDefault="005E1B8F" w:rsidP="00960D71">
                            <w:pPr>
                              <w:pStyle w:val="FootnoteText"/>
                            </w:pP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5505C3C4" id="_x0000_t202" coordsize="21600,21600" o:spt="202" path="m,l,21600r21600,l21600,xe">
                <v:stroke joinstyle="miter"/>
                <v:path gradientshapeok="t" o:connecttype="rect"/>
              </v:shapetype>
              <v:shape id="Text Box 2" o:spid="_x0000_s1026" type="#_x0000_t202" style="position:absolute;left:0;text-align:left;margin-left:.35pt;margin-top:141.95pt;width:245.1pt;height:291.6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" stroked="f">
                <v:textbox inset="0,0,0,0">
                  <w:txbxContent>
                    <w:p w14:paraId="34B23E62" w14:textId="77777777" w:rsidR="005E1B8F" w:rsidRDefault="005E1B8F" w:rsidP="00960D71">
                      <w:pPr>
                        <w:pStyle w:val="FootnoteText"/>
                      </w:pPr>
                      <w:bookmarkStart w:id="10" w:name="_Hlk34695443"/>
                      <w:bookmarkEnd w:id="10"/>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351012D0" w14:textId="77777777" w:rsidR="005E1B8F" w:rsidRDefault="005E1B8F" w:rsidP="00960D71">
                      <w:pPr>
                        <w:pStyle w:val="FootnoteText"/>
                      </w:pPr>
                      <w:r>
                        <w:t>Y.-S. Chuang is with the Graduate Institute of Brain and Mind Sciences, National Taiwan University, Taipei, Taiwan (e-mail: yunshiuan.chuang@gmail.com).</w:t>
                      </w:r>
                    </w:p>
                    <w:p w14:paraId="44AE8DE7" w14:textId="77777777" w:rsidR="005E1B8F" w:rsidRDefault="005E1B8F" w:rsidP="00960D71">
                      <w:pPr>
                        <w:pStyle w:val="FootnoteText"/>
                      </w:pPr>
                      <w:r>
                        <w:t>H.-Y. Hung is with the Graduate Institute of Brain and Mind Sciences and the Center for Artificial Intelligence and Advanced Robotics, National Taiwan University, Taipei, Taiwan (e-mail: r05454001@ntu.edu.tw).</w:t>
                      </w:r>
                    </w:p>
                    <w:p w14:paraId="7786B6AC" w14:textId="77777777" w:rsidR="005E1B8F" w:rsidRDefault="005E1B8F" w:rsidP="00960D71">
                      <w:pPr>
                        <w:pStyle w:val="FootnoteText"/>
                      </w:pPr>
                      <w:r>
                        <w:t xml:space="preserve">E. Gamborino is with the Center for Artificial Intelligence and Advanced Robotics, National Taiwan University, Taipei, Taiwan. (phone: +886 958 376 105; e-mail: </w:t>
                      </w:r>
                      <w:r w:rsidRPr="00667082">
                        <w:t>gamborino@ntu.edu.tw</w:t>
                      </w:r>
                      <w:r>
                        <w:t>).</w:t>
                      </w:r>
                    </w:p>
                    <w:p w14:paraId="061AE9EF" w14:textId="77777777" w:rsidR="005E1B8F" w:rsidRDefault="005E1B8F" w:rsidP="00960D71">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518D3CA1" w14:textId="77777777" w:rsidR="005E1B8F" w:rsidRDefault="005E1B8F" w:rsidP="00960D71">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325BDF48" w14:textId="77777777" w:rsidR="005E1B8F" w:rsidRDefault="005E1B8F" w:rsidP="00960D71">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09918B20" w14:textId="77777777" w:rsidR="005E1B8F" w:rsidRPr="00B72B8A" w:rsidRDefault="005E1B8F" w:rsidP="00960D71">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2F93066B" w14:textId="77777777" w:rsidR="005E1B8F" w:rsidRPr="00B72B8A" w:rsidRDefault="005E1B8F" w:rsidP="00960D71">
                      <w:pPr>
                        <w:pStyle w:val="FootnoteText"/>
                      </w:pPr>
                    </w:p>
                    <w:p w14:paraId="366A0EC3" w14:textId="77777777" w:rsidR="005E1B8F" w:rsidRDefault="005E1B8F" w:rsidP="00960D71">
                      <w:pPr>
                        <w:pStyle w:val="FootnoteText"/>
                      </w:pPr>
                    </w:p>
                  </w:txbxContent>
                </v:textbox>
                <w10:wrap type="topAndBottom"/>
              </v:shape>
            </w:pict>
          </mc:Fallback>
        </mc:AlternateContent>
      </w:r>
      <w:r>
        <w:rPr>
          <w:rFonts w:eastAsia="BatangChe"/>
          <w:smallCaps w:val="0"/>
          <w:color w:val="000000"/>
          <w:kern w:val="0"/>
          <w:szCs w:val="18"/>
          <w:lang w:eastAsia="ko-KR"/>
        </w:rPr>
        <w:t xml:space="preserve">The use of </w:t>
      </w:r>
      <w:del w:id="9" w:author="Edwinn Gamborino Castañeda" w:date="2020-03-26T10:36:00Z">
        <w:r w:rsidDel="009F3962">
          <w:rPr>
            <w:rFonts w:eastAsia="BatangChe"/>
            <w:smallCaps w:val="0"/>
            <w:color w:val="000000"/>
            <w:kern w:val="0"/>
            <w:szCs w:val="18"/>
            <w:lang w:eastAsia="ko-KR"/>
          </w:rPr>
          <w:delText xml:space="preserve">artificial </w:delText>
        </w:r>
      </w:del>
      <w:ins w:id="10" w:author="Edwinn Gamborino Castañeda" w:date="2020-03-26T10:36:00Z">
        <w:r w:rsidR="009F3962">
          <w:rPr>
            <w:rFonts w:eastAsia="BatangChe"/>
            <w:smallCaps w:val="0"/>
            <w:color w:val="000000"/>
            <w:kern w:val="0"/>
            <w:szCs w:val="18"/>
            <w:lang w:eastAsia="ko-KR"/>
          </w:rPr>
          <w:t xml:space="preserve">artificially </w:t>
        </w:r>
      </w:ins>
      <w:r>
        <w:rPr>
          <w:rFonts w:eastAsia="BatangChe"/>
          <w:smallCaps w:val="0"/>
          <w:color w:val="000000"/>
          <w:kern w:val="0"/>
          <w:szCs w:val="18"/>
          <w:lang w:eastAsia="ko-KR"/>
        </w:rPr>
        <w:t xml:space="preserve">intelligent machines that dynamically interact with people is proliferating across many aspects of human life such as in interactive virtual agent service platforms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[1], [2]</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and socially assistive robots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[3]</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Nevertheless, the efficacy of such social machines is limited by the naturalness of their interactions with users. Specifically, human-machine interactions are typically hampered because the interactive actions engaged by machines are often contextually aberrant and do not fit human social behavioral norms. Thus, learning algorithms that help social machines display more human-like contextually relevant interactive behaviors should enhance their intended functionality. </w:t>
      </w:r>
    </w:p>
    <w:p w14:paraId="3FBD0775" w14:textId="61A93F06" w:rsidR="00960D71" w:rsidRDefault="00960D71" w:rsidP="00960D71">
      <w:pPr>
        <w:pStyle w:val="Heading1"/>
        <w:numPr>
          <w:ilvl w:val="0"/>
          <w:numId w:val="0"/>
        </w:numPr>
        <w:ind w:firstLine="204"/>
        <w:contextualSpacing/>
        <w:jc w:val="both"/>
        <w:rPr>
          <w:rFonts w:eastAsia="BatangChe"/>
          <w:smallCaps w:val="0"/>
          <w:color w:val="000000"/>
          <w:kern w:val="0"/>
          <w:szCs w:val="18"/>
          <w:lang w:eastAsia="zh-TW"/>
        </w:rPr>
      </w:pPr>
      <w:r>
        <w:rPr>
          <w:rFonts w:eastAsia="BatangChe"/>
          <w:smallCaps w:val="0"/>
          <w:color w:val="000000"/>
          <w:kern w:val="0"/>
          <w:szCs w:val="18"/>
          <w:lang w:eastAsia="ko-KR"/>
        </w:rPr>
        <w:t>One characteristic driving fluent human social interactions is access to information about the underlying social network of</w:t>
      </w:r>
      <w:ins w:id="11" w:author="Joshua Goh" w:date="2020-03-27T11:49:00Z">
        <w:r>
          <w:rPr>
            <w:rFonts w:eastAsia="BatangChe"/>
            <w:smallCaps w:val="0"/>
            <w:color w:val="000000"/>
            <w:kern w:val="0"/>
            <w:szCs w:val="18"/>
            <w:lang w:eastAsia="ko-KR"/>
          </w:rPr>
          <w:t xml:space="preserve"> </w:t>
        </w:r>
      </w:ins>
      <w:ins w:id="12" w:author="Edwinn Gamborino Castañeda" w:date="2020-03-26T10:39:00Z">
        <w:r w:rsidR="009F3962">
          <w:rPr>
            <w:rFonts w:eastAsia="BatangChe"/>
            <w:smallCaps w:val="0"/>
            <w:color w:val="000000"/>
            <w:kern w:val="0"/>
            <w:szCs w:val="18"/>
            <w:lang w:eastAsia="ko-KR"/>
          </w:rPr>
          <w:t xml:space="preserve">the </w:t>
        </w:r>
      </w:ins>
      <w:r>
        <w:rPr>
          <w:rFonts w:eastAsia="BatangChe"/>
          <w:smallCaps w:val="0"/>
          <w:color w:val="000000"/>
          <w:kern w:val="0"/>
          <w:szCs w:val="18"/>
          <w:lang w:eastAsia="ko-KR"/>
        </w:rPr>
        <w:t xml:space="preserve">persons involved, which is often implicit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F1000_CSL_CITATION&lt;~#@#~&gt;[{"DOI":"10.1038/s41467-019-09452-y","First":false,"Last":false,"PMCID":"PMC6451000","PMID":"30952861","abstract":"From families to nations, what binds individuals in social groups is, to a large degree, their shared beliefs, norms, and memories. These emergent outcomes are thought to occur because communication among individuals results in community-wide synchronization. Here, we use experimental manipulations in lab-created networks to investigate how the temporal dynamics of conversations shape the formation of collective memories. We show that when individuals that bridge between clusters (i.e., bridge ties) communicate early on in a series of networked interactions, the network reaches higher mnemonic convergence compared to when individuals first interact within clusters (i.e., cluster ties). This effect, we show, is due to the tradeoffs between initial information diversity and accumulated overlap over time. Our approach provides a framework to analyze and design interventions in social networks that optimize information sharing and diminish the likelihood of information bubbles and polarization.","author":[{"family":"Momennejad","given":"Ida"},{"family":"Duker","given":"Ajua"},{"family":"Coman","given":"Alin"}],"authorYearDisplayFormat":false,"citation-label":"8371357","container-title":"Nature Communications","container-title-short":"Nat. Commun.","id":"8371357","invisible":false,"issue":"1","issued":{"date-parts":[["2019","4","5"]]},"journalAbbreviation":"Nat. Commun.","page":"1578","suppress-author":false,"title":"Bridge ties bind collective memories.","type":"article-journal","volume":"10"},{"DOI":"10.1007/BF02912493","First":false,"Last":false,"PMID":"26196965","abstract":"Observational studies of human conversations in relaxed social settings suggest that these consist predominantly of exchanges of social information (mostly concerning personal relationships and experiences). Most of these exchanges involve information about the speaker or third parties, and very few involve critical comments or the soliciting or giving of advice. Although a policing function may still be important (e.g., for controlling social cheats), it seems that this does not often involve overt criticism of other individuals' behavior. The few significant differences between the sexes in the proportion of conversation time devoted to particular topics are interpreted as reflecting females' concerns with networking and males' concerns with self-display in what amount to a conventional mating lek. ","author":[{"family":"Dunbar","given":"R I"},{"family":"Marriott","given":"A"},{"family":"Duncan","given":"N D"}],"authorYearDisplayFormat":false,"citation-label":"7098732","container-title":"Human nature (Hawthorne, N.Y.)","container-title-short":"Hum. Nat.","id":"7098732","invisible":false,"issue":"3","issued":{"date-parts":[["1997","9"]]},"journalAbbreviation":"Hum. Nat.","page":"231-246","suppress-author":false,"title":"Human conversational behavior.","type":"article-journal","volume":"8"}]</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[4], [5]</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For example, suggesting a friend call Bill Gates about a lunch appointment would be absurd unless one knew that he is a common acquaintance. Also, one might talk about sensitive matters with a sibling amongst other family members but avoid such topics with the sibling when amongst colleagues. In </w:t>
      </w:r>
      <w:del w:id="13" w:author="Edwinn Gamborino Castañeda" w:date="2020-03-26T10:40:00Z">
        <w:r w:rsidDel="009F3962">
          <w:rPr>
            <w:rFonts w:eastAsia="BatangChe"/>
            <w:smallCaps w:val="0"/>
            <w:color w:val="000000"/>
            <w:kern w:val="0"/>
            <w:szCs w:val="18"/>
            <w:lang w:eastAsia="ko-KR"/>
          </w:rPr>
          <w:delText xml:space="preserve">these </w:delText>
        </w:r>
      </w:del>
      <w:ins w:id="14" w:author="Edwinn Gamborino Castañeda" w:date="2020-03-26T10:40:00Z">
        <w:r w:rsidR="009F3962">
          <w:rPr>
            <w:rFonts w:eastAsia="BatangChe"/>
            <w:smallCaps w:val="0"/>
            <w:color w:val="000000"/>
            <w:kern w:val="0"/>
            <w:szCs w:val="18"/>
            <w:lang w:eastAsia="ko-KR"/>
          </w:rPr>
          <w:t xml:space="preserve">the </w:t>
        </w:r>
      </w:ins>
      <w:r>
        <w:rPr>
          <w:rFonts w:eastAsia="BatangChe"/>
          <w:smallCaps w:val="0"/>
          <w:color w:val="000000"/>
          <w:kern w:val="0"/>
          <w:szCs w:val="18"/>
          <w:lang w:eastAsia="ko-KR"/>
        </w:rPr>
        <w:t>above scenarios, knowledge of the collocutor’s social network is implicitly required to determine if a given interactive action would be contextually pertinent or not.</w:t>
      </w:r>
      <w:r w:rsidRPr="00A46077">
        <w:rPr>
          <w:rFonts w:eastAsia="BatangChe"/>
          <w:smallCaps w:val="0"/>
          <w:color w:val="000000"/>
          <w:kern w:val="0"/>
          <w:szCs w:val="18"/>
          <w:lang w:eastAsia="ko-KR"/>
        </w:rPr>
        <w:t xml:space="preserve"> </w:t>
      </w:r>
      <w:r>
        <w:rPr>
          <w:rFonts w:eastAsia="BatangChe"/>
          <w:smallCaps w:val="0"/>
          <w:color w:val="000000"/>
          <w:kern w:val="0"/>
          <w:szCs w:val="18"/>
          <w:lang w:eastAsia="ko-KR"/>
        </w:rPr>
        <w:t>Similarly, naturalistic human-machine social interactions would require machines to represent and leverage on information about the underlying social networks governing behavioral interactions between humans.</w:t>
      </w:r>
    </w:p>
    <w:p w14:paraId="51D3E925" w14:textId="13C98ADC"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S</w:t>
      </w:r>
      <w:r w:rsidRPr="00CD4954">
        <w:rPr>
          <w:rFonts w:eastAsia="BatangChe"/>
          <w:smallCaps w:val="0"/>
          <w:color w:val="000000"/>
          <w:kern w:val="0"/>
          <w:szCs w:val="18"/>
          <w:lang w:eastAsia="ko-KR"/>
        </w:rPr>
        <w:t>ocial networks</w:t>
      </w:r>
      <w:r>
        <w:rPr>
          <w:rFonts w:eastAsia="BatangChe"/>
          <w:smallCaps w:val="0"/>
          <w:color w:val="000000"/>
          <w:kern w:val="0"/>
          <w:szCs w:val="18"/>
          <w:lang w:eastAsia="ko-KR"/>
        </w:rPr>
        <w:t>, however,</w:t>
      </w:r>
      <w:r w:rsidRPr="00CD4954">
        <w:rPr>
          <w:rFonts w:eastAsia="BatangChe"/>
          <w:smallCaps w:val="0"/>
          <w:color w:val="000000"/>
          <w:kern w:val="0"/>
          <w:szCs w:val="18"/>
          <w:lang w:eastAsia="ko-KR"/>
        </w:rPr>
        <w:t xml:space="preserve"> are abstract constructs in human minds</w:t>
      </w:r>
      <w:r>
        <w:rPr>
          <w:rFonts w:eastAsia="BatangChe"/>
          <w:smallCaps w:val="0"/>
          <w:color w:val="000000"/>
          <w:kern w:val="0"/>
          <w:szCs w:val="18"/>
          <w:lang w:eastAsia="ko-KR"/>
        </w:rPr>
        <w:t xml:space="preserve"> that are hidden</w:t>
      </w:r>
      <w:ins w:id="15" w:author="Edwinn Gamborino Castañeda" w:date="2020-03-26T10:41:00Z">
        <w:r w:rsidR="009F3962">
          <w:rPr>
            <w:rFonts w:eastAsia="BatangChe"/>
            <w:smallCaps w:val="0"/>
            <w:color w:val="000000"/>
            <w:kern w:val="0"/>
            <w:szCs w:val="18"/>
            <w:lang w:eastAsia="ko-KR"/>
          </w:rPr>
          <w:t xml:space="preserve"> from</w:t>
        </w:r>
      </w:ins>
      <w:del w:id="16" w:author="Edwinn Gamborino Castañeda" w:date="2020-03-26T10:41:00Z">
        <w:r w:rsidDel="009F3962">
          <w:rPr>
            <w:rFonts w:eastAsia="BatangChe"/>
            <w:smallCaps w:val="0"/>
            <w:color w:val="000000"/>
            <w:kern w:val="0"/>
            <w:szCs w:val="18"/>
            <w:lang w:eastAsia="ko-KR"/>
          </w:rPr>
          <w:delText xml:space="preserve"> </w:delText>
        </w:r>
        <w:r w:rsidDel="009F3962">
          <w:rPr>
            <w:rFonts w:asciiTheme="minorEastAsia" w:hAnsiTheme="minorEastAsia"/>
            <w:smallCaps w:val="0"/>
            <w:color w:val="000000"/>
            <w:kern w:val="0"/>
            <w:rPrChange w:id="17" w:author="Joshua Goh" w:date="2020-03-27T11:49:00Z">
              <w:rPr>
                <w:smallCaps w:val="0"/>
                <w:color w:val="000000"/>
                <w:kern w:val="0"/>
              </w:rPr>
            </w:rPrChange>
          </w:rPr>
          <w:delText>with respect to</w:delText>
        </w:r>
      </w:del>
      <w:r>
        <w:rPr>
          <w:rFonts w:eastAsia="BatangChe"/>
          <w:smallCaps w:val="0"/>
          <w:color w:val="000000"/>
          <w:kern w:val="0"/>
          <w:szCs w:val="18"/>
          <w:lang w:eastAsia="ko-KR"/>
        </w:rPr>
        <w:t xml:space="preserve"> third-party observers such as another person or a machine</w:t>
      </w:r>
      <w:r w:rsidRPr="00CD4954">
        <w:rPr>
          <w:rFonts w:eastAsia="BatangChe"/>
          <w:smallCaps w:val="0"/>
          <w:color w:val="000000"/>
          <w:kern w:val="0"/>
          <w:szCs w:val="18"/>
          <w:lang w:eastAsia="ko-KR"/>
        </w:rPr>
        <w:t xml:space="preserve">. </w:t>
      </w:r>
      <w:r>
        <w:rPr>
          <w:rFonts w:eastAsia="BatangChe"/>
          <w:smallCaps w:val="0"/>
          <w:color w:val="000000"/>
          <w:kern w:val="0"/>
          <w:szCs w:val="18"/>
          <w:lang w:eastAsia="ko-KR"/>
        </w:rPr>
        <w:t xml:space="preserve">A social network exists only because the persons involved preferentially interact with each other in specific ways. As such, the nature of social connections between persons must be inferred from observations of their interactive behaviors. Critically, other work has shown that artificial neural networks implementing Theory of Mind (e.g.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can observe past social interaction outcomes between agents and targets (derived from predetermined interaction rewards) and form internal representations of </w:t>
      </w:r>
      <w:ins w:id="18" w:author="Edwinn Gamborino Castañeda" w:date="2020-03-26T10:42:00Z">
        <w:r w:rsidR="009F3962">
          <w:rPr>
            <w:rFonts w:eastAsia="BatangChe"/>
            <w:smallCaps w:val="0"/>
            <w:color w:val="000000"/>
            <w:kern w:val="0"/>
            <w:szCs w:val="18"/>
            <w:lang w:eastAsia="ko-KR"/>
          </w:rPr>
          <w:t xml:space="preserve">the </w:t>
        </w:r>
      </w:ins>
      <w:r>
        <w:rPr>
          <w:rFonts w:eastAsia="BatangChe"/>
          <w:smallCaps w:val="0"/>
          <w:color w:val="000000"/>
          <w:kern w:val="0"/>
          <w:szCs w:val="18"/>
          <w:lang w:eastAsia="ko-KR"/>
        </w:rPr>
        <w:t xml:space="preserve">agents’ hidden false beliefs. </w:t>
      </w:r>
    </w:p>
    <w:p w14:paraId="49A421E2" w14:textId="2E24839D"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this study, we adapted the work in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to construct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and evaluated how its </w:t>
      </w:r>
      <w:del w:id="19" w:author="Edwinn Gamborino Castañeda" w:date="2020-03-26T10:50:00Z">
        <w:r w:rsidDel="00A614A1">
          <w:rPr>
            <w:rFonts w:eastAsia="BatangChe"/>
            <w:smallCaps w:val="0"/>
            <w:color w:val="000000"/>
            <w:kern w:val="0"/>
            <w:szCs w:val="18"/>
            <w:lang w:eastAsia="ko-KR"/>
          </w:rPr>
          <w:delText>operation might</w:delText>
        </w:r>
      </w:del>
      <w:ins w:id="20" w:author="Edwinn Gamborino Castañeda" w:date="2020-03-26T10:50:00Z">
        <w:r w:rsidR="00A614A1">
          <w:rPr>
            <w:rFonts w:eastAsia="BatangChe"/>
            <w:smallCaps w:val="0"/>
            <w:color w:val="000000"/>
            <w:kern w:val="0"/>
            <w:szCs w:val="18"/>
            <w:lang w:eastAsia="ko-KR"/>
          </w:rPr>
          <w:t>ability to</w:t>
        </w:r>
      </w:ins>
      <w:r>
        <w:rPr>
          <w:rFonts w:eastAsia="BatangChe"/>
          <w:smallCaps w:val="0"/>
          <w:color w:val="000000"/>
          <w:kern w:val="0"/>
          <w:szCs w:val="18"/>
          <w:lang w:eastAsia="ko-KR"/>
        </w:rPr>
        <w:t xml:space="preserve"> </w:t>
      </w:r>
      <w:r w:rsidRPr="00CD4954">
        <w:rPr>
          <w:rFonts w:eastAsia="BatangChe"/>
          <w:smallCaps w:val="0"/>
          <w:color w:val="000000"/>
          <w:kern w:val="0"/>
          <w:szCs w:val="18"/>
          <w:lang w:eastAsia="ko-KR"/>
        </w:rPr>
        <w:t>represent hidden social network</w:t>
      </w:r>
      <w:r>
        <w:rPr>
          <w:rFonts w:eastAsia="BatangChe"/>
          <w:smallCaps w:val="0"/>
          <w:color w:val="000000"/>
          <w:kern w:val="0"/>
          <w:szCs w:val="18"/>
          <w:lang w:eastAsia="ko-KR"/>
        </w:rPr>
        <w:t xml:space="preserve">s </w:t>
      </w:r>
      <w:del w:id="21" w:author="Edwinn Gamborino Castañeda" w:date="2020-03-26T10:50:00Z">
        <w:r w:rsidDel="00A614A1">
          <w:rPr>
            <w:rFonts w:eastAsia="BatangChe"/>
            <w:smallCaps w:val="0"/>
            <w:color w:val="000000"/>
            <w:kern w:val="0"/>
            <w:szCs w:val="18"/>
            <w:lang w:eastAsia="ko-KR"/>
          </w:rPr>
          <w:delText xml:space="preserve">underlying </w:delText>
        </w:r>
      </w:del>
      <w:ins w:id="22" w:author="Edwinn Gamborino Castañeda" w:date="2020-03-26T10:50:00Z">
        <w:r w:rsidR="00A614A1">
          <w:rPr>
            <w:rFonts w:eastAsia="BatangChe"/>
            <w:smallCaps w:val="0"/>
            <w:color w:val="000000"/>
            <w:kern w:val="0"/>
            <w:szCs w:val="18"/>
            <w:lang w:eastAsia="ko-KR"/>
          </w:rPr>
          <w:t xml:space="preserve">from </w:t>
        </w:r>
      </w:ins>
      <w:r>
        <w:rPr>
          <w:rFonts w:eastAsia="BatangChe"/>
          <w:smallCaps w:val="0"/>
          <w:color w:val="000000"/>
          <w:kern w:val="0"/>
          <w:szCs w:val="18"/>
          <w:lang w:eastAsia="ko-KR"/>
        </w:rPr>
        <w:t>observed interactions between agents and targets</w:t>
      </w:r>
      <w:r w:rsidRPr="00CD4954">
        <w:rPr>
          <w:rFonts w:eastAsia="BatangChe"/>
          <w:smallCaps w:val="0"/>
          <w:color w:val="000000"/>
          <w:kern w:val="0"/>
          <w:szCs w:val="18"/>
          <w:lang w:eastAsia="ko-KR"/>
        </w:rPr>
        <w:t>.</w:t>
      </w:r>
      <w:r>
        <w:rPr>
          <w:rFonts w:eastAsia="BatangChe"/>
          <w:smallCaps w:val="0"/>
          <w:color w:val="000000"/>
          <w:kern w:val="0"/>
          <w:szCs w:val="18"/>
          <w:lang w:eastAsia="ko-KR"/>
        </w:rPr>
        <w:t xml:space="preserve"> Such a demonstration has implications on how neural </w:t>
      </w:r>
      <w:r w:rsidR="00900A3B">
        <w:rPr>
          <w:rFonts w:eastAsia="BatangChe"/>
          <w:smallCaps w:val="0"/>
          <w:color w:val="000000"/>
          <w:kern w:val="0"/>
          <w:szCs w:val="18"/>
          <w:lang w:eastAsia="ko-KR"/>
        </w:rPr>
        <w:t xml:space="preserve">network </w:t>
      </w:r>
      <w:r>
        <w:rPr>
          <w:rFonts w:eastAsia="BatangChe"/>
          <w:smallCaps w:val="0"/>
          <w:color w:val="000000"/>
          <w:kern w:val="0"/>
          <w:szCs w:val="18"/>
          <w:lang w:eastAsia="ko-KR"/>
        </w:rPr>
        <w:t>models might be engaged to infer deep relational structures in apparently disparate observations across various data problems. In addition, as mentioned, an artificial neural network developed along these lines might also be integrated as a dynamic module in social virtual agents or robots to enhance human-machine interactions across various functional contexts.</w:t>
      </w:r>
    </w:p>
    <w:p w14:paraId="38B4B517" w14:textId="22364978"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Core to our approach in this work is simulating plausible social networks that constitute ground truth against which to assess</w:t>
      </w:r>
      <w:ins w:id="23" w:author="Edwinn Gamborino Castañeda" w:date="2020-03-26T10:43:00Z">
        <w:r w:rsidR="00A614A1">
          <w:rPr>
            <w:rFonts w:eastAsia="BatangChe"/>
            <w:smallCaps w:val="0"/>
            <w:color w:val="000000"/>
            <w:kern w:val="0"/>
            <w:szCs w:val="18"/>
            <w:lang w:eastAsia="ko-KR"/>
          </w:rPr>
          <w:t xml:space="preserve"> the</w:t>
        </w:r>
      </w:ins>
      <w:ins w:id="24" w:author="Joshua Goh" w:date="2020-03-27T11:49:00Z">
        <w:r>
          <w:rPr>
            <w:rFonts w:eastAsia="BatangChe"/>
            <w:smallCaps w:val="0"/>
            <w:color w:val="000000"/>
            <w:kern w:val="0"/>
            <w:szCs w:val="18"/>
            <w:lang w:eastAsia="ko-KR"/>
          </w:rPr>
          <w:t xml:space="preserve"> </w:t>
        </w:r>
      </w:ins>
      <w:r>
        <w:rPr>
          <w:rFonts w:eastAsia="BatangChe"/>
          <w:smallCaps w:val="0"/>
          <w:color w:val="000000"/>
          <w:kern w:val="0"/>
          <w:szCs w:val="18"/>
          <w:lang w:eastAsia="ko-KR"/>
        </w:rPr>
        <w:t xml:space="preserve">performance of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(Fig. 1). These simulated social networks consisted of agents with different inter-personal connection weights to targets. Importantly, connection weights were based on the range of scores from the Social Support Questionnaire (SSQ) commonly used in Psychology to evaluate real human social dependencies on </w:t>
      </w:r>
      <w:ins w:id="25" w:author="Joshua Goh" w:date="2020-03-27T11:49:00Z">
        <w:r w:rsidR="00E24D6B">
          <w:rPr>
            <w:noProof/>
            <w:lang w:eastAsia="zh-CN"/>
          </w:rPr>
          <w:lastRenderedPageBreak/>
          <mc:AlternateContent>
            <mc:Choice Requires="wps">
              <w:drawing>
                <wp:anchor distT="45720" distB="45720" distL="114300" distR="114300" simplePos="0" relativeHeight="251661312" behindDoc="0" locked="0" layoutInCell="1" allowOverlap="1" wp14:anchorId="3C2A753F" wp14:editId="47D728BC">
                  <wp:simplePos x="0" y="0"/>
                  <wp:positionH relativeFrom="column">
                    <wp:posOffset>46355</wp:posOffset>
                  </wp:positionH>
                  <wp:positionV relativeFrom="margin">
                    <wp:posOffset>158115</wp:posOffset>
                  </wp:positionV>
                  <wp:extent cx="3099435" cy="1553210"/>
                  <wp:effectExtent l="0" t="0" r="5715" b="889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553210"/>
                          </a:xfrm>
                          <a:prstGeom prst="rect">
                            <a:avLst/>
                          </a:prstGeom>
                          <a:solidFill>
                            <a:srgbClr val="FFFFFF"/>
                          </a:solidFill>
                          <a:ln w="9525">
                            <a:noFill/>
                            <a:miter lim="800000"/>
                            <a:headEnd/>
                            <a:tailEnd/>
                          </a:ln>
                        </wps:spPr>
                        <wps:txbx>
                          <w:txbxContent>
                            <w:p w14:paraId="3015489E" w14:textId="7AC96B8E" w:rsidR="005E1B8F" w:rsidRDefault="005E1B8F" w:rsidP="00960D71">
                              <w:pPr>
                                <w:jc w:val="center"/>
                                <w:rPr>
                                  <w:ins w:id="26" w:author="Joshua Goh" w:date="2020-03-27T11:49:00Z"/>
                                  <w:sz w:val="16"/>
                                </w:rPr>
                              </w:pPr>
                              <w:ins w:id="27" w:author="Joshua Goh" w:date="2020-03-27T11:49:00Z">
                                <w:r w:rsidRPr="00FC09C8">
                                  <w:rPr>
                                    <w:noProof/>
                                  </w:rPr>
                                  <w:drawing>
                                    <wp:inline distT="0" distB="0" distL="0" distR="0" wp14:anchorId="795D0894" wp14:editId="759E3BA8">
                                      <wp:extent cx="2158850" cy="1053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ins>
                            </w:p>
                            <w:p w14:paraId="3B8F99E2" w14:textId="4D820339" w:rsidR="005E1B8F" w:rsidRDefault="005E1B8F" w:rsidP="00960D71">
                              <w:pPr>
                                <w:jc w:val="both"/>
                                <w:rPr>
                                  <w:ins w:id="28" w:author="Joshua Goh" w:date="2020-03-27T11:49:00Z"/>
                                </w:rPr>
                              </w:pPr>
                              <w:ins w:id="29" w:author="Joshua Goh" w:date="2020-03-27T11:49:00Z">
                                <w:r w:rsidRPr="00AF74F9">
                                  <w:rPr>
                                    <w:sz w:val="16"/>
                                  </w:rPr>
                                  <w:t>Fig</w:t>
                                </w:r>
                                <w:r>
                                  <w:rPr>
                                    <w:sz w:val="16"/>
                                  </w:rPr>
                                  <w:t xml:space="preserve">. 1. An </w:t>
                                </w:r>
                                <w:r w:rsidDel="00A614A1">
                                  <w:rPr>
                                    <w:sz w:val="16"/>
                                  </w:rPr>
                                  <w:t>example</w:t>
                                </w:r>
                                <w:r w:rsidRPr="008A7B9F" w:rsidDel="00A614A1">
                                  <w:rPr>
                                    <w:sz w:val="16"/>
                                  </w:rPr>
                                  <w:t xml:space="preserve"> </w:t>
                                </w:r>
                                <w:r>
                                  <w:rPr>
                                    <w:sz w:val="16"/>
                                  </w:rPr>
                                  <w:t xml:space="preserve">instance of the simple </w:t>
                                </w:r>
                                <w:proofErr w:type="spellStart"/>
                                <w:r>
                                  <w:rPr>
                                    <w:sz w:val="16"/>
                                  </w:rPr>
                                  <w:t>simulated</w:t>
                                </w:r>
                                <w:r w:rsidRPr="008A7B9F" w:rsidDel="00A614A1">
                                  <w:rPr>
                                    <w:sz w:val="16"/>
                                  </w:rPr>
                                  <w:t>simulated</w:t>
                                </w:r>
                                <w:proofErr w:type="spellEnd"/>
                                <w:r w:rsidRPr="008A7B9F" w:rsidDel="00A614A1">
                                  <w:rPr>
                                    <w:sz w:val="16"/>
                                  </w:rPr>
                                  <w:t xml:space="preserve"> </w:t>
                                </w:r>
                                <w:r w:rsidDel="00A614A1">
                                  <w:rPr>
                                    <w:sz w:val="16"/>
                                  </w:rPr>
                                  <w:t>simple</w:t>
                                </w:r>
                                <w:r>
                                  <w:rPr>
                                    <w:sz w:val="16"/>
                                  </w:rPr>
                                  <w:t xml:space="preserve"> </w:t>
                                </w:r>
                                <w:r w:rsidRPr="008A7B9F">
                                  <w:rPr>
                                    <w:sz w:val="16"/>
                                  </w:rPr>
                                  <w:t xml:space="preserve">social </w:t>
                                </w:r>
                                <w:r>
                                  <w:rPr>
                                    <w:sz w:val="16"/>
                                  </w:rPr>
                                  <w:t xml:space="preserve">support </w:t>
                                </w:r>
                                <w:r w:rsidRPr="008A7B9F">
                                  <w:rPr>
                                    <w:sz w:val="16"/>
                                  </w:rPr>
                                  <w:t xml:space="preserve">network of 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and </w:t>
                                </w:r>
                                <w:r>
                                  <w:rPr>
                                    <w:sz w:val="16"/>
                                  </w:rPr>
                                  <w:t xml:space="preserve">four </w:t>
                                </w:r>
                                <w:r w:rsidRPr="008A7B9F">
                                  <w:rPr>
                                    <w:sz w:val="16"/>
                                  </w:rPr>
                                  <w:t>target</w:t>
                                </w:r>
                                <w:r>
                                  <w:rPr>
                                    <w:sz w:val="16"/>
                                  </w:rPr>
                                  <w:t>s</w:t>
                                </w:r>
                                <w:r w:rsidRPr="008A7B9F">
                                  <w:rPr>
                                    <w:sz w:val="16"/>
                                  </w:rPr>
                                  <w:t>,</w:t>
                                </w:r>
                                <w:r>
                                  <w:rPr>
                                    <w:sz w:val="16"/>
                                  </w:rPr>
                                  <w:t xml:space="preserve"> </w: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r>
                                  <w:rPr>
                                    <w:sz w:val="16"/>
                                  </w:rPr>
                                  <w:t xml:space="preserve"> Connections between the a</w:t>
                                </w:r>
                                <w:r w:rsidRPr="008A7B9F">
                                  <w:rPr>
                                    <w:sz w:val="16"/>
                                  </w:rPr>
                                  <w:t xml:space="preserve">gent and targets </w:t>
                                </w:r>
                                <w:r>
                                  <w:rPr>
                                    <w:sz w:val="16"/>
                                  </w:rPr>
                                  <w:t xml:space="preserve">represent the degree of </w:t>
                                </w:r>
                                <w:r w:rsidRPr="008A7B9F">
                                  <w:rPr>
                                    <w:sz w:val="16"/>
                                  </w:rPr>
                                  <w:t xml:space="preserve">social support </w:t>
                                </w:r>
                                <w:r>
                                  <w:rPr>
                                    <w:sz w:val="16"/>
                                  </w:rPr>
                                  <w:t>(</w:t>
                                </w:r>
                                <w:r>
                                  <w:rPr>
                                    <w:i/>
                                    <w:iCs/>
                                    <w:sz w:val="16"/>
                                  </w:rPr>
                                  <w:t>u</w:t>
                                </w:r>
                                <w:r>
                                  <w:rPr>
                                    <w:i/>
                                    <w:iCs/>
                                    <w:sz w:val="16"/>
                                    <w:vertAlign w:val="subscript"/>
                                  </w:rPr>
                                  <w:t>s</w:t>
                                </w:r>
                                <w:r>
                                  <w:rPr>
                                    <w:sz w:val="16"/>
                                  </w:rPr>
                                  <w:t>) the agent perceives for each target.</w:t>
                                </w:r>
                              </w:ins>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A753F" id="_x0000_s1027" type="#_x0000_t202" style="position:absolute;left:0;text-align:left;margin-left:3.65pt;margin-top:12.45pt;width:244.05pt;height:122.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" stroked="f">
                  <v:textbox inset="0,0,0,0">
                    <w:txbxContent>
                      <w:p w14:paraId="3015489E" w14:textId="7AC96B8E" w:rsidR="005E1B8F" w:rsidRDefault="005E1B8F" w:rsidP="00960D71">
                        <w:pPr>
                          <w:jc w:val="center"/>
                          <w:rPr>
                            <w:ins w:id="32" w:author="Joshua Goh" w:date="2020-03-27T11:49:00Z"/>
                            <w:sz w:val="16"/>
                          </w:rPr>
                        </w:pPr>
                        <w:ins w:id="33" w:author="Joshua Goh" w:date="2020-03-27T11:49:00Z">
                          <w:r w:rsidRPr="00FC09C8">
                            <w:rPr>
                              <w:noProof/>
                            </w:rPr>
                            <w:drawing>
                              <wp:inline distT="0" distB="0" distL="0" distR="0" wp14:anchorId="795D0894" wp14:editId="759E3BA8">
                                <wp:extent cx="2158850" cy="1053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ins>
                      </w:p>
                      <w:p w14:paraId="3B8F99E2" w14:textId="4D820339" w:rsidR="005E1B8F" w:rsidRDefault="005E1B8F" w:rsidP="00960D71">
                        <w:pPr>
                          <w:jc w:val="both"/>
                          <w:rPr>
                            <w:ins w:id="34" w:author="Joshua Goh" w:date="2020-03-27T11:49:00Z"/>
                          </w:rPr>
                        </w:pPr>
                        <w:ins w:id="35" w:author="Joshua Goh" w:date="2020-03-27T11:49:00Z">
                          <w:r w:rsidRPr="00AF74F9">
                            <w:rPr>
                              <w:sz w:val="16"/>
                            </w:rPr>
                            <w:t>Fig</w:t>
                          </w:r>
                          <w:r>
                            <w:rPr>
                              <w:sz w:val="16"/>
                            </w:rPr>
                            <w:t xml:space="preserve">. 1. An </w:t>
                          </w:r>
                          <w:r w:rsidDel="00A614A1">
                            <w:rPr>
                              <w:sz w:val="16"/>
                            </w:rPr>
                            <w:t>example</w:t>
                          </w:r>
                          <w:r w:rsidRPr="008A7B9F" w:rsidDel="00A614A1">
                            <w:rPr>
                              <w:sz w:val="16"/>
                            </w:rPr>
                            <w:t xml:space="preserve"> </w:t>
                          </w:r>
                          <w:r>
                            <w:rPr>
                              <w:sz w:val="16"/>
                            </w:rPr>
                            <w:t xml:space="preserve">instance of the simple </w:t>
                          </w:r>
                          <w:proofErr w:type="spellStart"/>
                          <w:r>
                            <w:rPr>
                              <w:sz w:val="16"/>
                            </w:rPr>
                            <w:t>simulated</w:t>
                          </w:r>
                          <w:r w:rsidRPr="008A7B9F" w:rsidDel="00A614A1">
                            <w:rPr>
                              <w:sz w:val="16"/>
                            </w:rPr>
                            <w:t>simulated</w:t>
                          </w:r>
                          <w:proofErr w:type="spellEnd"/>
                          <w:r w:rsidRPr="008A7B9F" w:rsidDel="00A614A1">
                            <w:rPr>
                              <w:sz w:val="16"/>
                            </w:rPr>
                            <w:t xml:space="preserve"> </w:t>
                          </w:r>
                          <w:r w:rsidDel="00A614A1">
                            <w:rPr>
                              <w:sz w:val="16"/>
                            </w:rPr>
                            <w:t>simple</w:t>
                          </w:r>
                          <w:r>
                            <w:rPr>
                              <w:sz w:val="16"/>
                            </w:rPr>
                            <w:t xml:space="preserve"> </w:t>
                          </w:r>
                          <w:r w:rsidRPr="008A7B9F">
                            <w:rPr>
                              <w:sz w:val="16"/>
                            </w:rPr>
                            <w:t xml:space="preserve">social </w:t>
                          </w:r>
                          <w:r>
                            <w:rPr>
                              <w:sz w:val="16"/>
                            </w:rPr>
                            <w:t xml:space="preserve">support </w:t>
                          </w:r>
                          <w:r w:rsidRPr="008A7B9F">
                            <w:rPr>
                              <w:sz w:val="16"/>
                            </w:rPr>
                            <w:t xml:space="preserve">network of 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and </w:t>
                          </w:r>
                          <w:r>
                            <w:rPr>
                              <w:sz w:val="16"/>
                            </w:rPr>
                            <w:t xml:space="preserve">four </w:t>
                          </w:r>
                          <w:r w:rsidRPr="008A7B9F">
                            <w:rPr>
                              <w:sz w:val="16"/>
                            </w:rPr>
                            <w:t>target</w:t>
                          </w:r>
                          <w:r>
                            <w:rPr>
                              <w:sz w:val="16"/>
                            </w:rPr>
                            <w:t>s</w:t>
                          </w:r>
                          <w:r w:rsidRPr="008A7B9F">
                            <w:rPr>
                              <w:sz w:val="16"/>
                            </w:rPr>
                            <w:t>,</w:t>
                          </w:r>
                          <w:r>
                            <w:rPr>
                              <w:sz w:val="16"/>
                            </w:rPr>
                            <w:t xml:space="preserve"> </w: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r>
                            <w:rPr>
                              <w:sz w:val="16"/>
                            </w:rPr>
                            <w:t xml:space="preserve"> Connections between the a</w:t>
                          </w:r>
                          <w:r w:rsidRPr="008A7B9F">
                            <w:rPr>
                              <w:sz w:val="16"/>
                            </w:rPr>
                            <w:t xml:space="preserve">gent and targets </w:t>
                          </w:r>
                          <w:r>
                            <w:rPr>
                              <w:sz w:val="16"/>
                            </w:rPr>
                            <w:t xml:space="preserve">represent the degree of </w:t>
                          </w:r>
                          <w:r w:rsidRPr="008A7B9F">
                            <w:rPr>
                              <w:sz w:val="16"/>
                            </w:rPr>
                            <w:t xml:space="preserve">social support </w:t>
                          </w:r>
                          <w:r>
                            <w:rPr>
                              <w:sz w:val="16"/>
                            </w:rPr>
                            <w:t>(</w:t>
                          </w:r>
                          <w:r>
                            <w:rPr>
                              <w:i/>
                              <w:iCs/>
                              <w:sz w:val="16"/>
                            </w:rPr>
                            <w:t>u</w:t>
                          </w:r>
                          <w:r>
                            <w:rPr>
                              <w:i/>
                              <w:iCs/>
                              <w:sz w:val="16"/>
                              <w:vertAlign w:val="subscript"/>
                            </w:rPr>
                            <w:t>s</w:t>
                          </w:r>
                          <w:r>
                            <w:rPr>
                              <w:sz w:val="16"/>
                            </w:rPr>
                            <w:t>) the agent perceives for each target.</w:t>
                          </w:r>
                        </w:ins>
                      </w:p>
                    </w:txbxContent>
                  </v:textbox>
                  <w10:wrap type="square" anchory="margin"/>
                </v:shape>
              </w:pict>
            </mc:Fallback>
          </mc:AlternateContent>
        </w:r>
      </w:ins>
      <w:r>
        <w:rPr>
          <w:rFonts w:eastAsia="BatangChe"/>
          <w:smallCaps w:val="0"/>
          <w:color w:val="000000"/>
          <w:kern w:val="0"/>
          <w:szCs w:val="18"/>
          <w:lang w:eastAsia="ko-KR"/>
        </w:rPr>
        <w:t xml:space="preserve">specific persons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[7]</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In general, people more readily approach </w:t>
      </w:r>
      <w:del w:id="30" w:author="Joshua Goh" w:date="2020-03-27T11:49:00Z">
        <w:r w:rsidR="00B443DC">
          <w:rPr>
            <w:noProof/>
            <w:lang w:eastAsia="zh-CN"/>
          </w:rPr>
          <mc:AlternateContent>
            <mc:Choice Requires="wps">
              <w:drawing>
                <wp:anchor distT="45720" distB="45720" distL="114300" distR="114300" simplePos="0" relativeHeight="251667456" behindDoc="0" locked="0" layoutInCell="1" allowOverlap="1" wp14:anchorId="3C2A753F" wp14:editId="79B1CC6D">
                  <wp:simplePos x="0" y="0"/>
                  <wp:positionH relativeFrom="column">
                    <wp:posOffset>45085</wp:posOffset>
                  </wp:positionH>
                  <wp:positionV relativeFrom="margin">
                    <wp:posOffset>156545</wp:posOffset>
                  </wp:positionV>
                  <wp:extent cx="3099435" cy="1454785"/>
                  <wp:effectExtent l="0" t="0" r="571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454785"/>
                          </a:xfrm>
                          <a:prstGeom prst="rect">
                            <a:avLst/>
                          </a:prstGeom>
                          <a:solidFill>
                            <a:srgbClr val="FFFFFF"/>
                          </a:solidFill>
                          <a:ln w="9525">
                            <a:noFill/>
                            <a:miter lim="800000"/>
                            <a:headEnd/>
                            <a:tailEnd/>
                          </a:ln>
                        </wps:spPr>
                        <wps:txbx>
                          <w:txbxContent>
                            <w:p w14:paraId="34E865C8" w14:textId="77777777" w:rsidR="00BA1AE5" w:rsidRDefault="00BA1AE5" w:rsidP="00960D71">
                              <w:pPr>
                                <w:jc w:val="center"/>
                                <w:rPr>
                                  <w:del w:id="31" w:author="Joshua Goh" w:date="2020-03-27T11:49:00Z"/>
                                  <w:sz w:val="16"/>
                                </w:rPr>
                              </w:pPr>
                              <w:del w:id="32" w:author="Joshua Goh" w:date="2020-03-27T11:49:00Z">
                                <w:r w:rsidRPr="00FC09C8">
                                  <w:rPr>
                                    <w:noProof/>
                                  </w:rPr>
                                  <w:drawing>
                                    <wp:inline distT="0" distB="0" distL="0" distR="0" wp14:anchorId="795D0894" wp14:editId="759E3BA8">
                                      <wp:extent cx="2158850" cy="10530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del>
                            </w:p>
                            <w:p w14:paraId="52958478" w14:textId="77777777" w:rsidR="00BA1AE5" w:rsidRDefault="00BA1AE5" w:rsidP="00960D71">
                              <w:pPr>
                                <w:jc w:val="both"/>
                                <w:rPr>
                                  <w:del w:id="33" w:author="Joshua Goh" w:date="2020-03-27T11:49:00Z"/>
                                </w:rPr>
                              </w:pPr>
                              <w:del w:id="34" w:author="Joshua Goh" w:date="2020-03-27T11:49:00Z">
                                <w:r w:rsidRPr="00AF74F9">
                                  <w:rPr>
                                    <w:sz w:val="16"/>
                                  </w:rPr>
                                  <w:delText>Fig</w:delText>
                                </w:r>
                                <w:r>
                                  <w:rPr>
                                    <w:sz w:val="16"/>
                                  </w:rPr>
                                  <w:delText>. 1. An example</w:delText>
                                </w:r>
                                <w:r w:rsidRPr="008A7B9F">
                                  <w:rPr>
                                    <w:sz w:val="16"/>
                                  </w:rPr>
                                  <w:delText xml:space="preserve"> simulated </w:delText>
                                </w:r>
                                <w:r>
                                  <w:rPr>
                                    <w:sz w:val="16"/>
                                  </w:rPr>
                                  <w:delText xml:space="preserve">simple </w:delText>
                                </w:r>
                                <w:r w:rsidRPr="008A7B9F">
                                  <w:rPr>
                                    <w:sz w:val="16"/>
                                  </w:rPr>
                                  <w:delText xml:space="preserve">social </w:delText>
                                </w:r>
                                <w:r>
                                  <w:rPr>
                                    <w:sz w:val="16"/>
                                  </w:rPr>
                                  <w:delText xml:space="preserve">support </w:delText>
                                </w:r>
                                <w:r w:rsidRPr="008A7B9F">
                                  <w:rPr>
                                    <w:sz w:val="16"/>
                                  </w:rPr>
                                  <w:delText xml:space="preserve">network of agent </w:delTex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delText xml:space="preserve">, and </w:delText>
                                </w:r>
                                <w:r>
                                  <w:rPr>
                                    <w:sz w:val="16"/>
                                  </w:rPr>
                                  <w:delText xml:space="preserve">four </w:delText>
                                </w:r>
                                <w:r w:rsidRPr="008A7B9F">
                                  <w:rPr>
                                    <w:sz w:val="16"/>
                                  </w:rPr>
                                  <w:delText>target</w:delText>
                                </w:r>
                                <w:r>
                                  <w:rPr>
                                    <w:sz w:val="16"/>
                                  </w:rPr>
                                  <w:delText>s</w:delText>
                                </w:r>
                                <w:r w:rsidRPr="008A7B9F">
                                  <w:rPr>
                                    <w:sz w:val="16"/>
                                  </w:rPr>
                                  <w:delText>,</w:delText>
                                </w:r>
                                <w:r>
                                  <w:rPr>
                                    <w:sz w:val="16"/>
                                  </w:rPr>
                                  <w:delText xml:space="preserve"> </w:delTex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r>
                                  <w:rPr>
                                    <w:sz w:val="16"/>
                                  </w:rPr>
                                  <w:delText xml:space="preserve"> Connections between the a</w:delText>
                                </w:r>
                                <w:r w:rsidRPr="008A7B9F">
                                  <w:rPr>
                                    <w:sz w:val="16"/>
                                  </w:rPr>
                                  <w:delText xml:space="preserve">gent and targets </w:delText>
                                </w:r>
                                <w:r>
                                  <w:rPr>
                                    <w:sz w:val="16"/>
                                  </w:rPr>
                                  <w:delText xml:space="preserve">represent the degree of </w:delText>
                                </w:r>
                                <w:r w:rsidRPr="008A7B9F">
                                  <w:rPr>
                                    <w:sz w:val="16"/>
                                  </w:rPr>
                                  <w:delText xml:space="preserve">social support </w:delText>
                                </w:r>
                                <w:r>
                                  <w:rPr>
                                    <w:sz w:val="16"/>
                                  </w:rPr>
                                  <w:delText>(</w:delText>
                                </w:r>
                                <w:r>
                                  <w:rPr>
                                    <w:i/>
                                    <w:iCs/>
                                    <w:sz w:val="16"/>
                                  </w:rPr>
                                  <w:delText>u</w:delText>
                                </w:r>
                                <w:r>
                                  <w:rPr>
                                    <w:i/>
                                    <w:iCs/>
                                    <w:sz w:val="16"/>
                                    <w:vertAlign w:val="subscript"/>
                                  </w:rPr>
                                  <w:delText>s</w:delText>
                                </w:r>
                                <w:r>
                                  <w:rPr>
                                    <w:sz w:val="16"/>
                                  </w:rPr>
                                  <w:delText>) the agent perceives for each target.</w:delText>
                                </w:r>
                              </w:del>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A753F" id="_x0000_s1028" type="#_x0000_t202" style="position:absolute;left:0;text-align:left;margin-left:3.55pt;margin-top:12.35pt;width:244.05pt;height:114.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" stroked="f">
                  <v:textbox inset="0,0,0,0">
                    <w:txbxContent>
                      <w:p w14:paraId="34E865C8" w14:textId="77777777" w:rsidR="00BA1AE5" w:rsidRDefault="00BA1AE5" w:rsidP="00960D71">
                        <w:pPr>
                          <w:jc w:val="center"/>
                          <w:rPr>
                            <w:del w:id="41" w:author="Joshua Goh" w:date="2020-03-27T11:49:00Z"/>
                            <w:sz w:val="16"/>
                          </w:rPr>
                        </w:pPr>
                        <w:del w:id="42" w:author="Joshua Goh" w:date="2020-03-27T11:49:00Z">
                          <w:r w:rsidRPr="00FC09C8">
                            <w:rPr>
                              <w:noProof/>
                            </w:rPr>
                            <w:drawing>
                              <wp:inline distT="0" distB="0" distL="0" distR="0" wp14:anchorId="795D0894" wp14:editId="759E3BA8">
                                <wp:extent cx="2158850" cy="10530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del>
                      </w:p>
                      <w:p w14:paraId="52958478" w14:textId="77777777" w:rsidR="00BA1AE5" w:rsidRDefault="00BA1AE5" w:rsidP="00960D71">
                        <w:pPr>
                          <w:jc w:val="both"/>
                          <w:rPr>
                            <w:del w:id="43" w:author="Joshua Goh" w:date="2020-03-27T11:49:00Z"/>
                          </w:rPr>
                        </w:pPr>
                        <w:del w:id="44" w:author="Joshua Goh" w:date="2020-03-27T11:49:00Z">
                          <w:r w:rsidRPr="00AF74F9">
                            <w:rPr>
                              <w:sz w:val="16"/>
                            </w:rPr>
                            <w:delText>Fig</w:delText>
                          </w:r>
                          <w:r>
                            <w:rPr>
                              <w:sz w:val="16"/>
                            </w:rPr>
                            <w:delText>. 1. An example</w:delText>
                          </w:r>
                          <w:r w:rsidRPr="008A7B9F">
                            <w:rPr>
                              <w:sz w:val="16"/>
                            </w:rPr>
                            <w:delText xml:space="preserve"> simulated </w:delText>
                          </w:r>
                          <w:r>
                            <w:rPr>
                              <w:sz w:val="16"/>
                            </w:rPr>
                            <w:delText xml:space="preserve">simple </w:delText>
                          </w:r>
                          <w:r w:rsidRPr="008A7B9F">
                            <w:rPr>
                              <w:sz w:val="16"/>
                            </w:rPr>
                            <w:delText xml:space="preserve">social </w:delText>
                          </w:r>
                          <w:r>
                            <w:rPr>
                              <w:sz w:val="16"/>
                            </w:rPr>
                            <w:delText xml:space="preserve">support </w:delText>
                          </w:r>
                          <w:r w:rsidRPr="008A7B9F">
                            <w:rPr>
                              <w:sz w:val="16"/>
                            </w:rPr>
                            <w:delText xml:space="preserve">network of agent </w:delTex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delText xml:space="preserve">, and </w:delText>
                          </w:r>
                          <w:r>
                            <w:rPr>
                              <w:sz w:val="16"/>
                            </w:rPr>
                            <w:delText xml:space="preserve">four </w:delText>
                          </w:r>
                          <w:r w:rsidRPr="008A7B9F">
                            <w:rPr>
                              <w:sz w:val="16"/>
                            </w:rPr>
                            <w:delText>target</w:delText>
                          </w:r>
                          <w:r>
                            <w:rPr>
                              <w:sz w:val="16"/>
                            </w:rPr>
                            <w:delText>s</w:delText>
                          </w:r>
                          <w:r w:rsidRPr="008A7B9F">
                            <w:rPr>
                              <w:sz w:val="16"/>
                            </w:rPr>
                            <w:delText>,</w:delText>
                          </w:r>
                          <w:r>
                            <w:rPr>
                              <w:sz w:val="16"/>
                            </w:rPr>
                            <w:delText xml:space="preserve"> </w:delTex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r>
                            <w:rPr>
                              <w:sz w:val="16"/>
                            </w:rPr>
                            <w:delText xml:space="preserve"> Connections between the a</w:delText>
                          </w:r>
                          <w:r w:rsidRPr="008A7B9F">
                            <w:rPr>
                              <w:sz w:val="16"/>
                            </w:rPr>
                            <w:delText xml:space="preserve">gent and targets </w:delText>
                          </w:r>
                          <w:r>
                            <w:rPr>
                              <w:sz w:val="16"/>
                            </w:rPr>
                            <w:delText xml:space="preserve">represent the degree of </w:delText>
                          </w:r>
                          <w:r w:rsidRPr="008A7B9F">
                            <w:rPr>
                              <w:sz w:val="16"/>
                            </w:rPr>
                            <w:delText xml:space="preserve">social support </w:delText>
                          </w:r>
                          <w:r>
                            <w:rPr>
                              <w:sz w:val="16"/>
                            </w:rPr>
                            <w:delText>(</w:delText>
                          </w:r>
                          <w:r>
                            <w:rPr>
                              <w:i/>
                              <w:iCs/>
                              <w:sz w:val="16"/>
                            </w:rPr>
                            <w:delText>u</w:delText>
                          </w:r>
                          <w:r>
                            <w:rPr>
                              <w:i/>
                              <w:iCs/>
                              <w:sz w:val="16"/>
                              <w:vertAlign w:val="subscript"/>
                            </w:rPr>
                            <w:delText>s</w:delText>
                          </w:r>
                          <w:r>
                            <w:rPr>
                              <w:sz w:val="16"/>
                            </w:rPr>
                            <w:delText>) the agent perceives for each target.</w:delText>
                          </w:r>
                        </w:del>
                      </w:p>
                    </w:txbxContent>
                  </v:textbox>
                  <w10:wrap type="square" anchory="margin"/>
                </v:shape>
              </w:pict>
            </mc:Fallback>
          </mc:AlternateContent>
        </w:r>
      </w:del>
      <w:r>
        <w:rPr>
          <w:rFonts w:eastAsia="BatangChe"/>
          <w:smallCaps w:val="0"/>
          <w:color w:val="000000"/>
          <w:kern w:val="0"/>
          <w:szCs w:val="18"/>
          <w:lang w:eastAsia="ko-KR"/>
        </w:rPr>
        <w:t xml:space="preserve">and interact with persons in their network whom they perceive as providing them with greater social support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F1000_CSL_CITATION&lt;~#@#~&gt;[{"First":false,"Last":false,"author":[{"family":"Albrecht","given":"T L"},{"family":"Goldsmith","given":"D J"}],"authorYearDisplayFormat":false,"citation-label":"8351257","id":"8351257","invisible":false,"issued":{"date-parts":[["2003"]]},"suppress-author":false,"title":"Social support, social networks and health. Teoksessa TL Thompson, AM Dorsey, KI Miller &amp; R. Parrott (toim.) Handbook of health communication","type":"article-journal"},{"First":false,"Last":false,"author":[{"family":"Heaney","given":"Catherine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[8], [9]</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w:t>
      </w:r>
    </w:p>
    <w:p w14:paraId="079412F8" w14:textId="418F7C56"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Simulated social support networks were thus used to generate sets of agent interactions with targets in different social contexts from which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learned. To test for a hidden social support network representation, we asked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which target an agent would preferentially interact with over various novel combinations of social contexts. We considered that the rank order of agent-target social support weights captures the base topology of our simple simulated social networks. As such, the goal is to determine if</w:t>
      </w:r>
      <w:ins w:id="35" w:author="Edwinn Gamborino Castañeda" w:date="2020-03-26T10:47:00Z">
        <w:r w:rsidR="00A614A1">
          <w:rPr>
            <w:rFonts w:eastAsia="BatangChe"/>
            <w:smallCaps w:val="0"/>
            <w:color w:val="000000"/>
            <w:kern w:val="0"/>
            <w:szCs w:val="18"/>
            <w:lang w:eastAsia="ko-KR"/>
          </w:rPr>
          <w:t xml:space="preserve"> the judgement of</w:t>
        </w:r>
      </w:ins>
      <w:ins w:id="36" w:author="Joshua Goh" w:date="2020-03-27T11:49:00Z">
        <w:r>
          <w:rPr>
            <w:rFonts w:eastAsia="BatangChe"/>
            <w:smallCaps w:val="0"/>
            <w:color w:val="000000"/>
            <w:kern w:val="0"/>
            <w:szCs w:val="18"/>
            <w:lang w:eastAsia="ko-KR"/>
          </w:rPr>
          <w:t xml:space="preserve"> </w:t>
        </w:r>
      </w:ins>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del w:id="37" w:author="Edwinn Gamborino Castañeda" w:date="2020-03-26T10:47:00Z">
        <w:r w:rsidDel="00A614A1">
          <w:rPr>
            <w:rFonts w:eastAsia="BatangChe"/>
            <w:smallCaps w:val="0"/>
            <w:color w:val="000000"/>
            <w:kern w:val="0"/>
            <w:szCs w:val="18"/>
            <w:lang w:eastAsia="ko-KR"/>
          </w:rPr>
          <w:delText>judgment of</w:delText>
        </w:r>
      </w:del>
      <w:ins w:id="38" w:author="Edwinn Gamborino Castañeda" w:date="2020-03-26T10:47:00Z">
        <w:r w:rsidR="00A614A1">
          <w:rPr>
            <w:rFonts w:eastAsia="BatangChe"/>
            <w:smallCaps w:val="0"/>
            <w:color w:val="000000"/>
            <w:kern w:val="0"/>
            <w:szCs w:val="18"/>
            <w:lang w:eastAsia="ko-KR"/>
          </w:rPr>
          <w:t>on</w:t>
        </w:r>
      </w:ins>
      <w:r>
        <w:rPr>
          <w:rFonts w:eastAsia="BatangChe"/>
          <w:smallCaps w:val="0"/>
          <w:color w:val="000000"/>
          <w:kern w:val="0"/>
          <w:szCs w:val="18"/>
          <w:lang w:eastAsia="ko-KR"/>
        </w:rPr>
        <w:t xml:space="preserve"> agent-target social interaction preferences </w:t>
      </w:r>
      <w:del w:id="39" w:author="Edwinn Gamborino Castañeda" w:date="2020-03-26T10:47:00Z">
        <w:r w:rsidDel="00A614A1">
          <w:rPr>
            <w:rFonts w:eastAsia="BatangChe"/>
            <w:smallCaps w:val="0"/>
            <w:color w:val="000000"/>
            <w:kern w:val="0"/>
            <w:szCs w:val="18"/>
            <w:lang w:eastAsia="ko-KR"/>
          </w:rPr>
          <w:delText>during test has</w:delText>
        </w:r>
      </w:del>
      <w:ins w:id="40" w:author="Edwinn Gamborino Castañeda" w:date="2020-03-26T10:47:00Z">
        <w:r w:rsidR="00A614A1">
          <w:rPr>
            <w:rFonts w:eastAsia="BatangChe"/>
            <w:smallCaps w:val="0"/>
            <w:color w:val="000000"/>
            <w:kern w:val="0"/>
            <w:szCs w:val="18"/>
            <w:lang w:eastAsia="ko-KR"/>
          </w:rPr>
          <w:t>could predict</w:t>
        </w:r>
      </w:ins>
      <w:r>
        <w:rPr>
          <w:rFonts w:eastAsia="BatangChe"/>
          <w:smallCaps w:val="0"/>
          <w:color w:val="000000"/>
          <w:kern w:val="0"/>
          <w:szCs w:val="18"/>
          <w:lang w:eastAsia="ko-KR"/>
        </w:rPr>
        <w:t xml:space="preserve"> a similar rank order </w:t>
      </w:r>
      <w:del w:id="41" w:author="Edwinn Gamborino Castañeda" w:date="2020-03-26T10:48:00Z">
        <w:r w:rsidDel="00A614A1">
          <w:rPr>
            <w:rFonts w:eastAsia="BatangChe"/>
            <w:smallCaps w:val="0"/>
            <w:color w:val="000000"/>
            <w:kern w:val="0"/>
            <w:szCs w:val="18"/>
            <w:lang w:eastAsia="ko-KR"/>
          </w:rPr>
          <w:delText xml:space="preserve">as </w:delText>
        </w:r>
      </w:del>
      <w:ins w:id="42" w:author="Edwinn Gamborino Castañeda" w:date="2020-03-26T10:48:00Z">
        <w:r w:rsidR="00A614A1">
          <w:rPr>
            <w:rFonts w:eastAsia="BatangChe"/>
            <w:smallCaps w:val="0"/>
            <w:color w:val="000000"/>
            <w:kern w:val="0"/>
            <w:szCs w:val="18"/>
            <w:lang w:eastAsia="ko-KR"/>
          </w:rPr>
          <w:t xml:space="preserve">when compared to </w:t>
        </w:r>
      </w:ins>
      <w:r>
        <w:rPr>
          <w:rFonts w:eastAsia="BatangChe"/>
          <w:smallCaps w:val="0"/>
          <w:color w:val="000000"/>
          <w:kern w:val="0"/>
          <w:szCs w:val="18"/>
          <w:lang w:eastAsia="ko-KR"/>
        </w:rPr>
        <w:t xml:space="preserve">the social support weights. </w:t>
      </w:r>
    </w:p>
    <w:p w14:paraId="56A85EE0" w14:textId="43091D31"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the following, Section II considers relevant findings on machine learning of human social preferences, and expands on the notion of social support, its influence on human social interaction, and machine theory of mind. Section III covers our methodology regarding simulation generation, the SSQ, additional real human social interaction data acquisition for ecological validation, and </w:t>
      </w:r>
      <w:ins w:id="43" w:author="Edwinn Gamborino Castañeda" w:date="2020-03-26T10:53:00Z">
        <w:r w:rsidR="00E24D6B">
          <w:rPr>
            <w:rFonts w:eastAsia="BatangChe"/>
            <w:smallCaps w:val="0"/>
            <w:color w:val="000000"/>
            <w:kern w:val="0"/>
            <w:szCs w:val="18"/>
            <w:lang w:eastAsia="ko-KR"/>
          </w:rPr>
          <w:t xml:space="preserve">the </w:t>
        </w:r>
      </w:ins>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architecture and implementation. Section IV reports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performance results for </w:t>
      </w:r>
      <w:del w:id="44" w:author="Edwinn Gamborino Castañeda" w:date="2020-03-26T10:54:00Z">
        <w:r w:rsidDel="00E24D6B">
          <w:rPr>
            <w:rFonts w:eastAsia="BatangChe"/>
            <w:smallCaps w:val="0"/>
            <w:color w:val="000000"/>
            <w:kern w:val="0"/>
            <w:szCs w:val="18"/>
            <w:lang w:eastAsia="ko-KR"/>
          </w:rPr>
          <w:delText xml:space="preserve">the </w:delText>
        </w:r>
      </w:del>
      <w:del w:id="45" w:author="Joshua Goh" w:date="2020-03-27T11:49:00Z">
        <w:r>
          <w:rPr>
            <w:rFonts w:eastAsia="BatangChe"/>
            <w:smallCaps w:val="0"/>
            <w:color w:val="000000"/>
            <w:kern w:val="0"/>
            <w:szCs w:val="18"/>
            <w:lang w:eastAsia="ko-KR"/>
          </w:rPr>
          <w:delText>simulation</w:delText>
        </w:r>
      </w:del>
      <w:ins w:id="46" w:author="Edwinn Gamborino Castañeda" w:date="2020-03-26T10:54:00Z">
        <w:r w:rsidR="00E24D6B">
          <w:rPr>
            <w:rFonts w:eastAsia="BatangChe"/>
            <w:smallCaps w:val="0"/>
            <w:color w:val="000000"/>
            <w:kern w:val="0"/>
            <w:szCs w:val="18"/>
            <w:lang w:eastAsia="ko-KR"/>
          </w:rPr>
          <w:t xml:space="preserve">both </w:t>
        </w:r>
      </w:ins>
      <w:ins w:id="47" w:author="Joshua Goh" w:date="2020-03-27T11:49:00Z">
        <w:r>
          <w:rPr>
            <w:rFonts w:eastAsia="BatangChe"/>
            <w:smallCaps w:val="0"/>
            <w:color w:val="000000"/>
            <w:kern w:val="0"/>
            <w:szCs w:val="18"/>
            <w:lang w:eastAsia="ko-KR"/>
          </w:rPr>
          <w:t>simulat</w:t>
        </w:r>
      </w:ins>
      <w:ins w:id="48" w:author="Edwinn Gamborino Castañeda" w:date="2020-03-26T10:54:00Z">
        <w:r w:rsidR="00E24D6B">
          <w:rPr>
            <w:rFonts w:eastAsia="BatangChe"/>
            <w:smallCaps w:val="0"/>
            <w:color w:val="000000"/>
            <w:kern w:val="0"/>
            <w:szCs w:val="18"/>
            <w:lang w:eastAsia="ko-KR"/>
          </w:rPr>
          <w:t>ed</w:t>
        </w:r>
      </w:ins>
      <w:del w:id="49" w:author="Edwinn Gamborino Castañeda" w:date="2020-03-26T10:54:00Z">
        <w:r w:rsidDel="00E24D6B">
          <w:rPr>
            <w:rFonts w:eastAsia="BatangChe"/>
            <w:smallCaps w:val="0"/>
            <w:color w:val="000000"/>
            <w:kern w:val="0"/>
            <w:szCs w:val="18"/>
            <w:lang w:eastAsia="ko-KR"/>
          </w:rPr>
          <w:delText>ion</w:delText>
        </w:r>
      </w:del>
      <w:r>
        <w:rPr>
          <w:rFonts w:eastAsia="BatangChe"/>
          <w:smallCaps w:val="0"/>
          <w:color w:val="000000"/>
          <w:kern w:val="0"/>
          <w:szCs w:val="18"/>
          <w:lang w:eastAsia="ko-KR"/>
        </w:rPr>
        <w:t xml:space="preserve"> </w:t>
      </w:r>
      <w:del w:id="50" w:author="Edwinn Gamborino Castañeda" w:date="2020-03-26T10:54:00Z">
        <w:r w:rsidDel="00E24D6B">
          <w:rPr>
            <w:rFonts w:eastAsia="BatangChe"/>
            <w:smallCaps w:val="0"/>
            <w:color w:val="000000"/>
            <w:kern w:val="0"/>
            <w:szCs w:val="18"/>
            <w:lang w:eastAsia="ko-KR"/>
          </w:rPr>
          <w:delText>data as well as</w:delText>
        </w:r>
      </w:del>
      <w:ins w:id="51" w:author="Edwinn Gamborino Castañeda" w:date="2020-03-26T10:54:00Z">
        <w:r w:rsidR="00E24D6B">
          <w:rPr>
            <w:rFonts w:eastAsia="BatangChe"/>
            <w:smallCaps w:val="0"/>
            <w:color w:val="000000"/>
            <w:kern w:val="0"/>
            <w:szCs w:val="18"/>
            <w:lang w:eastAsia="ko-KR"/>
          </w:rPr>
          <w:t>and</w:t>
        </w:r>
      </w:ins>
      <w:r>
        <w:rPr>
          <w:rFonts w:eastAsia="BatangChe"/>
          <w:smallCaps w:val="0"/>
          <w:color w:val="000000"/>
          <w:kern w:val="0"/>
          <w:szCs w:val="18"/>
          <w:lang w:eastAsia="ko-KR"/>
        </w:rPr>
        <w:t xml:space="preserve"> human data. Section V discusses the findings and conclusion.</w:t>
      </w:r>
    </w:p>
    <w:p w14:paraId="144CACB7" w14:textId="77777777" w:rsidR="00960D71" w:rsidRPr="00667082" w:rsidRDefault="00960D71" w:rsidP="00960D71">
      <w:pPr>
        <w:pStyle w:val="Heading1"/>
        <w:numPr>
          <w:ilvl w:val="0"/>
          <w:numId w:val="0"/>
        </w:numPr>
        <w:contextualSpacing/>
        <w:jc w:val="both"/>
        <w:rPr>
          <w:rFonts w:eastAsia="BatangChe"/>
          <w:lang w:eastAsia="ko-KR"/>
        </w:rPr>
      </w:pPr>
    </w:p>
    <w:p w14:paraId="5C8AAD30" w14:textId="77777777" w:rsidR="00960D71" w:rsidRDefault="00960D71" w:rsidP="00960D71">
      <w:pPr>
        <w:pStyle w:val="Heading1"/>
        <w:spacing w:before="120" w:after="120"/>
        <w:contextualSpacing/>
      </w:pPr>
      <w:r>
        <w:t>Background and Related Works</w:t>
      </w:r>
    </w:p>
    <w:p w14:paraId="4F22F9EE" w14:textId="77777777" w:rsidR="00960D71" w:rsidRDefault="00960D71" w:rsidP="00960D71">
      <w:pPr>
        <w:pStyle w:val="Heading2"/>
        <w:keepLines/>
        <w:numPr>
          <w:ilvl w:val="1"/>
          <w:numId w:val="0"/>
        </w:numPr>
        <w:tabs>
          <w:tab w:val="num" w:pos="360"/>
        </w:tabs>
        <w:autoSpaceDE/>
        <w:autoSpaceDN/>
        <w:ind w:left="288" w:hanging="288"/>
        <w:contextualSpacing/>
      </w:pPr>
      <w:r>
        <w:t>A.</w:t>
      </w:r>
      <w:r>
        <w:tab/>
        <w:t xml:space="preserve">Machine Learning of Social Interaction Preferences </w:t>
      </w:r>
    </w:p>
    <w:p w14:paraId="0BDB0418" w14:textId="1AE5157E" w:rsidR="00960D71" w:rsidRDefault="00960D71" w:rsidP="00960D71">
      <w:pPr>
        <w:pStyle w:val="BodyText"/>
        <w:ind w:firstLine="289"/>
        <w:contextualSpacing/>
        <w:rPr>
          <w:iCs/>
        </w:rPr>
      </w:pPr>
      <w:r>
        <w:rPr>
          <w:rStyle w:val="Emphasis"/>
          <w:i w:val="0"/>
        </w:rPr>
        <w:t xml:space="preserve"> </w:t>
      </w:r>
      <w:r w:rsidRPr="004A4959">
        <w:rPr>
          <w:iCs/>
        </w:rPr>
        <w:t xml:space="preserve">Both in the literature and in commercial applications, there are </w:t>
      </w:r>
      <w:r>
        <w:rPr>
          <w:iCs/>
        </w:rPr>
        <w:t>many</w:t>
      </w:r>
      <w:r w:rsidRPr="004A4959">
        <w:rPr>
          <w:iCs/>
        </w:rPr>
        <w:t xml:space="preserve"> instances of artificial intelligence being used to learn user preferences in order to provide personalized, or targeted, services from different types of data – visual, verbal, metadata – and with different machine learning approaches.</w:t>
      </w:r>
      <w:r>
        <w:rPr>
          <w:iCs/>
        </w:rPr>
        <w:t xml:space="preserve"> </w:t>
      </w:r>
    </w:p>
    <w:p w14:paraId="6C38BE05" w14:textId="6D2C88B5" w:rsidR="00960D71" w:rsidRDefault="00960D71" w:rsidP="00960D71">
      <w:pPr>
        <w:pStyle w:val="BodyText"/>
        <w:ind w:firstLine="289"/>
        <w:contextualSpacing/>
        <w:rPr>
          <w:iCs/>
        </w:rPr>
      </w:pPr>
      <w:r>
        <w:rPr>
          <w:iCs/>
        </w:rPr>
        <w:t>I</w:t>
      </w:r>
      <w:r w:rsidRPr="004A4959">
        <w:rPr>
          <w:iCs/>
        </w:rPr>
        <w:t xml:space="preserve">n the field of virtual agents, Recommender Systems are ubiquitous on web platforms and in our personal computing devices (smartphones and others). These artificial agents learn human preferences and adjust their service accordingly with the objective of maximizing the time the user spends using the platform, which often translates to increased profits from advertisements. These systems often rely on hard metrics (e.g. usage time, number of items consumed), content meta-data (e.g. tags, title, author) and user-generated data (e.g. ratings, engagement in social feedback systems) to train the learning structures that adjust the nature of the content feed shown to the user </w:t>
      </w:r>
      <w:r>
        <w:rPr>
          <w:iCs/>
        </w:rPr>
        <w:fldChar w:fldCharType="begin"/>
      </w:r>
      <w:r w:rsidR="00E8260C">
        <w:rPr>
          <w:iCs/>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iCs/>
        </w:rPr>
        <w:fldChar w:fldCharType="separate"/>
      </w:r>
      <w:r w:rsidR="00E8260C" w:rsidRPr="00E8260C">
        <w:rPr>
          <w:iCs/>
          <w:noProof/>
        </w:rPr>
        <w:t>[1], [2]</w:t>
      </w:r>
      <w:r>
        <w:rPr>
          <w:iCs/>
        </w:rPr>
        <w:fldChar w:fldCharType="end"/>
      </w:r>
      <w:r w:rsidRPr="004A4959">
        <w:rPr>
          <w:iCs/>
        </w:rPr>
        <w:t xml:space="preserve">. </w:t>
      </w:r>
    </w:p>
    <w:p w14:paraId="57DEB396" w14:textId="551DC5C9" w:rsidR="00960D71" w:rsidRDefault="00960D71" w:rsidP="00960D71">
      <w:pPr>
        <w:pStyle w:val="BodyText"/>
        <w:ind w:firstLine="289"/>
        <w:contextualSpacing/>
        <w:rPr>
          <w:iCs/>
        </w:rPr>
      </w:pPr>
      <w:r w:rsidRPr="004A4959">
        <w:rPr>
          <w:iCs/>
        </w:rPr>
        <w:t xml:space="preserve">Socially Assistive Robotics is a discipline where a robot –defined as an embodied intelligent agent – provides a service </w:t>
      </w:r>
      <w:r w:rsidRPr="004A4959">
        <w:rPr>
          <w:iCs/>
        </w:rPr>
        <w:t xml:space="preserve">to its user, either physical (e.g. rehabilitation therapy) or psychological (e.g. companionship, emotional support). Previous research </w:t>
      </w:r>
      <w:r>
        <w:rPr>
          <w:iCs/>
        </w:rPr>
        <w:fldChar w:fldCharType="begin"/>
      </w:r>
      <w:r w:rsidR="00E8260C">
        <w:rPr>
          <w:iCs/>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iCs/>
        </w:rPr>
        <w:fldChar w:fldCharType="separate"/>
      </w:r>
      <w:r w:rsidR="00E8260C" w:rsidRPr="00E8260C">
        <w:rPr>
          <w:iCs/>
          <w:noProof/>
        </w:rPr>
        <w:t>[3]</w:t>
      </w:r>
      <w:r>
        <w:rPr>
          <w:iCs/>
        </w:rPr>
        <w:fldChar w:fldCharType="end"/>
      </w:r>
      <w:r w:rsidRPr="004A4959">
        <w:rPr>
          <w:iCs/>
        </w:rPr>
        <w:t xml:space="preserve"> has indicated that autonomous cognitive and social profiling of the user are key to deploying social robots in environments outside of the laboratory (e.g. in hospitals, schools or at home). Given the recent explosion of social media and ad-based media consumption platforms, data to train such systems is now abundant, but not often made publicly available. </w:t>
      </w:r>
      <w:r>
        <w:rPr>
          <w:iCs/>
        </w:rPr>
        <w:t xml:space="preserve">To this end, recent work engaged </w:t>
      </w:r>
      <w:r w:rsidRPr="004A4959">
        <w:rPr>
          <w:iCs/>
        </w:rPr>
        <w:t xml:space="preserve">robots </w:t>
      </w:r>
      <w:r>
        <w:rPr>
          <w:iCs/>
        </w:rPr>
        <w:t>that</w:t>
      </w:r>
      <w:r w:rsidRPr="004A4959">
        <w:rPr>
          <w:iCs/>
        </w:rPr>
        <w:t xml:space="preserve"> interpret the behavior of their users through implicit cues in their facial expression and body gestures to infer mental states, personalities and emotions and, using this information, use a </w:t>
      </w:r>
      <w:r w:rsidR="00900A3B" w:rsidRPr="004A4959">
        <w:rPr>
          <w:iCs/>
        </w:rPr>
        <w:t>decision-making</w:t>
      </w:r>
      <w:r w:rsidRPr="004A4959">
        <w:rPr>
          <w:iCs/>
        </w:rPr>
        <w:t xml:space="preserve"> process to determine how to best interact with a specific user.</w:t>
      </w:r>
      <w:r>
        <w:rPr>
          <w:iCs/>
        </w:rPr>
        <w:t xml:space="preserve"> I</w:t>
      </w:r>
      <w:r w:rsidRPr="004A4959">
        <w:rPr>
          <w:iCs/>
        </w:rPr>
        <w:t xml:space="preserve">n </w:t>
      </w:r>
      <w:r>
        <w:rPr>
          <w:iCs/>
        </w:rPr>
        <w:fldChar w:fldCharType="begin"/>
      </w:r>
      <w:r w:rsidR="00E8260C">
        <w:rPr>
          <w:iCs/>
        </w:rPr>
        <w:instrText>ADDIN F1000_CSL_CITATION&lt;~#@#~&gt;[{"DOI":"10.1109/TCDS.2019.2917030","First":false,"Last":false,"abstract":"&lt;p&gt;Reminiscence is a lifelong activity that happens throughout our lifespan. While memories can serve as topics in people’s every-day conversations, recalling the past can also help us build self-esteem and increase our level of happiness. In this paper, we aim to develop a robot companion that helps people to recollect their memories from personal photos. We focus on how a robot can associate concepts relevant to the content in the photos and evoke people’s memories by asking questions that are both relatable and engaging. To understand the content of a picture, we applied deep learning techniques in order to recognize events, objects, and scenes in it. Then, these observations and any user utterances are considered in a Markov Random Field-based algorithm that contains common sense knowledge of a number of events, with Loopy Belief Propagation being used to infer possible associated concepts and topics. Afterwards, the robot poses appropriate questions about the selected topics, guiding the user to reminisce through conversation. Our results show that the proposed system can pose related and appropriate questions to interact with the user, and has the potential guide the user to recall the past in an organized way.&lt;br&gt;&lt;/p&gt;","author":[{"family":"Wu","given":"Yi-Luen"},{"family":"Gamborino","given":"Edwinn"},{"family":"Fu","given":"Li-Chen"}],"authorYearDisplayFormat":false,"citation-label":"8350120","container-title":"IEEE Transactions on Cognitive and Developmental Systems","container-title-short":"IEEE Trans. Cogn. Dev. Syst.","id":"8350120","invisible":false,"issued":{"date-parts":[["2019"]]},"journalAbbreviation":"IEEE Trans. Cogn. Dev. Syst.","page":"1-1","suppress-author":false,"title":"Interactive Question-Posing System for Robot-Assisted Reminiscence from Personal Photos","type":"article-journal"}]</w:instrText>
      </w:r>
      <w:r>
        <w:rPr>
          <w:iCs/>
        </w:rPr>
        <w:fldChar w:fldCharType="separate"/>
      </w:r>
      <w:r w:rsidR="00E8260C" w:rsidRPr="00E8260C">
        <w:rPr>
          <w:iCs/>
          <w:noProof/>
        </w:rPr>
        <w:t>[10]</w:t>
      </w:r>
      <w:r>
        <w:rPr>
          <w:iCs/>
        </w:rPr>
        <w:fldChar w:fldCharType="end"/>
      </w:r>
      <w:r w:rsidRPr="004A4959">
        <w:rPr>
          <w:iCs/>
        </w:rPr>
        <w:t xml:space="preserve"> a platform for robot-assisted photo reminiscence for the elderly was introduced. Reminiscence Therapy is an intervention commonly used</w:t>
      </w:r>
      <w:r>
        <w:rPr>
          <w:iCs/>
        </w:rPr>
        <w:t xml:space="preserve"> to alleviate neurodegenerative impact</w:t>
      </w:r>
      <w:r w:rsidRPr="004A4959">
        <w:rPr>
          <w:iCs/>
        </w:rPr>
        <w:t xml:space="preserve"> in patients with Mild Cognitive Impairment. It most often relies on the evocation of memories from the users’ lifetime through discussion of personal effects such as photographs. The authors implemented a variety of deep neural networks and a </w:t>
      </w:r>
      <w:r w:rsidR="00900A3B" w:rsidRPr="004A4959">
        <w:rPr>
          <w:iCs/>
        </w:rPr>
        <w:t>knowledge-based</w:t>
      </w:r>
      <w:r w:rsidRPr="004A4959">
        <w:rPr>
          <w:iCs/>
        </w:rPr>
        <w:t xml:space="preserve"> inference process to generate questions that are directly related to the visual content of each photograph. Results showed that participants felt more engaged when the robot asked questions related to the photograph and their speech than when not.</w:t>
      </w:r>
      <w:r>
        <w:rPr>
          <w:iCs/>
        </w:rPr>
        <w:t xml:space="preserve"> </w:t>
      </w:r>
      <w:r>
        <w:rPr>
          <w:iCs/>
        </w:rPr>
        <w:fldChar w:fldCharType="begin"/>
      </w:r>
      <w:r w:rsidR="00E8260C">
        <w:rPr>
          <w:iCs/>
        </w:rPr>
        <w:instrText>ADDIN F1000_CSL_CITATION&lt;~#@#~&gt;[{"DOI":"10.1007/978-3-030-22577-3_26","First":false,"ISBN":"978-3-030-22576-6","Last":false,"author":[{"family":"Guo","given":"Xingzhi"},{"family":"Huang","given":"Yu-Cian"},{"family":"Gamborino","given":"Edwinn"},{"family":"Tseng","given":"Shih-Huan"},{"family":"Fu","given":"Li-Chen"},{"family":"Yeh","given":"Su-Ling"}],"authorYearDisplayFormat":false,"citation-label":"8350124","collection-title":"Lecture notes in computer science","container-title":"Cross-Cultural Design. Methods, Tools and User Experience: 11th International Conference, CCD 2019, Held as Part of the 21st HCI International Conference, HCII 2019, Orlando, FL, USA, July 26–31, 2019, Proceedings, Part I","editor":[{"family":"Rau","given":"Pei-Luen Patrick"}],"id":"8350124","invisible":false,"issued":{"date-parts":[["2019"]]},"page":"365-375","publisher":"Springer International Publishing","publisher-place":"Cham","suppress-author":false,"title":"Inferring Human Feelings and Desires for Human-Robot Trust Promotion","type":"chapter","volume":"11576"}]</w:instrText>
      </w:r>
      <w:r>
        <w:rPr>
          <w:iCs/>
        </w:rPr>
        <w:fldChar w:fldCharType="separate"/>
      </w:r>
      <w:r w:rsidR="00E8260C" w:rsidRPr="00E8260C">
        <w:rPr>
          <w:iCs/>
          <w:noProof/>
        </w:rPr>
        <w:t>[11]</w:t>
      </w:r>
      <w:r>
        <w:rPr>
          <w:iCs/>
        </w:rPr>
        <w:fldChar w:fldCharType="end"/>
      </w:r>
      <w:r w:rsidRPr="004A4959">
        <w:rPr>
          <w:iCs/>
        </w:rPr>
        <w:t xml:space="preserve"> presente</w:t>
      </w:r>
      <w:r>
        <w:rPr>
          <w:iCs/>
        </w:rPr>
        <w:t>d</w:t>
      </w:r>
      <w:r w:rsidRPr="004A4959">
        <w:rPr>
          <w:iCs/>
        </w:rPr>
        <w:t xml:space="preserve"> a method to promote trust between humans and robots. </w:t>
      </w:r>
      <w:r>
        <w:rPr>
          <w:iCs/>
        </w:rPr>
        <w:t>The</w:t>
      </w:r>
      <w:r w:rsidRPr="004A4959">
        <w:rPr>
          <w:iCs/>
        </w:rPr>
        <w:t xml:space="preserve"> approach </w:t>
      </w:r>
      <w:r>
        <w:rPr>
          <w:iCs/>
        </w:rPr>
        <w:t>wa</w:t>
      </w:r>
      <w:r w:rsidRPr="004A4959">
        <w:rPr>
          <w:iCs/>
        </w:rPr>
        <w:t>s based on Natural Language Understanding techniques where, when the user discloses their vulnerability to the robot, the system could infer the underlying feelings and desires of the user in order to provide relevant and effective emotional support.</w:t>
      </w:r>
      <w:r>
        <w:rPr>
          <w:iCs/>
        </w:rPr>
        <w:t xml:space="preserve"> </w:t>
      </w:r>
      <w:r w:rsidRPr="004A4959">
        <w:rPr>
          <w:iCs/>
        </w:rPr>
        <w:t xml:space="preserve">Finally, </w:t>
      </w:r>
      <w:r>
        <w:rPr>
          <w:iCs/>
        </w:rPr>
        <w:fldChar w:fldCharType="begin"/>
      </w:r>
      <w:r w:rsidR="00E8260C">
        <w:rPr>
          <w:iCs/>
        </w:rPr>
        <w:instrText>ADDIN F1000_CSL_CITATION&lt;~#@#~&gt;[{"First":false,"Last":false,"author":[{"family":"Gamborino","given":"Edwinn"},{"family":"Fu","given":"Li-Chen"}],"authorYearDisplayFormat":false,"citation-label":"8350121","event":"2018 18th International Conference on Control, Automation and Systems (ICCAS)","id":"8350121","invisible":false,"issued":{"date-parts":[["2018"]]},"publisher":"IEEE","suppress-author":false,"title":"Interactive Reinforcement Learning based Assistive Robot for the Emotional Support of Children","type":"paper-conference"}]</w:instrText>
      </w:r>
      <w:r>
        <w:rPr>
          <w:iCs/>
        </w:rPr>
        <w:fldChar w:fldCharType="separate"/>
      </w:r>
      <w:r w:rsidR="00E8260C" w:rsidRPr="00E8260C">
        <w:rPr>
          <w:iCs/>
          <w:noProof/>
        </w:rPr>
        <w:t>[12]</w:t>
      </w:r>
      <w:r>
        <w:rPr>
          <w:iCs/>
        </w:rPr>
        <w:fldChar w:fldCharType="end"/>
      </w:r>
      <w:r>
        <w:rPr>
          <w:iCs/>
        </w:rPr>
        <w:t xml:space="preserve"> and</w:t>
      </w:r>
      <w:r w:rsidRPr="004A4959">
        <w:rPr>
          <w:iCs/>
        </w:rPr>
        <w:t xml:space="preserve"> </w:t>
      </w:r>
      <w:r>
        <w:rPr>
          <w:iCs/>
        </w:rPr>
        <w:fldChar w:fldCharType="begin"/>
      </w:r>
      <w:r w:rsidR="00E8260C">
        <w:rPr>
          <w:iCs/>
        </w:rPr>
        <w:instrText>ADDIN F1000_CSL_CITATION&lt;~#@#~&gt;[{"DOI":"10.1109/RO-MAN46459.2019.8956460","First":false,"ISBN":"978-1-7281-2622-7","Last":false,"author":[{"family":"Gamborino","given":"Edwinn"},{"family":"Yueh","given":"Hsiu-Ping"},{"family":"Lin","given":"Weijane"},{"family":"Yeh","given":"Su-Ling"},{"family":"Fu","given":"Li-Chen"}],"authorYearDisplayFormat":false,"citation-label":"8350119","container-title":"2019 28th IEEE International Conference on Robot and Human Interactive Communication (RO-MAN)","event":"2019 28th IEEE International Conference on Robot and Human Interactive Communication (RO-MAN)","id":"8350119","invisible":false,"issued":{"date-parts":[["2019","10","14"]]},"page":"1-6","publisher":"IEEE","suppress-author":false,"title":"Mood Estimation as a Social Profile Predictor in an Autonomous, Multi-Session, Emotional Support Robot for Children","type":"paper-conference"}]</w:instrText>
      </w:r>
      <w:r>
        <w:rPr>
          <w:iCs/>
        </w:rPr>
        <w:fldChar w:fldCharType="separate"/>
      </w:r>
      <w:r w:rsidR="00E8260C" w:rsidRPr="00E8260C">
        <w:rPr>
          <w:iCs/>
          <w:noProof/>
        </w:rPr>
        <w:t>[13]</w:t>
      </w:r>
      <w:r>
        <w:rPr>
          <w:iCs/>
        </w:rPr>
        <w:fldChar w:fldCharType="end"/>
      </w:r>
      <w:r>
        <w:rPr>
          <w:iCs/>
        </w:rPr>
        <w:t xml:space="preserve"> </w:t>
      </w:r>
      <w:r w:rsidRPr="004A4959">
        <w:rPr>
          <w:iCs/>
        </w:rPr>
        <w:t xml:space="preserve">discuss the importance of learning </w:t>
      </w:r>
      <w:r>
        <w:rPr>
          <w:iCs/>
        </w:rPr>
        <w:t>user</w:t>
      </w:r>
      <w:r w:rsidRPr="004A4959">
        <w:rPr>
          <w:iCs/>
        </w:rPr>
        <w:t xml:space="preserve"> preference</w:t>
      </w:r>
      <w:r>
        <w:rPr>
          <w:iCs/>
        </w:rPr>
        <w:t>s</w:t>
      </w:r>
      <w:r w:rsidRPr="004A4959">
        <w:rPr>
          <w:iCs/>
        </w:rPr>
        <w:t xml:space="preserve"> through interactions with an emotional support robot for children. The system presented perform</w:t>
      </w:r>
      <w:r>
        <w:rPr>
          <w:iCs/>
        </w:rPr>
        <w:t>ed</w:t>
      </w:r>
      <w:r w:rsidRPr="004A4959">
        <w:rPr>
          <w:iCs/>
        </w:rPr>
        <w:t xml:space="preserve"> a variety of actions (e.g. play videos, tell jokes), and learn</w:t>
      </w:r>
      <w:r>
        <w:rPr>
          <w:iCs/>
        </w:rPr>
        <w:t>ed</w:t>
      </w:r>
      <w:r w:rsidRPr="004A4959">
        <w:rPr>
          <w:iCs/>
        </w:rPr>
        <w:t xml:space="preserve"> user preferences by assessing emotional reactions from facial expressions with an Interactive Reinforcement Learning algorithm. The results </w:t>
      </w:r>
      <w:r>
        <w:rPr>
          <w:iCs/>
        </w:rPr>
        <w:t>revealed</w:t>
      </w:r>
      <w:r w:rsidRPr="004A4959">
        <w:rPr>
          <w:iCs/>
        </w:rPr>
        <w:t xml:space="preserve"> that </w:t>
      </w:r>
      <w:r>
        <w:rPr>
          <w:iCs/>
        </w:rPr>
        <w:t>people</w:t>
      </w:r>
      <w:r w:rsidRPr="004A4959">
        <w:rPr>
          <w:iCs/>
        </w:rPr>
        <w:t xml:space="preserve"> gave more positive feedback </w:t>
      </w:r>
      <w:r>
        <w:rPr>
          <w:iCs/>
        </w:rPr>
        <w:t xml:space="preserve">to </w:t>
      </w:r>
      <w:r w:rsidRPr="004A4959">
        <w:rPr>
          <w:iCs/>
        </w:rPr>
        <w:t xml:space="preserve">and </w:t>
      </w:r>
      <w:r>
        <w:rPr>
          <w:iCs/>
        </w:rPr>
        <w:t>were</w:t>
      </w:r>
      <w:r w:rsidRPr="004A4959">
        <w:rPr>
          <w:iCs/>
        </w:rPr>
        <w:t xml:space="preserve"> </w:t>
      </w:r>
      <w:r>
        <w:rPr>
          <w:iCs/>
        </w:rPr>
        <w:t xml:space="preserve">more </w:t>
      </w:r>
      <w:r w:rsidRPr="004A4959">
        <w:rPr>
          <w:iCs/>
        </w:rPr>
        <w:t>willing to interact with the robot after several sessions when it learned their preferences.</w:t>
      </w:r>
    </w:p>
    <w:p w14:paraId="159C5F61" w14:textId="77777777" w:rsidR="00960D71" w:rsidRPr="008B505E" w:rsidRDefault="00960D71" w:rsidP="00960D71">
      <w:pPr>
        <w:pStyle w:val="BodyText"/>
        <w:ind w:firstLine="289"/>
        <w:contextualSpacing/>
      </w:pPr>
      <w:r>
        <w:rPr>
          <w:iCs/>
        </w:rPr>
        <w:t>In sum, the evidence shows that social machines that infer user mental states through their implicit affective behaviors can engage actions better catered to user preferences, which in turn improves user experience and usage of the machine. However, as mentioned, selection of appropriate human-like social interactive behavioral preferences requires that the system also infers the user’s social context. Thus</w:t>
      </w:r>
      <w:r w:rsidRPr="004A4959">
        <w:rPr>
          <w:iCs/>
        </w:rPr>
        <w:t xml:space="preserve">, the </w:t>
      </w:r>
      <w:r>
        <w:rPr>
          <w:iCs/>
        </w:rPr>
        <w:t xml:space="preserve">system </w:t>
      </w:r>
      <w:r w:rsidRPr="004A4959">
        <w:rPr>
          <w:iCs/>
        </w:rPr>
        <w:t xml:space="preserve">proposed </w:t>
      </w:r>
      <w:r>
        <w:rPr>
          <w:iCs/>
        </w:rPr>
        <w:t xml:space="preserve">here </w:t>
      </w:r>
      <w:r w:rsidRPr="004A4959">
        <w:rPr>
          <w:iCs/>
        </w:rPr>
        <w:t xml:space="preserve">aims to </w:t>
      </w:r>
      <w:r>
        <w:rPr>
          <w:iCs/>
        </w:rPr>
        <w:t>infer</w:t>
      </w:r>
      <w:r w:rsidRPr="004A4959">
        <w:rPr>
          <w:iCs/>
        </w:rPr>
        <w:t xml:space="preserve"> the social network of the user</w:t>
      </w:r>
      <w:r>
        <w:rPr>
          <w:iCs/>
        </w:rPr>
        <w:t xml:space="preserve"> </w:t>
      </w:r>
      <w:r w:rsidRPr="004A4959">
        <w:rPr>
          <w:iCs/>
        </w:rPr>
        <w:t>from naturalistic observation of the users’ behavior</w:t>
      </w:r>
      <w:r>
        <w:rPr>
          <w:iCs/>
        </w:rPr>
        <w:t>s</w:t>
      </w:r>
      <w:r w:rsidRPr="004A4959">
        <w:rPr>
          <w:iCs/>
        </w:rPr>
        <w:t xml:space="preserve"> around others in order to </w:t>
      </w:r>
      <w:r>
        <w:rPr>
          <w:iCs/>
        </w:rPr>
        <w:t>refine</w:t>
      </w:r>
      <w:r w:rsidRPr="004A4959">
        <w:rPr>
          <w:iCs/>
        </w:rPr>
        <w:t xml:space="preserve"> </w:t>
      </w:r>
      <w:r>
        <w:rPr>
          <w:iCs/>
        </w:rPr>
        <w:t>interactions between</w:t>
      </w:r>
      <w:r w:rsidRPr="004A4959">
        <w:rPr>
          <w:iCs/>
        </w:rPr>
        <w:t xml:space="preserve"> </w:t>
      </w:r>
      <w:r>
        <w:rPr>
          <w:iCs/>
        </w:rPr>
        <w:t>virtual agents or robots with users across various</w:t>
      </w:r>
      <w:r w:rsidRPr="004A4959">
        <w:rPr>
          <w:iCs/>
        </w:rPr>
        <w:t xml:space="preserve"> social situations.</w:t>
      </w:r>
    </w:p>
    <w:p w14:paraId="2B03D692" w14:textId="77777777" w:rsidR="00960D71" w:rsidRDefault="00960D71" w:rsidP="00960D71">
      <w:pPr>
        <w:pStyle w:val="Heading2"/>
        <w:keepLines/>
        <w:numPr>
          <w:ilvl w:val="1"/>
          <w:numId w:val="0"/>
        </w:numPr>
        <w:tabs>
          <w:tab w:val="num" w:pos="360"/>
        </w:tabs>
        <w:autoSpaceDE/>
        <w:autoSpaceDN/>
        <w:ind w:left="288" w:hanging="288"/>
        <w:contextualSpacing/>
      </w:pPr>
      <w:r>
        <w:t>B.</w:t>
      </w:r>
      <w:r>
        <w:tab/>
        <w:t>Social Support Networks</w:t>
      </w:r>
    </w:p>
    <w:p w14:paraId="4D4B59B5" w14:textId="6E311106" w:rsidR="00960D71" w:rsidRDefault="00960D71" w:rsidP="00960D71">
      <w:pPr>
        <w:pStyle w:val="BodyText"/>
        <w:ind w:firstLine="289"/>
        <w:contextualSpacing/>
        <w:rPr>
          <w:rStyle w:val="Emphasis"/>
          <w:i w:val="0"/>
        </w:rPr>
      </w:pPr>
      <w:r w:rsidRPr="00667082">
        <w:rPr>
          <w:rStyle w:val="Emphasis"/>
          <w:i w:val="0"/>
        </w:rPr>
        <w:t xml:space="preserve">The </w:t>
      </w:r>
      <w:r>
        <w:rPr>
          <w:rStyle w:val="Emphasis"/>
          <w:i w:val="0"/>
        </w:rPr>
        <w:t>role of social networks in modulating</w:t>
      </w:r>
      <w:r w:rsidRPr="00667082">
        <w:rPr>
          <w:rStyle w:val="Emphasis"/>
          <w:i w:val="0"/>
        </w:rPr>
        <w:t xml:space="preserve"> human </w:t>
      </w:r>
      <w:r>
        <w:rPr>
          <w:rStyle w:val="Emphasis"/>
          <w:i w:val="0"/>
        </w:rPr>
        <w:t xml:space="preserve">inter-personal </w:t>
      </w:r>
      <w:r w:rsidRPr="00667082">
        <w:rPr>
          <w:rStyle w:val="Emphasis"/>
          <w:i w:val="0"/>
        </w:rPr>
        <w:t xml:space="preserve">interaction behaviors </w:t>
      </w:r>
      <w:r>
        <w:rPr>
          <w:rStyle w:val="Emphasis"/>
          <w:i w:val="0"/>
        </w:rPr>
        <w:t>has been extensively studied in sociology and psychology</w:t>
      </w:r>
      <w:r w:rsidRPr="00667082">
        <w:rPr>
          <w:rStyle w:val="Emphasis"/>
          <w:i w:val="0"/>
        </w:rPr>
        <w:t xml:space="preserve">. </w:t>
      </w:r>
      <w:r>
        <w:rPr>
          <w:rStyle w:val="Emphasis"/>
          <w:i w:val="0"/>
        </w:rPr>
        <w:t xml:space="preserve">To our knowledge, </w:t>
      </w:r>
      <w:r>
        <w:rPr>
          <w:rStyle w:val="Emphasis"/>
          <w:i w:val="0"/>
        </w:rPr>
        <w:fldChar w:fldCharType="begin"/>
      </w:r>
      <w:r w:rsidR="00E8260C">
        <w:rPr>
          <w:rStyle w:val="Emphasis"/>
          <w:i w:val="0"/>
        </w:rPr>
        <w:instrText>ADDIN F1000_CSL_CITATION&lt;~#@#~&gt;[{"DOI":"10.1177/001872675400700102","First":false,"Last":false,"author":[{"family":"Barnes","given":"J A"}],"authorYearDisplayFormat":false,"citation-label":"8351271","container-title":"Human Relations","container-title-short":"Human Relations","id":"8351271","invisible":false,"issue":"1","issued":{"date-parts":[["1954","2"]]},"journalAbbreviation":"Human Relations","page":"39-58","suppress-author":false,"title":"Class and committees in a norwegian island parish","type":"article-journal","volume":"7"}]</w:instrText>
      </w:r>
      <w:r>
        <w:rPr>
          <w:rStyle w:val="Emphasis"/>
          <w:i w:val="0"/>
        </w:rPr>
        <w:fldChar w:fldCharType="separate"/>
      </w:r>
      <w:r w:rsidR="00E8260C" w:rsidRPr="00E8260C">
        <w:rPr>
          <w:rStyle w:val="Emphasis"/>
          <w:i w:val="0"/>
          <w:noProof/>
        </w:rPr>
        <w:t>[14]</w:t>
      </w:r>
      <w:r>
        <w:rPr>
          <w:rStyle w:val="Emphasis"/>
          <w:i w:val="0"/>
        </w:rPr>
        <w:fldChar w:fldCharType="end"/>
      </w:r>
      <w:r w:rsidRPr="00667082">
        <w:rPr>
          <w:rStyle w:val="Emphasis"/>
          <w:i w:val="0"/>
        </w:rPr>
        <w:t xml:space="preserve"> was the first study to </w:t>
      </w:r>
      <w:r>
        <w:rPr>
          <w:rStyle w:val="Emphasis"/>
          <w:i w:val="0"/>
        </w:rPr>
        <w:t>use</w:t>
      </w:r>
      <w:r w:rsidRPr="00667082">
        <w:rPr>
          <w:rStyle w:val="Emphasis"/>
          <w:i w:val="0"/>
        </w:rPr>
        <w:t xml:space="preserve"> the term “network” </w:t>
      </w:r>
      <w:r>
        <w:rPr>
          <w:rStyle w:val="Emphasis"/>
          <w:i w:val="0"/>
        </w:rPr>
        <w:t>and apply its concept on</w:t>
      </w:r>
      <w:r w:rsidRPr="00FA4EC6">
        <w:rPr>
          <w:rStyle w:val="Emphasis"/>
          <w:i w:val="0"/>
        </w:rPr>
        <w:t xml:space="preserve"> </w:t>
      </w:r>
      <w:r>
        <w:rPr>
          <w:rStyle w:val="Emphasis"/>
          <w:i w:val="0"/>
        </w:rPr>
        <w:t>a small Norwegian community</w:t>
      </w:r>
      <w:r w:rsidRPr="00471911">
        <w:rPr>
          <w:rStyle w:val="Emphasis"/>
          <w:i w:val="0"/>
        </w:rPr>
        <w:t xml:space="preserve"> </w:t>
      </w:r>
      <w:r w:rsidRPr="00667082">
        <w:rPr>
          <w:rStyle w:val="Emphasis"/>
          <w:i w:val="0"/>
        </w:rPr>
        <w:t xml:space="preserve">to </w:t>
      </w:r>
      <w:r>
        <w:rPr>
          <w:rStyle w:val="Emphasis"/>
          <w:i w:val="0"/>
        </w:rPr>
        <w:t xml:space="preserve">characterize how pairs of persons were socially related to each other. Specifically, two persons in the social network might be friends, each with their own other sets of friends, some of which might know each other or not. In order to achieve certain goals in the social </w:t>
      </w:r>
      <w:r>
        <w:rPr>
          <w:rStyle w:val="Emphasis"/>
          <w:i w:val="0"/>
        </w:rPr>
        <w:lastRenderedPageBreak/>
        <w:t xml:space="preserve">network, each person interacts with specific sets of others, resulting in the formation of sub-classes of social function. Social networks are thus graphs with specific topologies </w:t>
      </w:r>
      <w:r>
        <w:rPr>
          <w:rStyle w:val="Emphasis"/>
          <w:i w:val="0"/>
        </w:rPr>
        <w:fldChar w:fldCharType="begin"/>
      </w:r>
      <w:r w:rsidR="00E8260C">
        <w:rPr>
          <w:rStyle w:val="Emphasis"/>
          <w:i w:val="0"/>
        </w:rPr>
        <w:instrText>ADDIN F1000_CSL_CITATION&lt;~#@#~&gt;[{"First":false,"Last":false,"author":[{"family":"Euler","given":"Leonhard"}],"authorYearDisplayFormat":false,"citation-label":"5609943","container-title":"Scientific American","id":"5609943","invisible":false,"issue":"1","issued":{"date-parts":[["1953"]]},"page":"66-72","suppress-author":false,"title":"Leonhard Euler and the Koenigsberg Bridges","type":"article-journal","volume":"189"}]</w:instrText>
      </w:r>
      <w:r>
        <w:rPr>
          <w:rStyle w:val="Emphasis"/>
          <w:i w:val="0"/>
        </w:rPr>
        <w:fldChar w:fldCharType="separate"/>
      </w:r>
      <w:r w:rsidR="00E8260C" w:rsidRPr="00E8260C">
        <w:rPr>
          <w:rStyle w:val="Emphasis"/>
          <w:i w:val="0"/>
          <w:noProof/>
        </w:rPr>
        <w:t>[15]</w:t>
      </w:r>
      <w:r>
        <w:rPr>
          <w:rStyle w:val="Emphasis"/>
          <w:i w:val="0"/>
        </w:rPr>
        <w:fldChar w:fldCharType="end"/>
      </w:r>
      <w:r>
        <w:rPr>
          <w:rStyle w:val="Emphasis"/>
          <w:i w:val="0"/>
        </w:rPr>
        <w:t xml:space="preserve"> that emerge from tracing out the paths of relationships between a  given person and how that person socially interacts with all other persons in the network.  </w:t>
      </w:r>
    </w:p>
    <w:p w14:paraId="5EBD5735" w14:textId="5898A9B8" w:rsidR="00960D71" w:rsidRDefault="00960D71" w:rsidP="00960D71">
      <w:pPr>
        <w:pStyle w:val="BodyText"/>
        <w:ind w:firstLine="289"/>
        <w:contextualSpacing/>
        <w:rPr>
          <w:rStyle w:val="Emphasis"/>
          <w:i w:val="0"/>
        </w:rPr>
      </w:pPr>
      <w:r>
        <w:rPr>
          <w:rStyle w:val="Emphasis"/>
          <w:i w:val="0"/>
        </w:rPr>
        <w:t xml:space="preserve">Importantly, as mentioned, social network structure or topology also determines the sort of social interactions a person preferentially engages in or not. Critically, a person’s social network mediates the ease of obtaining support from others for certain needs </w:t>
      </w:r>
      <w:r>
        <w:rPr>
          <w:rStyle w:val="Emphasis"/>
          <w:i w:val="0"/>
        </w:rPr>
        <w:fldChar w:fldCharType="begin"/>
      </w:r>
      <w:r w:rsidR="00E8260C">
        <w:rPr>
          <w:rStyle w:val="Emphasis"/>
          <w:i w:val="0"/>
        </w:rPr>
        <w:instrText>ADDIN F1000_CSL_CITATION&lt;~#@#~&gt;[{"First":false,"Last":false,"author":[{"family":"Heaney","given":"Catherine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support","type":"article-journal","volume":"4"},{"DOI":"10.3389/fcomm.2016.00010","First":false,"Last":false,"abstract":"This manuscript discusses the development, impact, and several major research findings of studies in the area of social network support and health outcomes. The review focuses largely on the development of online social support networks and the ways in which they may interact with face-to-face support networks to influence physical and psychological health outcomes. The manuscript discusses this area and it presents a research agenda for future work in this area from an Associate Editor's perspective.","author":[{"family":"Wright","given":"Kevin"}],"authorYearDisplayFormat":false,"citation-label":"8321426","container-title":"Frontiers in Communication","container-title-short":"Front. Commun.","id":"8321426","invisible":false,"issued":{"date-parts":[["2016","10","14"]]},"journalAbbreviation":"Front. Commun.","suppress-author":false,"title":"Social networks, interpersonal social support, and health outcomes: A health communication perspective","type":"article-journal","volume":"1"}]</w:instrText>
      </w:r>
      <w:r>
        <w:rPr>
          <w:rStyle w:val="Emphasis"/>
          <w:i w:val="0"/>
        </w:rPr>
        <w:fldChar w:fldCharType="separate"/>
      </w:r>
      <w:r w:rsidR="00E8260C" w:rsidRPr="00E8260C">
        <w:rPr>
          <w:rStyle w:val="Emphasis"/>
          <w:i w:val="0"/>
          <w:noProof/>
        </w:rPr>
        <w:t>[9], [16]</w:t>
      </w:r>
      <w:r>
        <w:rPr>
          <w:rStyle w:val="Emphasis"/>
          <w:i w:val="0"/>
        </w:rPr>
        <w:fldChar w:fldCharType="end"/>
      </w:r>
      <w:r>
        <w:rPr>
          <w:rStyle w:val="Emphasis"/>
          <w:i w:val="0"/>
        </w:rPr>
        <w:t xml:space="preserve">. For instance, a baby obtains food from parents more readily than from </w:t>
      </w:r>
      <w:proofErr w:type="gramStart"/>
      <w:r>
        <w:rPr>
          <w:rStyle w:val="Emphasis"/>
          <w:i w:val="0"/>
        </w:rPr>
        <w:t>siblings, and</w:t>
      </w:r>
      <w:proofErr w:type="gramEnd"/>
      <w:r>
        <w:rPr>
          <w:rStyle w:val="Emphasis"/>
          <w:i w:val="0"/>
        </w:rPr>
        <w:t xml:space="preserve"> seeks out siblings for other purposes (despite similar physical proximities for both). Thus, a given person maintains several different classes of social support networks for different needs (e.g. emotional, financial, health) </w:t>
      </w:r>
      <w:r>
        <w:rPr>
          <w:rStyle w:val="Emphasis"/>
          <w:i w:val="0"/>
        </w:rPr>
        <w:fldChar w:fldCharType="begin"/>
      </w:r>
      <w:r w:rsidR="00E8260C">
        <w:rPr>
          <w:rStyle w:val="Emphasis"/>
          <w:i w:val="0"/>
        </w:rPr>
        <w:instrText>ADDIN F1000_CSL_CITATION&lt;~#@#~&gt;[{"DOI":"10.1080/03637751.2010.502538","First":false,"Last":false,"abstract":"This article reports two studies designed to develop and test a weak-tie/strong-tie support network preference scale. A theoretical framework for developing the measure and empirical tests of the underlying dimensions in two distinct populations is presented along with an assessment of the scale's validity and reliability, and hypotheses are tested regarding the support network preferences of the two populations. The application and utility of the four subscales comprising the W/STS is discussed along with the scale's implications for the study and advancement of applied research concerning social support networks.","author":[{"family":"Wright","given":"Kevin B."},{"family":"Miller","given":"Claude H."}],"authorYearDisplayFormat":false,"citation-label":"8351258","container-title":"Communication monographs","container-title-short":"Commun. Monogr.","id":"8351258","invisible":false,"issue":"4","issued":{"date-parts":[["2010","12"]]},"journalAbbreviation":"Commun. Monogr.","page":"500-517","suppress-author":false,"title":"A Measure of Weak-Tie/Strong-Tie Support Network Preference","type":"article-journal","volume":"77"}]</w:instrText>
      </w:r>
      <w:r>
        <w:rPr>
          <w:rStyle w:val="Emphasis"/>
          <w:i w:val="0"/>
        </w:rPr>
        <w:fldChar w:fldCharType="separate"/>
      </w:r>
      <w:r w:rsidR="00E8260C" w:rsidRPr="00E8260C">
        <w:rPr>
          <w:rStyle w:val="Emphasis"/>
          <w:i w:val="0"/>
          <w:noProof/>
        </w:rPr>
        <w:t>[17]</w:t>
      </w:r>
      <w:r>
        <w:rPr>
          <w:rStyle w:val="Emphasis"/>
          <w:i w:val="0"/>
        </w:rPr>
        <w:fldChar w:fldCharType="end"/>
      </w:r>
      <w:r>
        <w:rPr>
          <w:rStyle w:val="Emphasis"/>
          <w:i w:val="0"/>
        </w:rPr>
        <w:t>. Such social support networks drive many everyday social interaction decisions between different people.</w:t>
      </w:r>
    </w:p>
    <w:p w14:paraId="20C78005" w14:textId="7032AFFA" w:rsidR="00960D71" w:rsidRDefault="00960D71" w:rsidP="00960D71">
      <w:pPr>
        <w:pStyle w:val="BodyText"/>
        <w:ind w:firstLine="289"/>
        <w:contextualSpacing/>
        <w:rPr>
          <w:iCs/>
        </w:rPr>
      </w:pPr>
      <w:r>
        <w:rPr>
          <w:rStyle w:val="Emphasis"/>
          <w:i w:val="0"/>
        </w:rPr>
        <w:t xml:space="preserve">Several approaches have been applied to index social support networks </w:t>
      </w:r>
      <w:r>
        <w:rPr>
          <w:rStyle w:val="Emphasis"/>
          <w:i w:val="0"/>
        </w:rPr>
        <w:fldChar w:fldCharType="begin"/>
      </w:r>
      <w:r w:rsidR="00E8260C">
        <w:rPr>
          <w:rStyle w:val="Emphasis"/>
          <w:i w:val="0"/>
        </w:rPr>
        <w:instrText>ADDIN F1000_CSL_CITATION&lt;~#@#~&gt;[{"DOI":"10.1016/j.jpsychores.2009.10.001","First":false,"Last":false,"PMID":"20955871","abstract":"Distinctions among concepts and approaches to assessing social support are made, and published generic and specialized measures of social support are reviewed. Depending on study aims, investigators may be interested in assessing perceived or received support from the perspective of the provider, the recipient, or both. Whereas some measures inquire about the availability or mobilization of several kinds of supportive resources, others seek supplemental information about the membership and structural properties of the social network as well. Observational and self-reported measures of support are presented, along with brief and extensive measures. A final set of three support measures is highlighted, including their psychometric properties.&lt;br&gt;&lt;br&gt;Copyright © 2010 Elsevier Inc. All rights reserved.","author":[{"family":"Gottlieb","given":"Benjamin H"},{"family":"Bergen","given":"Anne E"}],"authorYearDisplayFormat":false,"citation-label":"7266120","container-title":"Journal of Psychosomatic Research","container-title-short":"J. Psychosom. Res.","id":"7266120","invisible":false,"issue":"5","issued":{"date-parts":[["2010","11"]]},"journalAbbreviation":"J. Psychosom. Res.","page":"511-520","suppress-author":false,"title":"Social support concepts and measures.","type":"article-journal","volume":"69"}]</w:instrText>
      </w:r>
      <w:r>
        <w:rPr>
          <w:rStyle w:val="Emphasis"/>
          <w:i w:val="0"/>
        </w:rPr>
        <w:fldChar w:fldCharType="separate"/>
      </w:r>
      <w:r w:rsidR="00E8260C" w:rsidRPr="00E8260C">
        <w:rPr>
          <w:rStyle w:val="Emphasis"/>
          <w:i w:val="0"/>
          <w:noProof/>
        </w:rPr>
        <w:t>[18]</w:t>
      </w:r>
      <w:r>
        <w:rPr>
          <w:rStyle w:val="Emphasis"/>
          <w:i w:val="0"/>
        </w:rPr>
        <w:fldChar w:fldCharType="end"/>
      </w:r>
      <w:r>
        <w:rPr>
          <w:rStyle w:val="Emphasis"/>
          <w:i w:val="0"/>
        </w:rPr>
        <w:t xml:space="preserve">. These methods range from assessments of the availability of assistive persons to self-ratings of personal levels of social functioning. Of these, the </w:t>
      </w:r>
      <w:ins w:id="52" w:author="Joshua Goh" w:date="2020-03-27T11:49:00Z">
        <w:r w:rsidR="00330C51">
          <w:rPr>
            <w:rStyle w:val="Emphasis"/>
            <w:i w:val="0"/>
          </w:rPr>
          <w:t>Social Support Questionnaire (</w:t>
        </w:r>
      </w:ins>
      <w:commentRangeStart w:id="53"/>
      <w:commentRangeStart w:id="54"/>
      <w:r>
        <w:rPr>
          <w:rStyle w:val="Emphasis"/>
          <w:i w:val="0"/>
        </w:rPr>
        <w:t>SSQ</w:t>
      </w:r>
      <w:commentRangeEnd w:id="53"/>
      <w:commentRangeEnd w:id="54"/>
      <w:ins w:id="55" w:author="Joshua Goh" w:date="2020-03-27T11:49:00Z">
        <w:r w:rsidR="00330C51">
          <w:rPr>
            <w:rStyle w:val="Emphasis"/>
            <w:i w:val="0"/>
          </w:rPr>
          <w:t>)</w:t>
        </w:r>
        <w:r w:rsidR="0071550E">
          <w:rPr>
            <w:rStyle w:val="CommentReference"/>
            <w:rFonts w:eastAsia="PMingLiU"/>
            <w:spacing w:val="0"/>
          </w:rPr>
          <w:commentReference w:id="53"/>
        </w:r>
        <w:r w:rsidR="00330C51">
          <w:rPr>
            <w:rStyle w:val="CommentReference"/>
            <w:rFonts w:eastAsia="PMingLiU"/>
            <w:spacing w:val="0"/>
          </w:rPr>
          <w:commentReference w:id="54"/>
        </w:r>
      </w:ins>
      <w:r>
        <w:rPr>
          <w:rStyle w:val="Emphasis"/>
          <w:i w:val="0"/>
        </w:rPr>
        <w:t xml:space="preserve"> </w:t>
      </w:r>
      <w:r>
        <w:rPr>
          <w:rStyle w:val="Emphasis"/>
          <w:i w:val="0"/>
        </w:rPr>
        <w:fldChar w:fldCharType="begin"/>
      </w:r>
      <w:r w:rsidR="00E8260C">
        <w:rPr>
          <w:rStyle w:val="Emphasis"/>
          <w:i w:val="0"/>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Style w:val="Emphasis"/>
          <w:i w:val="0"/>
        </w:rPr>
        <w:fldChar w:fldCharType="separate"/>
      </w:r>
      <w:r w:rsidR="00E8260C" w:rsidRPr="00E8260C">
        <w:rPr>
          <w:rStyle w:val="Emphasis"/>
          <w:i w:val="0"/>
          <w:noProof/>
        </w:rPr>
        <w:t>[7]</w:t>
      </w:r>
      <w:r>
        <w:rPr>
          <w:rStyle w:val="Emphasis"/>
          <w:i w:val="0"/>
        </w:rPr>
        <w:fldChar w:fldCharType="end"/>
      </w:r>
      <w:r>
        <w:rPr>
          <w:rStyle w:val="Emphasis"/>
          <w:i w:val="0"/>
        </w:rPr>
        <w:t xml:space="preserve"> is one of the most common and well-validated instruments that is also easy to use. Essentially, the SSQ incorporates</w:t>
      </w:r>
      <w:ins w:id="56" w:author="Edwinn Gamborino Castañeda" w:date="2020-03-26T11:00:00Z">
        <w:r w:rsidR="00E24D6B">
          <w:rPr>
            <w:rStyle w:val="Emphasis"/>
            <w:i w:val="0"/>
          </w:rPr>
          <w:t xml:space="preserve"> an</w:t>
        </w:r>
      </w:ins>
      <w:r>
        <w:rPr>
          <w:rStyle w:val="Emphasis"/>
          <w:i w:val="0"/>
        </w:rPr>
        <w:t xml:space="preserve"> objective demographic (number of persons for a given need) and subjective psychological </w:t>
      </w:r>
      <w:ins w:id="57" w:author="Edwinn Gamborino Castañeda" w:date="2020-03-26T11:00:00Z">
        <w:r w:rsidR="00E24D6B">
          <w:rPr>
            <w:rStyle w:val="Emphasis"/>
            <w:i w:val="0"/>
          </w:rPr>
          <w:t xml:space="preserve">information </w:t>
        </w:r>
      </w:ins>
      <w:r>
        <w:rPr>
          <w:rStyle w:val="Emphasis"/>
          <w:i w:val="0"/>
        </w:rPr>
        <w:t>(satisfaction of support from each person)</w:t>
      </w:r>
      <w:del w:id="58" w:author="Edwinn Gamborino Castañeda" w:date="2020-03-26T11:00:00Z">
        <w:r w:rsidDel="00E24D6B">
          <w:rPr>
            <w:rStyle w:val="Emphasis"/>
            <w:i w:val="0"/>
          </w:rPr>
          <w:delText xml:space="preserve"> information</w:delText>
        </w:r>
      </w:del>
      <w:r>
        <w:rPr>
          <w:rStyle w:val="Emphasis"/>
          <w:i w:val="0"/>
        </w:rPr>
        <w:t xml:space="preserve"> across different types of support into its social network characterization. Its test format is also straightforward and systematic in a manner that is very suitable for the purposes of this study (see Methodology). Thus, we frame our simulated and real human social network structures adapting from the SSQ. We then construe social interaction preferences as a function of the differential satisfaction with received support across persons in one’s social network.</w:t>
      </w:r>
    </w:p>
    <w:p w14:paraId="20870BA5" w14:textId="77777777" w:rsidR="00960D71" w:rsidRDefault="00960D71" w:rsidP="00960D71">
      <w:pPr>
        <w:pStyle w:val="Heading2"/>
        <w:keepLines/>
        <w:numPr>
          <w:ilvl w:val="1"/>
          <w:numId w:val="0"/>
        </w:numPr>
        <w:tabs>
          <w:tab w:val="num" w:pos="360"/>
        </w:tabs>
        <w:autoSpaceDE/>
        <w:autoSpaceDN/>
        <w:ind w:left="288" w:hanging="288"/>
        <w:contextualSpacing/>
      </w:pPr>
      <w:r>
        <w:t>C.</w:t>
      </w:r>
      <w:r>
        <w:tab/>
        <w:t>Machine Theory of Mind</w:t>
      </w:r>
    </w:p>
    <w:p w14:paraId="77D68BE2" w14:textId="1B41652D" w:rsidR="00960D71" w:rsidRDefault="00960D71" w:rsidP="00960D71">
      <w:pPr>
        <w:pStyle w:val="BodyText"/>
        <w:ind w:firstLine="289"/>
        <w:contextualSpacing/>
        <w:rPr>
          <w:rStyle w:val="Emphasis"/>
          <w:i w:val="0"/>
        </w:rPr>
      </w:pPr>
      <w:r>
        <w:rPr>
          <w:noProof/>
          <w:lang w:eastAsia="zh-CN"/>
        </w:rPr>
        <mc:AlternateContent>
          <mc:Choice Requires="wps">
            <w:drawing>
              <wp:anchor distT="45720" distB="45720" distL="114300" distR="114300" simplePos="0" relativeHeight="251660288" behindDoc="0" locked="0" layoutInCell="1" allowOverlap="1" wp14:anchorId="237E3E87" wp14:editId="3D317EEF">
                <wp:simplePos x="0" y="0"/>
                <wp:positionH relativeFrom="margin">
                  <wp:posOffset>3283585</wp:posOffset>
                </wp:positionH>
                <wp:positionV relativeFrom="margin">
                  <wp:posOffset>5344795</wp:posOffset>
                </wp:positionV>
                <wp:extent cx="3099435" cy="3232150"/>
                <wp:effectExtent l="0" t="0" r="0" b="63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232150"/>
                        </a:xfrm>
                        <a:prstGeom prst="rect">
                          <a:avLst/>
                        </a:prstGeom>
                        <a:solidFill>
                          <a:srgbClr val="FFFFFF"/>
                        </a:solidFill>
                        <a:ln w="9525">
                          <a:noFill/>
                          <a:miter lim="800000"/>
                          <a:headEnd/>
                          <a:tailEnd/>
                        </a:ln>
                      </wps:spPr>
                      <wps:txbx>
                        <w:txbxContent>
                          <w:p w14:paraId="6D342655" w14:textId="323C302F" w:rsidR="005E1B8F" w:rsidRDefault="005E1B8F" w:rsidP="00960D71">
                            <w:pPr>
                              <w:rPr>
                                <w:sz w:val="16"/>
                              </w:rPr>
                            </w:pPr>
                            <w:r w:rsidRPr="00AC3093">
                              <w:rPr>
                                <w:noProof/>
                                <w:sz w:val="16"/>
                              </w:rPr>
                              <w:drawing>
                                <wp:inline distT="0" distB="0" distL="0" distR="0" wp14:anchorId="4A115211" wp14:editId="4CFFED3A">
                                  <wp:extent cx="3090545" cy="1358265"/>
                                  <wp:effectExtent l="0" t="0" r="0" b="0"/>
                                  <wp:docPr id="1" name="Picture 3">
                                    <a:extLst xmlns:a="http://schemas.openxmlformats.org/drawingml/2006/main">
                                      <a:ext uri="{FF2B5EF4-FFF2-40B4-BE49-F238E27FC236}">
                                        <a16:creationId xmlns:a16="http://schemas.microsoft.com/office/drawing/2014/main" id="{90ACA77B-B550-4EAA-A6F3-A90DC74573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ACA77B-B550-4EAA-A6F3-A90DC7457358}"/>
                                              </a:ext>
                                            </a:extLst>
                                          </pic:cNvPr>
                                          <pic:cNvPicPr>
                                            <a:picLocks noChangeAspect="1"/>
                                          </pic:cNvPicPr>
                                        </pic:nvPicPr>
                                        <pic:blipFill>
                                          <a:blip r:embed="rId13"/>
                                          <a:stretch>
                                            <a:fillRect/>
                                          </a:stretch>
                                        </pic:blipFill>
                                        <pic:spPr>
                                          <a:xfrm>
                                            <a:off x="0" y="0"/>
                                            <a:ext cx="3090545" cy="1358265"/>
                                          </a:xfrm>
                                          <a:prstGeom prst="rect">
                                            <a:avLst/>
                                          </a:prstGeom>
                                        </pic:spPr>
                                      </pic:pic>
                                    </a:graphicData>
                                  </a:graphic>
                                </wp:inline>
                              </w:drawing>
                            </w:r>
                          </w:p>
                          <w:p w14:paraId="04AF8025" w14:textId="77777777" w:rsidR="005E1B8F" w:rsidRDefault="005E1B8F" w:rsidP="00960D71">
                            <w:pPr>
                              <w:jc w:val="both"/>
                              <w:rPr>
                                <w:sz w:val="16"/>
                              </w:rPr>
                            </w:pPr>
                          </w:p>
                          <w:p w14:paraId="5BD3C942" w14:textId="25023A83" w:rsidR="005E1B8F" w:rsidRPr="00423581" w:rsidRDefault="005E1B8F" w:rsidP="00960D71">
                            <w:pPr>
                              <w:jc w:val="both"/>
                              <w:rPr>
                                <w:iCs/>
                                <w:sz w:val="16"/>
                              </w:rPr>
                            </w:pPr>
                            <w:r w:rsidRPr="00AF74F9">
                              <w:rPr>
                                <w:sz w:val="16"/>
                              </w:rPr>
                              <w:t>Fig</w:t>
                            </w:r>
                            <w:r>
                              <w:rPr>
                                <w:sz w:val="16"/>
                              </w:rPr>
                              <w:t xml:space="preserve">. 2. Model training and preference inference schematic. </w:t>
                            </w:r>
                            <w:del w:id="59" w:author="Joshua Goh" w:date="2020-03-27T11:49:00Z">
                              <w:r w:rsidR="00BA1AE5">
                                <w:rPr>
                                  <w:sz w:val="16"/>
                                </w:rPr>
                                <w:delText>A</w:delText>
                              </w:r>
                              <w:r w:rsidR="00BA1AE5" w:rsidRPr="008A7B9F">
                                <w:rPr>
                                  <w:sz w:val="16"/>
                                </w:rPr>
                                <w:delText>gent</w:delText>
                              </w:r>
                            </w:del>
                            <w:ins w:id="60" w:author="Edwinn Gamborino Castañeda" w:date="2020-03-26T11:06:00Z">
                              <w:r>
                                <w:rPr>
                                  <w:sz w:val="16"/>
                                </w:rPr>
                                <w:t xml:space="preserve">The </w:t>
                              </w:r>
                            </w:ins>
                            <w:del w:id="61" w:author="Edwinn Gamborino Castañeda" w:date="2020-03-26T11:06:00Z">
                              <w:r w:rsidDel="00531075">
                                <w:rPr>
                                  <w:sz w:val="16"/>
                                </w:rPr>
                                <w:delText>A</w:delText>
                              </w:r>
                            </w:del>
                            <w:ins w:id="62" w:author="Edwinn Gamborino Castañeda" w:date="2020-03-26T11:06:00Z">
                              <w:r>
                                <w:rPr>
                                  <w:sz w:val="16"/>
                                </w:rPr>
                                <w:t>a</w:t>
                              </w:r>
                            </w:ins>
                            <w:ins w:id="63" w:author="Joshua Goh" w:date="2020-03-27T11:49:00Z">
                              <w:r w:rsidRPr="008A7B9F">
                                <w:rPr>
                                  <w:sz w:val="16"/>
                                </w:rPr>
                                <w:t>gent</w:t>
                              </w:r>
                            </w:ins>
                            <w:r>
                              <w:rPr>
                                <w:sz w:val="16"/>
                              </w:rPr>
                              <w:t>,</w:t>
                            </w:r>
                            <w:r w:rsidRPr="008A7B9F">
                              <w:rPr>
                                <w:sz w:val="16"/>
                              </w:rPr>
                              <w:t xml:space="preserve">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w:t>
                            </w:r>
                            <w:r>
                              <w:rPr>
                                <w:sz w:val="16"/>
                              </w:rPr>
                              <w:t>interacts with</w:t>
                            </w:r>
                            <w:r w:rsidRPr="008A7B9F">
                              <w:rPr>
                                <w:sz w:val="16"/>
                              </w:rPr>
                              <w:t xml:space="preserve"> </w:t>
                            </w:r>
                            <w:ins w:id="64" w:author="Edwinn Gamborino Castañeda" w:date="2020-03-26T11:06:00Z">
                              <w:r>
                                <w:rPr>
                                  <w:sz w:val="16"/>
                                </w:rPr>
                                <w:t xml:space="preserve">the </w:t>
                              </w:r>
                            </w:ins>
                            <w:r w:rsidRPr="008A7B9F">
                              <w:rPr>
                                <w:sz w:val="16"/>
                              </w:rPr>
                              <w:t xml:space="preserve">targets,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s</m:t>
                                  </m:r>
                                </m:sub>
                              </m:sSub>
                            </m:oMath>
                            <w:r>
                              <w:rPr>
                                <w:sz w:val="16"/>
                              </w:rPr>
                              <w:t>,</w:t>
                            </w:r>
                            <w:r w:rsidRPr="008A7B9F">
                              <w:rPr>
                                <w:sz w:val="16"/>
                              </w:rPr>
                              <w:t xml:space="preserve"> </w:t>
                            </w:r>
                            <w:r>
                              <w:rPr>
                                <w:sz w:val="16"/>
                              </w:rPr>
                              <w:t xml:space="preserve">and approaches them in different grid world </w:t>
                            </w:r>
                            <w:del w:id="65" w:author="Edwinn Gamborino Castañeda" w:date="2020-03-26T11:07:00Z">
                              <w:r w:rsidDel="00531075">
                                <w:rPr>
                                  <w:sz w:val="16"/>
                                </w:rPr>
                                <w:delText>contexts</w:delText>
                              </w:r>
                            </w:del>
                            <w:del w:id="66" w:author="Joshua Goh" w:date="2020-03-27T11:49:00Z">
                              <w:r w:rsidR="00BA1AE5">
                                <w:rPr>
                                  <w:sz w:val="16"/>
                                </w:rPr>
                                <w:delText>.</w:delText>
                              </w:r>
                            </w:del>
                            <w:ins w:id="67" w:author="Edwinn Gamborino Castañeda" w:date="2020-03-26T11:07:00Z">
                              <w:r>
                                <w:rPr>
                                  <w:sz w:val="16"/>
                                </w:rPr>
                                <w:t>configurations</w:t>
                              </w:r>
                            </w:ins>
                            <w:ins w:id="68" w:author="Joshua Goh" w:date="2020-03-27T11:49:00Z">
                              <w:r>
                                <w:rPr>
                                  <w:sz w:val="16"/>
                                </w:rPr>
                                <w:t>.</w:t>
                              </w:r>
                            </w:ins>
                            <w:r>
                              <w:rPr>
                                <w:sz w:val="16"/>
                              </w:rPr>
                              <w:t xml:space="preserve"> During model training (left), each training input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is 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(see III.D),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r>
                              <w:rPr>
                                <w:rFonts w:hint="eastAsia"/>
                                <w:sz w:val="16"/>
                                <w:lang w:eastAsia="zh-TW"/>
                              </w:rPr>
                              <w:t xml:space="preserve"> (</w:t>
                            </w:r>
                            <w:r>
                              <w:rPr>
                                <w:sz w:val="16"/>
                                <w:lang w:eastAsia="zh-TW"/>
                              </w:rPr>
                              <w:t xml:space="preserve">which </w:t>
                            </w:r>
                            <w:r>
                              <w:rPr>
                                <w:sz w:val="16"/>
                              </w:rPr>
                              <w:t>is the label the model predicts</w:t>
                            </w:r>
                            <w:r>
                              <w:rPr>
                                <w:sz w:val="16"/>
                                <w:lang w:eastAsia="zh-TW"/>
                              </w:rPr>
                              <w:t>)</w:t>
                            </w:r>
                            <w:r>
                              <w:rPr>
                                <w:sz w:val="16"/>
                              </w:rPr>
                              <w:t xml:space="preserve">. </w:t>
                            </w:r>
                            <w:r w:rsidRPr="008A7B9F">
                              <w:rPr>
                                <w:sz w:val="16"/>
                              </w:rPr>
                              <w:t>Agent</w:t>
                            </w:r>
                            <w:r>
                              <w:rPr>
                                <w:sz w:val="16"/>
                              </w:rPr>
                              <w:t>s’ movements to targets depended on which target provided greater social support in its social network</w:t>
                            </w:r>
                            <w:ins w:id="69" w:author="Edwinn Gamborino Castañeda" w:date="2020-03-26T11:07:00Z">
                              <w:r>
                                <w:rPr>
                                  <w:sz w:val="16"/>
                                </w:rPr>
                                <w:t>,</w:t>
                              </w:r>
                            </w:ins>
                            <w:r>
                              <w:rPr>
                                <w:sz w:val="16"/>
                              </w:rPr>
                              <w:t xml:space="preserve"> penalized by the distance required to travel to reach the target. During preference inference (right), an inference query states </w:t>
                            </w:r>
                            <m:oMath>
                              <m:r>
                                <w:rPr>
                                  <w:rFonts w:ascii="Cambria Math" w:hAnsi="Cambria Math"/>
                                  <w:sz w:val="16"/>
                                </w:rPr>
                                <m:t xml:space="preserve"> </m:t>
                              </m:r>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sidRPr="001F50E3">
                              <w:rPr>
                                <w:bCs/>
                                <w:sz w:val="16"/>
                              </w:rPr>
                              <w:t xml:space="preserve"> </w:t>
                            </w:r>
                            <w:r>
                              <w:rPr>
                                <w:sz w:val="16"/>
                              </w:rPr>
                              <w:t xml:space="preserve">is fed to the model and the output </w:t>
                            </w:r>
                            <w:proofErr w:type="spellStart"/>
                            <w:r>
                              <w:rPr>
                                <w:sz w:val="16"/>
                              </w:rPr>
                              <w:t>softmax</w:t>
                            </w:r>
                            <w:proofErr w:type="spellEnd"/>
                            <w:r>
                              <w:rPr>
                                <w:sz w:val="16"/>
                              </w:rPr>
                              <w:t xml:space="preserve"> probability (averaged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 xml:space="preserve">with different configurations) serves as the basis for preference inference. Char Net: character network; Pred Net: prediction network, </w:t>
                            </w:r>
                            <m:oMath>
                              <m:sSub>
                                <m:sSubPr>
                                  <m:ctrlPr>
                                    <w:del w:id="70" w:author="Joshua Goh" w:date="2020-03-27T11:49:00Z">
                                      <w:rPr>
                                        <w:rFonts w:ascii="Cambria Math" w:hAnsi="Cambria Math"/>
                                        <w:i/>
                                        <w:sz w:val="16"/>
                                      </w:rPr>
                                    </w:del>
                                  </m:ctrlPr>
                                </m:sSubPr>
                                <m:e>
                                  <m:r>
                                    <w:del w:id="71" w:author="Joshua Goh" w:date="2020-03-27T11:49:00Z">
                                      <w:rPr>
                                        <w:rFonts w:ascii="Cambria Math" w:hAnsi="Cambria Math"/>
                                        <w:sz w:val="16"/>
                                      </w:rPr>
                                      <m:t>e</m:t>
                                    </w:del>
                                  </m:r>
                                </m:e>
                                <m:sub>
                                  <m:r>
                                    <w:del w:id="72" w:author="Joshua Goh" w:date="2020-03-27T11:49:00Z">
                                      <w:rPr>
                                        <w:rFonts w:ascii="Cambria Math" w:hAnsi="Cambria Math"/>
                                        <w:sz w:val="16"/>
                                      </w:rPr>
                                      <m:t>pref, j</m:t>
                                    </w:del>
                                  </m:r>
                                </m:sub>
                              </m:sSub>
                              <m:sSub>
                                <m:sSubPr>
                                  <m:ctrlPr>
                                    <w:ins w:id="73" w:author="Joshua Goh" w:date="2020-03-27T11:49:00Z">
                                      <w:rPr>
                                        <w:rFonts w:ascii="Cambria Math" w:hAnsi="Cambria Math"/>
                                        <w:i/>
                                        <w:sz w:val="16"/>
                                      </w:rPr>
                                    </w:ins>
                                  </m:ctrlPr>
                                </m:sSubPr>
                                <m:e>
                                  <m:r>
                                    <w:ins w:id="74" w:author="Joshua Goh" w:date="2020-03-27T11:49:00Z">
                                      <w:rPr>
                                        <w:rFonts w:ascii="Cambria Math" w:hAnsi="Cambria Math"/>
                                        <w:sz w:val="16"/>
                                      </w:rPr>
                                      <m:t>e</m:t>
                                    </w:ins>
                                  </m:r>
                                </m:e>
                                <m:sub>
                                  <m:r>
                                    <w:ins w:id="75" w:author="Joshua Goh" w:date="2020-03-27T11:49:00Z">
                                      <w:rPr>
                                        <w:rFonts w:ascii="Cambria Math" w:hAnsi="Cambria Math"/>
                                        <w:sz w:val="16"/>
                                      </w:rPr>
                                      <m:t>prefchar, j</m:t>
                                    </w:ins>
                                  </m:r>
                                </m:sub>
                              </m:sSub>
                            </m:oMath>
                            <w:r>
                              <w:rPr>
                                <w:sz w:val="16"/>
                              </w:rPr>
                              <w:t xml:space="preserve"> : the character embedding; </w:t>
                            </w:r>
                            <m:oMath>
                              <m:sSub>
                                <m:sSubPr>
                                  <m:ctrlPr>
                                    <w:rPr>
                                      <w:rFonts w:ascii="Cambria Math" w:hAnsi="Cambria Math"/>
                                      <w:i/>
                                      <w:iCs/>
                                      <w:sz w:val="16"/>
                                    </w:rPr>
                                  </m:ctrlPr>
                                </m:sSubPr>
                                <m:e>
                                  <m:r>
                                    <w:rPr>
                                      <w:rFonts w:ascii="Cambria Math" w:hAnsi="Cambria Math"/>
                                      <w:sz w:val="16"/>
                                    </w:rPr>
                                    <m:t>p</m:t>
                                  </m:r>
                                </m:e>
                                <m:sub>
                                  <m:r>
                                    <w:rPr>
                                      <w:rFonts w:ascii="Cambria Math" w:hAnsi="Cambria Math"/>
                                      <w:sz w:val="16"/>
                                    </w:rPr>
                                    <m:t>sx</m:t>
                                  </m:r>
                                </m:sub>
                              </m:sSub>
                            </m:oMath>
                            <w:r>
                              <w:rPr>
                                <w:iCs/>
                                <w:sz w:val="16"/>
                              </w:rPr>
                              <w:t>: the softmax probability</w:t>
                            </w:r>
                            <w:r w:rsidRPr="00742C51">
                              <w:rPr>
                                <w:iCs/>
                                <w:sz w:val="16"/>
                              </w:rPr>
                              <w:t>;</w:t>
                            </w:r>
                            <m:oMath>
                              <m:r>
                                <w:rPr>
                                  <w:rFonts w:ascii="Cambria Math" w:hAnsi="Cambria Math"/>
                                  <w:sz w:val="16"/>
                                </w:rPr>
                                <m:t xml:space="preserve"> </m:t>
                              </m:r>
                              <m:acc>
                                <m:accPr>
                                  <m:ctrlPr>
                                    <w:rPr>
                                      <w:rFonts w:ascii="Cambria Math" w:hAnsi="Cambria Math"/>
                                      <w:i/>
                                      <w:sz w:val="16"/>
                                    </w:rPr>
                                  </m:ctrlPr>
                                </m:accPr>
                                <m:e>
                                  <m:r>
                                    <w:rPr>
                                      <w:rFonts w:ascii="Cambria Math" w:hAnsi="Cambria Math"/>
                                      <w:sz w:val="16"/>
                                    </w:rPr>
                                    <m:t>pref</m:t>
                                  </m:r>
                                </m:e>
                              </m:acc>
                            </m:oMath>
                            <w:r w:rsidRPr="00BA72CE">
                              <w:rPr>
                                <w:i/>
                                <w:sz w:val="16"/>
                              </w:rPr>
                              <w:t>:</w:t>
                            </w:r>
                            <w:r>
                              <w:rPr>
                                <w:iCs/>
                                <w:sz w:val="16"/>
                              </w:rPr>
                              <w:t xml:space="preserve"> the inferred preference ranking.</w:t>
                            </w:r>
                          </w:p>
                          <w:p w14:paraId="66DCBD32" w14:textId="77777777" w:rsidR="005E1B8F" w:rsidRDefault="005E1B8F" w:rsidP="00960D71">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E3E87" id="_x0000_s1029" type="#_x0000_t202" style="position:absolute;left:0;text-align:left;margin-left:258.55pt;margin-top:420.85pt;width:244.05pt;height:254.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" stroked="f">
                <v:textbox inset="0,0,0,0">
                  <w:txbxContent>
                    <w:p w14:paraId="6D342655" w14:textId="323C302F" w:rsidR="005E1B8F" w:rsidRDefault="005E1B8F" w:rsidP="00960D71">
                      <w:pPr>
                        <w:rPr>
                          <w:sz w:val="16"/>
                        </w:rPr>
                      </w:pPr>
                      <w:r w:rsidRPr="00AC3093">
                        <w:rPr>
                          <w:noProof/>
                          <w:sz w:val="16"/>
                        </w:rPr>
                        <w:drawing>
                          <wp:inline distT="0" distB="0" distL="0" distR="0" wp14:anchorId="4A115211" wp14:editId="4CFFED3A">
                            <wp:extent cx="3090545" cy="1358265"/>
                            <wp:effectExtent l="0" t="0" r="0" b="0"/>
                            <wp:docPr id="1" name="Picture 3">
                              <a:extLst xmlns:a="http://schemas.openxmlformats.org/drawingml/2006/main">
                                <a:ext uri="{FF2B5EF4-FFF2-40B4-BE49-F238E27FC236}">
                                  <a16:creationId xmlns:a16="http://schemas.microsoft.com/office/drawing/2014/main" id="{90ACA77B-B550-4EAA-A6F3-A90DC74573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ACA77B-B550-4EAA-A6F3-A90DC7457358}"/>
                                        </a:ext>
                                      </a:extLst>
                                    </pic:cNvPr>
                                    <pic:cNvPicPr>
                                      <a:picLocks noChangeAspect="1"/>
                                    </pic:cNvPicPr>
                                  </pic:nvPicPr>
                                  <pic:blipFill>
                                    <a:blip r:embed="rId14"/>
                                    <a:stretch>
                                      <a:fillRect/>
                                    </a:stretch>
                                  </pic:blipFill>
                                  <pic:spPr>
                                    <a:xfrm>
                                      <a:off x="0" y="0"/>
                                      <a:ext cx="3090545" cy="1358265"/>
                                    </a:xfrm>
                                    <a:prstGeom prst="rect">
                                      <a:avLst/>
                                    </a:prstGeom>
                                  </pic:spPr>
                                </pic:pic>
                              </a:graphicData>
                            </a:graphic>
                          </wp:inline>
                        </w:drawing>
                      </w:r>
                    </w:p>
                    <w:p w14:paraId="04AF8025" w14:textId="77777777" w:rsidR="005E1B8F" w:rsidRDefault="005E1B8F" w:rsidP="00960D71">
                      <w:pPr>
                        <w:jc w:val="both"/>
                        <w:rPr>
                          <w:sz w:val="16"/>
                        </w:rPr>
                      </w:pPr>
                    </w:p>
                    <w:p w14:paraId="5BD3C942" w14:textId="25023A83" w:rsidR="005E1B8F" w:rsidRPr="00423581" w:rsidRDefault="005E1B8F" w:rsidP="00960D71">
                      <w:pPr>
                        <w:jc w:val="both"/>
                        <w:rPr>
                          <w:iCs/>
                          <w:sz w:val="16"/>
                        </w:rPr>
                      </w:pPr>
                      <w:r w:rsidRPr="00AF74F9">
                        <w:rPr>
                          <w:sz w:val="16"/>
                        </w:rPr>
                        <w:t>Fig</w:t>
                      </w:r>
                      <w:r>
                        <w:rPr>
                          <w:sz w:val="16"/>
                        </w:rPr>
                        <w:t xml:space="preserve">. 2. Model training and preference inference schematic. </w:t>
                      </w:r>
                      <w:del w:id="86" w:author="Joshua Goh" w:date="2020-03-27T11:49:00Z">
                        <w:r w:rsidR="00BA1AE5">
                          <w:rPr>
                            <w:sz w:val="16"/>
                          </w:rPr>
                          <w:delText>A</w:delText>
                        </w:r>
                        <w:r w:rsidR="00BA1AE5" w:rsidRPr="008A7B9F">
                          <w:rPr>
                            <w:sz w:val="16"/>
                          </w:rPr>
                          <w:delText>gent</w:delText>
                        </w:r>
                      </w:del>
                      <w:ins w:id="87" w:author="Edwinn Gamborino Castañeda" w:date="2020-03-26T11:06:00Z">
                        <w:r>
                          <w:rPr>
                            <w:sz w:val="16"/>
                          </w:rPr>
                          <w:t xml:space="preserve">The </w:t>
                        </w:r>
                      </w:ins>
                      <w:del w:id="88" w:author="Edwinn Gamborino Castañeda" w:date="2020-03-26T11:06:00Z">
                        <w:r w:rsidDel="00531075">
                          <w:rPr>
                            <w:sz w:val="16"/>
                          </w:rPr>
                          <w:delText>A</w:delText>
                        </w:r>
                      </w:del>
                      <w:ins w:id="89" w:author="Edwinn Gamborino Castañeda" w:date="2020-03-26T11:06:00Z">
                        <w:r>
                          <w:rPr>
                            <w:sz w:val="16"/>
                          </w:rPr>
                          <w:t>a</w:t>
                        </w:r>
                      </w:ins>
                      <w:ins w:id="90" w:author="Joshua Goh" w:date="2020-03-27T11:49:00Z">
                        <w:r w:rsidRPr="008A7B9F">
                          <w:rPr>
                            <w:sz w:val="16"/>
                          </w:rPr>
                          <w:t>gent</w:t>
                        </w:r>
                      </w:ins>
                      <w:r>
                        <w:rPr>
                          <w:sz w:val="16"/>
                        </w:rPr>
                        <w:t>,</w:t>
                      </w:r>
                      <w:r w:rsidRPr="008A7B9F">
                        <w:rPr>
                          <w:sz w:val="16"/>
                        </w:rPr>
                        <w:t xml:space="preserve">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w:t>
                      </w:r>
                      <w:r>
                        <w:rPr>
                          <w:sz w:val="16"/>
                        </w:rPr>
                        <w:t>interacts with</w:t>
                      </w:r>
                      <w:r w:rsidRPr="008A7B9F">
                        <w:rPr>
                          <w:sz w:val="16"/>
                        </w:rPr>
                        <w:t xml:space="preserve"> </w:t>
                      </w:r>
                      <w:ins w:id="91" w:author="Edwinn Gamborino Castañeda" w:date="2020-03-26T11:06:00Z">
                        <w:r>
                          <w:rPr>
                            <w:sz w:val="16"/>
                          </w:rPr>
                          <w:t xml:space="preserve">the </w:t>
                        </w:r>
                      </w:ins>
                      <w:r w:rsidRPr="008A7B9F">
                        <w:rPr>
                          <w:sz w:val="16"/>
                        </w:rPr>
                        <w:t xml:space="preserve">targets,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s</m:t>
                            </m:r>
                          </m:sub>
                        </m:sSub>
                      </m:oMath>
                      <w:r>
                        <w:rPr>
                          <w:sz w:val="16"/>
                        </w:rPr>
                        <w:t>,</w:t>
                      </w:r>
                      <w:r w:rsidRPr="008A7B9F">
                        <w:rPr>
                          <w:sz w:val="16"/>
                        </w:rPr>
                        <w:t xml:space="preserve"> </w:t>
                      </w:r>
                      <w:r>
                        <w:rPr>
                          <w:sz w:val="16"/>
                        </w:rPr>
                        <w:t xml:space="preserve">and approaches them in different grid world </w:t>
                      </w:r>
                      <w:del w:id="92" w:author="Edwinn Gamborino Castañeda" w:date="2020-03-26T11:07:00Z">
                        <w:r w:rsidDel="00531075">
                          <w:rPr>
                            <w:sz w:val="16"/>
                          </w:rPr>
                          <w:delText>contexts</w:delText>
                        </w:r>
                      </w:del>
                      <w:del w:id="93" w:author="Joshua Goh" w:date="2020-03-27T11:49:00Z">
                        <w:r w:rsidR="00BA1AE5">
                          <w:rPr>
                            <w:sz w:val="16"/>
                          </w:rPr>
                          <w:delText>.</w:delText>
                        </w:r>
                      </w:del>
                      <w:ins w:id="94" w:author="Edwinn Gamborino Castañeda" w:date="2020-03-26T11:07:00Z">
                        <w:r>
                          <w:rPr>
                            <w:sz w:val="16"/>
                          </w:rPr>
                          <w:t>configurations</w:t>
                        </w:r>
                      </w:ins>
                      <w:ins w:id="95" w:author="Joshua Goh" w:date="2020-03-27T11:49:00Z">
                        <w:r>
                          <w:rPr>
                            <w:sz w:val="16"/>
                          </w:rPr>
                          <w:t>.</w:t>
                        </w:r>
                      </w:ins>
                      <w:r>
                        <w:rPr>
                          <w:sz w:val="16"/>
                        </w:rPr>
                        <w:t xml:space="preserve"> During model training (left), each training input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is 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(see III.D),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r>
                        <w:rPr>
                          <w:rFonts w:hint="eastAsia"/>
                          <w:sz w:val="16"/>
                          <w:lang w:eastAsia="zh-TW"/>
                        </w:rPr>
                        <w:t xml:space="preserve"> (</w:t>
                      </w:r>
                      <w:r>
                        <w:rPr>
                          <w:sz w:val="16"/>
                          <w:lang w:eastAsia="zh-TW"/>
                        </w:rPr>
                        <w:t xml:space="preserve">which </w:t>
                      </w:r>
                      <w:r>
                        <w:rPr>
                          <w:sz w:val="16"/>
                        </w:rPr>
                        <w:t>is the label the model predicts</w:t>
                      </w:r>
                      <w:r>
                        <w:rPr>
                          <w:sz w:val="16"/>
                          <w:lang w:eastAsia="zh-TW"/>
                        </w:rPr>
                        <w:t>)</w:t>
                      </w:r>
                      <w:r>
                        <w:rPr>
                          <w:sz w:val="16"/>
                        </w:rPr>
                        <w:t xml:space="preserve">. </w:t>
                      </w:r>
                      <w:r w:rsidRPr="008A7B9F">
                        <w:rPr>
                          <w:sz w:val="16"/>
                        </w:rPr>
                        <w:t>Agent</w:t>
                      </w:r>
                      <w:r>
                        <w:rPr>
                          <w:sz w:val="16"/>
                        </w:rPr>
                        <w:t>s’ movements to targets depended on which target provided greater social support in its social network</w:t>
                      </w:r>
                      <w:ins w:id="96" w:author="Edwinn Gamborino Castañeda" w:date="2020-03-26T11:07:00Z">
                        <w:r>
                          <w:rPr>
                            <w:sz w:val="16"/>
                          </w:rPr>
                          <w:t>,</w:t>
                        </w:r>
                      </w:ins>
                      <w:r>
                        <w:rPr>
                          <w:sz w:val="16"/>
                        </w:rPr>
                        <w:t xml:space="preserve"> penalized by the distance required to travel to reach the target. During preference inference (right), an inference query states </w:t>
                      </w:r>
                      <m:oMath>
                        <m:r>
                          <w:rPr>
                            <w:rFonts w:ascii="Cambria Math" w:hAnsi="Cambria Math"/>
                            <w:sz w:val="16"/>
                          </w:rPr>
                          <m:t xml:space="preserve"> </m:t>
                        </m:r>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sidRPr="001F50E3">
                        <w:rPr>
                          <w:bCs/>
                          <w:sz w:val="16"/>
                        </w:rPr>
                        <w:t xml:space="preserve"> </w:t>
                      </w:r>
                      <w:r>
                        <w:rPr>
                          <w:sz w:val="16"/>
                        </w:rPr>
                        <w:t xml:space="preserve">is fed to the model and the output </w:t>
                      </w:r>
                      <w:proofErr w:type="spellStart"/>
                      <w:r>
                        <w:rPr>
                          <w:sz w:val="16"/>
                        </w:rPr>
                        <w:t>softmax</w:t>
                      </w:r>
                      <w:proofErr w:type="spellEnd"/>
                      <w:r>
                        <w:rPr>
                          <w:sz w:val="16"/>
                        </w:rPr>
                        <w:t xml:space="preserve"> probability (averaged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 xml:space="preserve">with different configurations) serves as the basis for preference inference. Char Net: character network; Pred Net: prediction network, </w:t>
                      </w:r>
                      <m:oMath>
                        <m:sSub>
                          <m:sSubPr>
                            <m:ctrlPr>
                              <w:del w:id="97" w:author="Joshua Goh" w:date="2020-03-27T11:49:00Z">
                                <w:rPr>
                                  <w:rFonts w:ascii="Cambria Math" w:hAnsi="Cambria Math"/>
                                  <w:i/>
                                  <w:sz w:val="16"/>
                                </w:rPr>
                              </w:del>
                            </m:ctrlPr>
                          </m:sSubPr>
                          <m:e>
                            <m:r>
                              <w:del w:id="98" w:author="Joshua Goh" w:date="2020-03-27T11:49:00Z">
                                <w:rPr>
                                  <w:rFonts w:ascii="Cambria Math" w:hAnsi="Cambria Math"/>
                                  <w:sz w:val="16"/>
                                </w:rPr>
                                <m:t>e</m:t>
                              </w:del>
                            </m:r>
                          </m:e>
                          <m:sub>
                            <m:r>
                              <w:del w:id="99" w:author="Joshua Goh" w:date="2020-03-27T11:49:00Z">
                                <w:rPr>
                                  <w:rFonts w:ascii="Cambria Math" w:hAnsi="Cambria Math"/>
                                  <w:sz w:val="16"/>
                                </w:rPr>
                                <m:t>pref, j</m:t>
                              </w:del>
                            </m:r>
                          </m:sub>
                        </m:sSub>
                        <m:sSub>
                          <m:sSubPr>
                            <m:ctrlPr>
                              <w:ins w:id="100" w:author="Joshua Goh" w:date="2020-03-27T11:49:00Z">
                                <w:rPr>
                                  <w:rFonts w:ascii="Cambria Math" w:hAnsi="Cambria Math"/>
                                  <w:i/>
                                  <w:sz w:val="16"/>
                                </w:rPr>
                              </w:ins>
                            </m:ctrlPr>
                          </m:sSubPr>
                          <m:e>
                            <m:r>
                              <w:ins w:id="101" w:author="Joshua Goh" w:date="2020-03-27T11:49:00Z">
                                <w:rPr>
                                  <w:rFonts w:ascii="Cambria Math" w:hAnsi="Cambria Math"/>
                                  <w:sz w:val="16"/>
                                </w:rPr>
                                <m:t>e</m:t>
                              </w:ins>
                            </m:r>
                          </m:e>
                          <m:sub>
                            <m:r>
                              <w:ins w:id="102" w:author="Joshua Goh" w:date="2020-03-27T11:49:00Z">
                                <w:rPr>
                                  <w:rFonts w:ascii="Cambria Math" w:hAnsi="Cambria Math"/>
                                  <w:sz w:val="16"/>
                                </w:rPr>
                                <m:t>prefchar, j</m:t>
                              </w:ins>
                            </m:r>
                          </m:sub>
                        </m:sSub>
                      </m:oMath>
                      <w:r>
                        <w:rPr>
                          <w:sz w:val="16"/>
                        </w:rPr>
                        <w:t xml:space="preserve"> : the character embedding; </w:t>
                      </w:r>
                      <m:oMath>
                        <m:sSub>
                          <m:sSubPr>
                            <m:ctrlPr>
                              <w:rPr>
                                <w:rFonts w:ascii="Cambria Math" w:hAnsi="Cambria Math"/>
                                <w:i/>
                                <w:iCs/>
                                <w:sz w:val="16"/>
                              </w:rPr>
                            </m:ctrlPr>
                          </m:sSubPr>
                          <m:e>
                            <m:r>
                              <w:rPr>
                                <w:rFonts w:ascii="Cambria Math" w:hAnsi="Cambria Math"/>
                                <w:sz w:val="16"/>
                              </w:rPr>
                              <m:t>p</m:t>
                            </m:r>
                          </m:e>
                          <m:sub>
                            <m:r>
                              <w:rPr>
                                <w:rFonts w:ascii="Cambria Math" w:hAnsi="Cambria Math"/>
                                <w:sz w:val="16"/>
                              </w:rPr>
                              <m:t>sx</m:t>
                            </m:r>
                          </m:sub>
                        </m:sSub>
                      </m:oMath>
                      <w:r>
                        <w:rPr>
                          <w:iCs/>
                          <w:sz w:val="16"/>
                        </w:rPr>
                        <w:t>: the softmax probability</w:t>
                      </w:r>
                      <w:r w:rsidRPr="00742C51">
                        <w:rPr>
                          <w:iCs/>
                          <w:sz w:val="16"/>
                        </w:rPr>
                        <w:t>;</w:t>
                      </w:r>
                      <m:oMath>
                        <m:r>
                          <w:rPr>
                            <w:rFonts w:ascii="Cambria Math" w:hAnsi="Cambria Math"/>
                            <w:sz w:val="16"/>
                          </w:rPr>
                          <m:t xml:space="preserve"> </m:t>
                        </m:r>
                        <m:acc>
                          <m:accPr>
                            <m:ctrlPr>
                              <w:rPr>
                                <w:rFonts w:ascii="Cambria Math" w:hAnsi="Cambria Math"/>
                                <w:i/>
                                <w:sz w:val="16"/>
                              </w:rPr>
                            </m:ctrlPr>
                          </m:accPr>
                          <m:e>
                            <m:r>
                              <w:rPr>
                                <w:rFonts w:ascii="Cambria Math" w:hAnsi="Cambria Math"/>
                                <w:sz w:val="16"/>
                              </w:rPr>
                              <m:t>pref</m:t>
                            </m:r>
                          </m:e>
                        </m:acc>
                      </m:oMath>
                      <w:r w:rsidRPr="00BA72CE">
                        <w:rPr>
                          <w:i/>
                          <w:sz w:val="16"/>
                        </w:rPr>
                        <w:t>:</w:t>
                      </w:r>
                      <w:r>
                        <w:rPr>
                          <w:iCs/>
                          <w:sz w:val="16"/>
                        </w:rPr>
                        <w:t xml:space="preserve"> the inferred preference ranking.</w:t>
                      </w:r>
                    </w:p>
                    <w:p w14:paraId="66DCBD32" w14:textId="77777777" w:rsidR="005E1B8F" w:rsidRDefault="005E1B8F" w:rsidP="00960D71">
                      <w:pPr>
                        <w:jc w:val="both"/>
                      </w:pPr>
                    </w:p>
                  </w:txbxContent>
                </v:textbox>
                <w10:wrap type="square" anchorx="margin" anchory="margin"/>
              </v:shape>
            </w:pict>
          </mc:Fallback>
        </mc:AlternateContent>
      </w:r>
      <w:r>
        <w:rPr>
          <w:rStyle w:val="Emphasis"/>
          <w:i w:val="0"/>
        </w:rPr>
        <w:t>A key challenge in machine social network learning is the requirement to infer the hidden social connections from third-person observations of interaction behavior between agents and targets. This is a classic Theory of Mind problem, which entails the psychological mechanisms underlying a person’s ability to represent a model of other’s beliefs. For instance, in the</w:t>
      </w:r>
      <w:ins w:id="76" w:author="Edwinn Gamborino Castañeda" w:date="2020-03-26T11:01:00Z">
        <w:r w:rsidR="00E24D6B">
          <w:rPr>
            <w:rStyle w:val="Emphasis"/>
            <w:i w:val="0"/>
          </w:rPr>
          <w:t xml:space="preserve"> famous</w:t>
        </w:r>
      </w:ins>
      <w:r>
        <w:rPr>
          <w:rStyle w:val="Emphasis"/>
          <w:i w:val="0"/>
        </w:rPr>
        <w:t xml:space="preserve"> Sally Anne test of Theory of Mind, the subject, experimenter, and a confederate together view a doll being placed in a box. The confederate then leaves the room after which the experimenter hides the doll in another second box. When the confederate later returns, subjects with Theory of Mind should not be surprised that the confederate looks for the doll in the first and not the second box. That is, the subject infers the confederate’s false belief from the logical association of observed sequences of events and behaviors. Likewise, social networks explaining the interactions between agents and targets are inferred from observations of the interactions.</w:t>
      </w:r>
    </w:p>
    <w:p w14:paraId="7CC16039" w14:textId="368B7967" w:rsidR="00960D71" w:rsidRPr="008B505E" w:rsidRDefault="00960D71" w:rsidP="00960D71">
      <w:pPr>
        <w:pStyle w:val="BodyText"/>
        <w:ind w:firstLine="289"/>
        <w:contextualSpacing/>
        <w:rPr>
          <w:iCs/>
        </w:rPr>
      </w:pPr>
      <w:r>
        <w:rPr>
          <w:rStyle w:val="Emphasis"/>
          <w:i w:val="0"/>
        </w:rPr>
        <w:fldChar w:fldCharType="begin"/>
      </w:r>
      <w:r w:rsidR="00E8260C">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Emphasis"/>
          <w:i w:val="0"/>
        </w:rPr>
        <w:fldChar w:fldCharType="separate"/>
      </w:r>
      <w:r w:rsidR="00E8260C" w:rsidRPr="00E8260C">
        <w:rPr>
          <w:rStyle w:val="Emphasis"/>
          <w:i w:val="0"/>
          <w:noProof/>
        </w:rPr>
        <w:t>[6]</w:t>
      </w:r>
      <w:r>
        <w:rPr>
          <w:rStyle w:val="Emphasis"/>
          <w:i w:val="0"/>
        </w:rPr>
        <w:fldChar w:fldCharType="end"/>
      </w:r>
      <w:r>
        <w:rPr>
          <w:rStyle w:val="Emphasis"/>
          <w:i w:val="0"/>
        </w:rPr>
        <w:t xml:space="preserve"> presents </w:t>
      </w:r>
      <w:proofErr w:type="spellStart"/>
      <w:r>
        <w:rPr>
          <w:rStyle w:val="Emphasis"/>
          <w:i w:val="0"/>
        </w:rPr>
        <w:t>ToMnet’s</w:t>
      </w:r>
      <w:proofErr w:type="spellEnd"/>
      <w:r>
        <w:rPr>
          <w:rStyle w:val="Emphasis"/>
          <w:i w:val="0"/>
        </w:rPr>
        <w:t xml:space="preserve"> ability to represent an agent’s false beliefs. </w:t>
      </w:r>
      <w:proofErr w:type="spellStart"/>
      <w:r>
        <w:rPr>
          <w:rStyle w:val="Emphasis"/>
          <w:i w:val="0"/>
        </w:rPr>
        <w:t>ToMnet</w:t>
      </w:r>
      <w:proofErr w:type="spellEnd"/>
      <w:r>
        <w:rPr>
          <w:rStyle w:val="Emphasis"/>
          <w:i w:val="0"/>
        </w:rPr>
        <w:t xml:space="preserve"> observes past social interactions of an agent with targets and encodes character embeddings representing which targets an agent prefers over these histories. Integrating these character embeddings with internal state representations, </w:t>
      </w:r>
      <w:proofErr w:type="spellStart"/>
      <w:r>
        <w:rPr>
          <w:rStyle w:val="Emphasis"/>
          <w:i w:val="0"/>
        </w:rPr>
        <w:t>ToMnet</w:t>
      </w:r>
      <w:proofErr w:type="spellEnd"/>
      <w:r>
        <w:rPr>
          <w:rStyle w:val="Emphasis"/>
          <w:i w:val="0"/>
        </w:rPr>
        <w:t xml:space="preserve"> predicts which social actions an agent would perform with respect to targets in new given contexts. Importantly, the </w:t>
      </w:r>
      <w:r>
        <w:rPr>
          <w:rStyle w:val="Emphasis"/>
          <w:i w:val="0"/>
        </w:rPr>
        <w:t xml:space="preserve">authors also applied random changes to target states in the social context that were hidden to the agent. For example, a target might be removed from the context, with this information known to </w:t>
      </w:r>
      <w:proofErr w:type="spellStart"/>
      <w:r>
        <w:rPr>
          <w:rStyle w:val="Emphasis"/>
          <w:i w:val="0"/>
        </w:rPr>
        <w:t>ToMnet</w:t>
      </w:r>
      <w:proofErr w:type="spellEnd"/>
      <w:r>
        <w:rPr>
          <w:rStyle w:val="Emphasis"/>
          <w:i w:val="0"/>
        </w:rPr>
        <w:t xml:space="preserve"> but not</w:t>
      </w:r>
      <w:ins w:id="77" w:author="Edwinn Gamborino Castañeda" w:date="2020-03-26T11:03:00Z">
        <w:r w:rsidR="00531075">
          <w:rPr>
            <w:rStyle w:val="Emphasis"/>
            <w:i w:val="0"/>
          </w:rPr>
          <w:t xml:space="preserve"> to</w:t>
        </w:r>
      </w:ins>
      <w:ins w:id="78" w:author="Joshua Goh" w:date="2020-03-27T11:49:00Z">
        <w:r>
          <w:rPr>
            <w:rStyle w:val="Emphasis"/>
            <w:i w:val="0"/>
          </w:rPr>
          <w:t xml:space="preserve"> </w:t>
        </w:r>
      </w:ins>
      <w:r>
        <w:rPr>
          <w:rStyle w:val="Emphasis"/>
          <w:i w:val="0"/>
        </w:rPr>
        <w:t xml:space="preserve">the agent. Despite this, </w:t>
      </w:r>
      <w:proofErr w:type="spellStart"/>
      <w:r>
        <w:rPr>
          <w:rStyle w:val="Emphasis"/>
          <w:i w:val="0"/>
        </w:rPr>
        <w:t>ToMnet</w:t>
      </w:r>
      <w:proofErr w:type="spellEnd"/>
      <w:r>
        <w:rPr>
          <w:rStyle w:val="Emphasis"/>
          <w:i w:val="0"/>
        </w:rPr>
        <w:t xml:space="preserve"> still predicted agent actions </w:t>
      </w:r>
      <w:r w:rsidRPr="002748F1">
        <w:rPr>
          <w:rStyle w:val="Emphasis"/>
          <w:rPrChange w:id="79" w:author="Edwinn Gamborino Castañeda" w:date="2020-03-27T11:49:00Z">
            <w:rPr>
              <w:rStyle w:val="Emphasis"/>
              <w:i w:val="0"/>
            </w:rPr>
          </w:rPrChange>
        </w:rPr>
        <w:t>vis-à-vis</w:t>
      </w:r>
      <w:r>
        <w:rPr>
          <w:rStyle w:val="Emphasis"/>
          <w:i w:val="0"/>
        </w:rPr>
        <w:t xml:space="preserve"> the agent’s status quo as if targets were present, thereby displaying its inference about the agent’s false belief. Because of its ability to derive hidden states from observations, in this proposed system, we apply a modification of </w:t>
      </w:r>
      <w:proofErr w:type="spellStart"/>
      <w:r>
        <w:rPr>
          <w:rStyle w:val="Emphasis"/>
          <w:i w:val="0"/>
        </w:rPr>
        <w:t>ToMnet</w:t>
      </w:r>
      <w:proofErr w:type="spellEnd"/>
      <w:r>
        <w:rPr>
          <w:rStyle w:val="Emphasis"/>
          <w:i w:val="0"/>
        </w:rPr>
        <w:t xml:space="preserve"> to infer social networks through observations of how agents interact with targets.  </w:t>
      </w:r>
    </w:p>
    <w:p w14:paraId="2195661E" w14:textId="77777777" w:rsidR="00960D71" w:rsidRDefault="00960D71" w:rsidP="00960D71">
      <w:pPr>
        <w:pStyle w:val="Heading1"/>
        <w:spacing w:before="120" w:after="120"/>
        <w:contextualSpacing/>
      </w:pPr>
      <w:r>
        <w:t>Methodology</w:t>
      </w:r>
    </w:p>
    <w:p w14:paraId="7B7B46AA" w14:textId="77777777" w:rsidR="00960D71" w:rsidRDefault="00960D71" w:rsidP="00960D71">
      <w:pPr>
        <w:pStyle w:val="Heading2"/>
        <w:keepLines/>
        <w:numPr>
          <w:ilvl w:val="1"/>
          <w:numId w:val="0"/>
        </w:numPr>
        <w:tabs>
          <w:tab w:val="num" w:pos="360"/>
        </w:tabs>
        <w:autoSpaceDE/>
        <w:autoSpaceDN/>
        <w:ind w:left="288" w:hanging="288"/>
        <w:contextualSpacing/>
      </w:pPr>
      <w:commentRangeStart w:id="80"/>
      <w:commentRangeStart w:id="81"/>
      <w:r>
        <w:t>A</w:t>
      </w:r>
      <w:commentRangeEnd w:id="80"/>
      <w:r w:rsidR="009D2B9A">
        <w:rPr>
          <w:rStyle w:val="CommentReference"/>
          <w:i w:val="0"/>
          <w:iCs w:val="0"/>
        </w:rPr>
        <w:commentReference w:id="80"/>
      </w:r>
      <w:commentRangeEnd w:id="81"/>
      <w:r w:rsidR="002962CD">
        <w:rPr>
          <w:rStyle w:val="CommentReference"/>
          <w:i w:val="0"/>
          <w:iCs w:val="0"/>
        </w:rPr>
        <w:commentReference w:id="81"/>
      </w:r>
      <w:r>
        <w:t>.</w:t>
      </w:r>
      <w:r>
        <w:tab/>
        <w:t>The Social Game for Simulated Agents</w:t>
      </w:r>
    </w:p>
    <w:p w14:paraId="4352E9AF" w14:textId="4160B549" w:rsidR="00960D71" w:rsidRDefault="00960D71" w:rsidP="00960D71">
      <w:pPr>
        <w:pStyle w:val="a"/>
        <w:tabs>
          <w:tab w:val="clear" w:pos="800"/>
          <w:tab w:val="left" w:pos="180"/>
        </w:tabs>
        <w:wordWrap/>
        <w:spacing w:line="240" w:lineRule="auto"/>
        <w:contextualSpacing/>
        <w:outlineLvl w:val="0"/>
        <w:rPr>
          <w:rFonts w:ascii="Times New Roman"/>
          <w:bCs/>
        </w:rPr>
      </w:pPr>
      <w:r>
        <w:rPr>
          <w:rFonts w:ascii="Times New Roman"/>
          <w:bCs/>
        </w:rPr>
        <w:tab/>
      </w:r>
      <w:del w:id="82" w:author="Joshua Goh" w:date="2020-03-27T11:49:00Z">
        <w:r w:rsidRPr="008B3F6C">
          <w:rPr>
            <w:rFonts w:ascii="Times New Roman"/>
            <w:bCs/>
          </w:rPr>
          <w:delText>We</w:delText>
        </w:r>
      </w:del>
      <w:ins w:id="83" w:author="Joshua Goh" w:date="2020-03-27T11:08:00Z">
        <w:r w:rsidR="002962CD">
          <w:rPr>
            <w:rFonts w:ascii="Times New Roman"/>
            <w:bCs/>
          </w:rPr>
          <w:t xml:space="preserve">As mentioned, </w:t>
        </w:r>
      </w:ins>
      <w:ins w:id="84" w:author="Joshua Goh" w:date="2020-03-27T11:09:00Z">
        <w:r w:rsidR="002962CD">
          <w:rPr>
            <w:rFonts w:ascii="Times New Roman"/>
            <w:bCs/>
          </w:rPr>
          <w:t xml:space="preserve">key to our approach to validate </w:t>
        </w:r>
        <w:proofErr w:type="spellStart"/>
        <w:r w:rsidR="002962CD">
          <w:rPr>
            <w:rFonts w:ascii="Times New Roman"/>
            <w:bCs/>
          </w:rPr>
          <w:t>ToMnet</w:t>
        </w:r>
        <w:proofErr w:type="spellEnd"/>
        <w:r w:rsidR="002962CD">
          <w:rPr>
            <w:rFonts w:ascii="Times New Roman"/>
            <w:bCs/>
          </w:rPr>
          <w:t>+’s ability to infer social networks is t</w:t>
        </w:r>
      </w:ins>
      <w:ins w:id="85" w:author="Joshua Goh" w:date="2020-03-27T11:10:00Z">
        <w:r w:rsidR="002962CD">
          <w:rPr>
            <w:rFonts w:ascii="Times New Roman"/>
            <w:bCs/>
          </w:rPr>
          <w:t xml:space="preserve">o first generate ground truth information against which we can assess </w:t>
        </w:r>
      </w:ins>
      <w:ins w:id="86" w:author="Joshua Goh" w:date="2020-03-27T11:11:00Z">
        <w:r w:rsidR="002962CD">
          <w:rPr>
            <w:rFonts w:ascii="Times New Roman"/>
            <w:bCs/>
          </w:rPr>
          <w:t>the system’s</w:t>
        </w:r>
      </w:ins>
      <w:ins w:id="87" w:author="Joshua Goh" w:date="2020-03-27T11:10:00Z">
        <w:r w:rsidR="002962CD">
          <w:rPr>
            <w:rFonts w:ascii="Times New Roman"/>
            <w:bCs/>
          </w:rPr>
          <w:t xml:space="preserve"> performance. To this end,</w:t>
        </w:r>
      </w:ins>
      <w:ins w:id="88" w:author="Joshua Goh" w:date="2020-03-27T11:09:00Z">
        <w:r w:rsidR="002962CD">
          <w:rPr>
            <w:rFonts w:ascii="Times New Roman"/>
            <w:bCs/>
          </w:rPr>
          <w:t xml:space="preserve"> </w:t>
        </w:r>
      </w:ins>
      <w:del w:id="89" w:author="Joshua Goh" w:date="2020-03-27T11:10:00Z">
        <w:r w:rsidRPr="008B3F6C" w:rsidDel="002962CD">
          <w:rPr>
            <w:rFonts w:ascii="Times New Roman"/>
            <w:bCs/>
          </w:rPr>
          <w:delText xml:space="preserve">We </w:delText>
        </w:r>
      </w:del>
      <w:ins w:id="90" w:author="Joshua Goh" w:date="2020-03-27T11:10:00Z">
        <w:r w:rsidR="002962CD">
          <w:rPr>
            <w:rFonts w:ascii="Times New Roman"/>
            <w:bCs/>
          </w:rPr>
          <w:t>w</w:t>
        </w:r>
        <w:r w:rsidR="002962CD" w:rsidRPr="008B3F6C">
          <w:rPr>
            <w:rFonts w:ascii="Times New Roman"/>
            <w:bCs/>
          </w:rPr>
          <w:t xml:space="preserve">e </w:t>
        </w:r>
      </w:ins>
      <w:r w:rsidRPr="008B3F6C">
        <w:rPr>
          <w:rFonts w:ascii="Times New Roman"/>
          <w:bCs/>
        </w:rPr>
        <w:t>simulated social network</w:t>
      </w:r>
      <w:r>
        <w:rPr>
          <w:rFonts w:ascii="Times New Roman"/>
          <w:bCs/>
        </w:rPr>
        <w:t>s</w:t>
      </w:r>
      <w:r w:rsidRPr="008B3F6C">
        <w:rPr>
          <w:rFonts w:ascii="Times New Roman"/>
          <w:bCs/>
        </w:rPr>
        <w:t xml:space="preserve"> </w:t>
      </w:r>
      <w:r>
        <w:rPr>
          <w:rFonts w:ascii="Times New Roman"/>
          <w:bCs/>
        </w:rPr>
        <w:t>for 30</w:t>
      </w:r>
      <w:r w:rsidRPr="008B3F6C">
        <w:rPr>
          <w:rFonts w:ascii="Times New Roman"/>
          <w:bCs/>
        </w:rPr>
        <w:t xml:space="preserve"> virtual agent</w:t>
      </w:r>
      <w:r>
        <w:rPr>
          <w:rFonts w:ascii="Times New Roman"/>
          <w:bCs/>
        </w:rPr>
        <w:t>s</w:t>
      </w:r>
      <m:oMath>
        <m:r>
          <w:rPr>
            <w:rFonts w:ascii="Cambria Math" w:hAnsi="Cambria Math"/>
          </w:rPr>
          <m:t>, {</m:t>
        </m:r>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|i∈[1,30]}</m:t>
        </m:r>
      </m:oMath>
      <w:r>
        <w:rPr>
          <w:rFonts w:ascii="Times New Roman"/>
          <w:bCs/>
        </w:rPr>
        <w:t>, each</w:t>
      </w:r>
      <w:r w:rsidRPr="008B3F6C">
        <w:rPr>
          <w:rFonts w:ascii="Times New Roman"/>
          <w:bCs/>
        </w:rPr>
        <w:t xml:space="preserve"> with four </w:t>
      </w:r>
      <w:r w:rsidR="00891263">
        <w:rPr>
          <w:rFonts w:ascii="Times New Roman"/>
          <w:bCs/>
        </w:rPr>
        <w:t>different s</w:t>
      </w:r>
      <w:r w:rsidRPr="008B3F6C">
        <w:rPr>
          <w:rFonts w:ascii="Times New Roman"/>
          <w:bCs/>
        </w:rPr>
        <w:t>ocial targets</w:t>
      </w:r>
      <w:r>
        <w:rPr>
          <w:rFonts w:ascii="Times New Roman"/>
          <w:bCs/>
        </w:rPr>
        <w:t>, G=</w:t>
      </w:r>
      <m:oMath>
        <m:r>
          <w:rPr>
            <w:rFonts w:ascii="Cambria Math" w:hAnsi="Cambria Math"/>
          </w:rPr>
          <m:t>{</m:t>
        </m:r>
        <m:sSub>
          <m:sSubPr>
            <m:ctrlPr>
              <w:rPr>
                <w:rFonts w:ascii="Cambria Math" w:hAnsi="Cambria Math"/>
                <w:bCs/>
                <w:i/>
              </w:rPr>
            </m:ctrlPr>
          </m:sSubPr>
          <m:e>
            <m:r>
              <w:rPr>
                <w:rFonts w:ascii="Cambria Math" w:hAnsi="Cambria Math"/>
              </w:rPr>
              <m:t>g</m:t>
            </m:r>
          </m:e>
          <m:sub>
            <m:r>
              <w:rPr>
                <w:rFonts w:ascii="Cambria Math" w:hAnsi="Cambria Math"/>
              </w:rPr>
              <m:t>s</m:t>
            </m:r>
          </m:sub>
        </m:sSub>
        <m:r>
          <w:rPr>
            <w:rFonts w:ascii="Cambria Math" w:hAnsi="Cambria Math"/>
          </w:rPr>
          <m:t>|s∈[1,4]}</m:t>
        </m:r>
      </m:oMath>
      <w:r>
        <w:rPr>
          <w:rFonts w:ascii="Times New Roman"/>
          <w:bCs/>
        </w:rPr>
        <w:t>,</w:t>
      </w:r>
      <w:r w:rsidRPr="008B3F6C">
        <w:rPr>
          <w:rFonts w:ascii="Times New Roman"/>
          <w:bCs/>
        </w:rPr>
        <w:t xml:space="preserve"> </w:t>
      </w:r>
      <w:r>
        <w:rPr>
          <w:rFonts w:ascii="Times New Roman"/>
          <w:bCs/>
        </w:rPr>
        <w:t>whom the agent perceives</w:t>
      </w:r>
      <w:r w:rsidRPr="008B3F6C">
        <w:rPr>
          <w:rFonts w:ascii="Times New Roman"/>
          <w:bCs/>
        </w:rPr>
        <w:t xml:space="preserve"> </w:t>
      </w:r>
      <w:r>
        <w:rPr>
          <w:rFonts w:ascii="Times New Roman"/>
          <w:bCs/>
        </w:rPr>
        <w:t xml:space="preserve">as providing different </w:t>
      </w:r>
      <w:r w:rsidRPr="008B3F6C">
        <w:rPr>
          <w:rFonts w:ascii="Times New Roman"/>
          <w:bCs/>
        </w:rPr>
        <w:t>degree</w:t>
      </w:r>
      <w:r>
        <w:rPr>
          <w:rFonts w:ascii="Times New Roman"/>
          <w:bCs/>
        </w:rPr>
        <w:t>s</w:t>
      </w:r>
      <w:r w:rsidRPr="008B3F6C">
        <w:rPr>
          <w:rFonts w:ascii="Times New Roman"/>
          <w:bCs/>
        </w:rPr>
        <w:t xml:space="preserve"> of social support</w:t>
      </w:r>
      <w:r>
        <w:rPr>
          <w:rFonts w:ascii="Times New Roman"/>
          <w:bCs/>
        </w:rPr>
        <w:t xml:space="preserv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(see below).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w:t>
      </w:r>
      <w:r w:rsidRPr="008B3F6C">
        <w:rPr>
          <w:rFonts w:ascii="Times New Roman"/>
          <w:bCs/>
        </w:rPr>
        <w:t xml:space="preserve"> </w:t>
      </w:r>
      <w:r>
        <w:rPr>
          <w:rFonts w:ascii="Times New Roman"/>
          <w:bCs/>
        </w:rPr>
        <w:t xml:space="preserve">we simulated 10,000 2-dim 12×12 grid worlds, </w:t>
      </w:r>
      <m:oMath>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j</m:t>
            </m:r>
          </m:sub>
        </m:sSub>
        <m:r>
          <w:rPr>
            <w:rFonts w:ascii="Cambria Math" w:hAnsi="Cambria Math"/>
          </w:rPr>
          <m:t>|j</m:t>
        </m:r>
        <m:r>
          <w:rPr>
            <w:rFonts w:ascii="Cambria Math" w:hAnsi="Cambria Math" w:hint="eastAsia"/>
          </w:rPr>
          <m:t>∈</m:t>
        </m:r>
        <m:r>
          <w:rPr>
            <w:rFonts w:ascii="Cambria Math" w:hAnsi="Cambria Math"/>
          </w:rPr>
          <m:t>[1, 10000]}</m:t>
        </m:r>
      </m:oMath>
      <w:r>
        <w:rPr>
          <w:rFonts w:ascii="Times New Roman"/>
          <w:bCs/>
        </w:rPr>
        <w:t xml:space="preserve">. In each grid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w</w:t>
      </w:r>
      <w:r w:rsidRPr="008B3F6C">
        <w:rPr>
          <w:rFonts w:ascii="Times New Roman"/>
          <w:bCs/>
        </w:rPr>
        <w:t xml:space="preserve">e placed </w:t>
      </w:r>
      <w:proofErr w:type="spellStart"/>
      <w:r>
        <w:rPr>
          <w:rFonts w:ascii="Times New Roman"/>
          <w:bCs/>
        </w:rPr>
        <w:t>n</w:t>
      </w:r>
      <w:r>
        <w:rPr>
          <w:rFonts w:ascii="Times New Roman"/>
          <w:bCs/>
          <w:vertAlign w:val="subscript"/>
        </w:rPr>
        <w:t>target</w:t>
      </w:r>
      <w:proofErr w:type="spellEnd"/>
      <w:r w:rsidRPr="008B3F6C" w:rsidDel="00C330F6">
        <w:rPr>
          <w:rFonts w:ascii="Times New Roman"/>
          <w:bCs/>
        </w:rPr>
        <w:t xml:space="preserve"> </w:t>
      </w:r>
      <w:del w:id="91" w:author="Edwinn Gamborino Castañeda" w:date="2020-03-26T11:04:00Z">
        <w:r w:rsidRPr="008B3F6C" w:rsidDel="00531075">
          <w:rPr>
            <w:rFonts w:ascii="Times New Roman"/>
            <w:bCs/>
          </w:rPr>
          <w:delText xml:space="preserve"> </w:delText>
        </w:r>
      </w:del>
      <w:r>
        <w:rPr>
          <w:rFonts w:ascii="Times New Roman"/>
          <w:bCs/>
        </w:rPr>
        <w:t xml:space="preserve">targets (range from 1 to 4) and </w:t>
      </w:r>
      <w:proofErr w:type="spellStart"/>
      <w:r>
        <w:rPr>
          <w:rFonts w:ascii="Times New Roman"/>
          <w:bCs/>
        </w:rPr>
        <w:t>n</w:t>
      </w:r>
      <w:r>
        <w:rPr>
          <w:rFonts w:ascii="Times New Roman"/>
          <w:bCs/>
          <w:vertAlign w:val="subscript"/>
        </w:rPr>
        <w:t>barrier</w:t>
      </w:r>
      <w:proofErr w:type="spellEnd"/>
      <w:r>
        <w:rPr>
          <w:rFonts w:ascii="Times New Roman"/>
          <w:bCs/>
          <w:vertAlign w:val="subscript"/>
        </w:rPr>
        <w:t xml:space="preserve"> </w:t>
      </w:r>
      <w:r>
        <w:rPr>
          <w:rFonts w:ascii="Times New Roman"/>
          <w:bCs/>
        </w:rPr>
        <w:t xml:space="preserve">barriers (range from 0 to 50) </w:t>
      </w:r>
      <w:r w:rsidRPr="008B3F6C">
        <w:rPr>
          <w:rFonts w:ascii="Times New Roman"/>
          <w:bCs/>
        </w:rPr>
        <w:t xml:space="preserve">in </w:t>
      </w:r>
      <w:r>
        <w:rPr>
          <w:rFonts w:ascii="Times New Roman"/>
          <w:bCs/>
        </w:rPr>
        <w:t xml:space="preserve">random </w:t>
      </w:r>
      <w:r w:rsidRPr="008B3F6C">
        <w:rPr>
          <w:rFonts w:ascii="Times New Roman"/>
          <w:bCs/>
        </w:rPr>
        <w:t>locations (Fig</w:t>
      </w:r>
      <w:r>
        <w:rPr>
          <w:rFonts w:ascii="Times New Roman"/>
          <w:bCs/>
        </w:rPr>
        <w:t>.</w:t>
      </w:r>
      <w:r w:rsidRPr="008B3F6C">
        <w:rPr>
          <w:rFonts w:ascii="Times New Roman"/>
          <w:bCs/>
        </w:rPr>
        <w:t xml:space="preserve"> 2). </w:t>
      </w:r>
      <w:r>
        <w:rPr>
          <w:rFonts w:ascii="Times New Roman"/>
          <w:bCs/>
        </w:rPr>
        <w:t xml:space="preserve">From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’s perspective, each target </w:t>
      </w:r>
      <m:oMath>
        <m:sSub>
          <m:sSubPr>
            <m:ctrlPr>
              <w:rPr>
                <w:rFonts w:ascii="Cambria Math" w:hAnsi="Cambria Math"/>
                <w:bCs/>
                <w:i/>
              </w:rPr>
            </m:ctrlPr>
          </m:sSubPr>
          <m:e>
            <m:r>
              <w:rPr>
                <w:rFonts w:ascii="Cambria Math" w:hAnsi="Cambria Math"/>
              </w:rPr>
              <m:t>g</m:t>
            </m:r>
          </m:e>
          <m:sub>
            <m:r>
              <w:rPr>
                <w:rFonts w:ascii="Cambria Math" w:hAnsi="Cambria Math"/>
              </w:rPr>
              <m:t>s</m:t>
            </m:r>
          </m:sub>
        </m:sSub>
      </m:oMath>
      <w:r>
        <w:rPr>
          <w:rFonts w:ascii="Times New Roman"/>
          <w:bCs/>
        </w:rPr>
        <w:t xml:space="preserve"> has a social reward value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and a physical distance </w:t>
      </w:r>
      <m:oMath>
        <m:sSub>
          <m:sSubPr>
            <m:ctrlPr>
              <w:rPr>
                <w:rFonts w:ascii="Cambria Math" w:hAnsi="Cambria Math"/>
                <w:bCs/>
                <w:i/>
              </w:rPr>
            </m:ctrlPr>
          </m:sSubPr>
          <m:e>
            <m:r>
              <w:rPr>
                <w:rFonts w:ascii="Cambria Math" w:hAnsi="Cambria Math"/>
              </w:rPr>
              <m:t>d</m:t>
            </m:r>
          </m:e>
          <m:sub>
            <m:r>
              <w:rPr>
                <w:rFonts w:ascii="Cambria Math" w:hAnsi="Cambria Math"/>
              </w:rPr>
              <m:t>s</m:t>
            </m:r>
          </m:sub>
        </m:sSub>
      </m:oMath>
      <w:r>
        <w:rPr>
          <w:rFonts w:ascii="Times New Roman"/>
          <w:bCs/>
          <w:i/>
        </w:rPr>
        <w:t>,</w:t>
      </w:r>
      <w:r>
        <w:rPr>
          <w:rFonts w:ascii="Times New Roman"/>
          <w:bCs/>
          <w:iCs/>
        </w:rPr>
        <w:t xml:space="preserve"> which is the minimum steps the agent needs to take to approach the target.</w:t>
      </w:r>
      <w:r>
        <w:rPr>
          <w:rFonts w:ascii="Times New Roman"/>
          <w:bCs/>
        </w:rPr>
        <w:t xml:space="preserve"> The agent could only move vertically or horizontally, but not diagonally. The agent could not move into where the barriers are or out of the boundary of the grid world. Once the agent reaches one of the targets, the trajectory is completed and a new grid world </w:t>
      </w:r>
      <m:oMath>
        <m:sSub>
          <m:sSubPr>
            <m:ctrlPr>
              <w:rPr>
                <w:rFonts w:ascii="Cambria Math" w:hAnsi="Cambria Math"/>
                <w:bCs/>
                <w:i/>
              </w:rPr>
            </m:ctrlPr>
          </m:sSubPr>
          <m:e>
            <m:r>
              <w:rPr>
                <w:rFonts w:ascii="Cambria Math" w:hAnsi="Cambria Math"/>
              </w:rPr>
              <m:t>w</m:t>
            </m:r>
          </m:e>
          <m:sub>
            <m:r>
              <w:rPr>
                <w:rFonts w:ascii="Cambria Math" w:hAnsi="Cambria Math"/>
              </w:rPr>
              <m:t>j+1</m:t>
            </m:r>
          </m:sub>
        </m:sSub>
      </m:oMath>
      <w:r>
        <w:rPr>
          <w:rFonts w:ascii="Times New Roman"/>
          <w:bCs/>
        </w:rPr>
        <w:t xml:space="preserve"> follows. For each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xml:space="preserve">, the target that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 approaches in the end (</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is decided </w:t>
      </w:r>
      <w:commentRangeStart w:id="92"/>
      <w:commentRangeStart w:id="93"/>
      <w:r>
        <w:rPr>
          <w:rFonts w:ascii="Times New Roman"/>
          <w:bCs/>
        </w:rPr>
        <w:t>by</w:t>
      </w:r>
      <w:commentRangeEnd w:id="92"/>
      <w:r w:rsidR="00FB3BDD">
        <w:rPr>
          <w:rStyle w:val="CommentReference"/>
          <w:rFonts w:ascii="Times New Roman" w:eastAsia="PMingLiU"/>
          <w:color w:val="auto"/>
          <w:lang w:eastAsia="en-US"/>
        </w:rPr>
        <w:commentReference w:id="92"/>
      </w:r>
      <w:commentRangeEnd w:id="93"/>
      <w:r w:rsidR="002962CD">
        <w:rPr>
          <w:rStyle w:val="CommentReference"/>
          <w:rFonts w:ascii="Times New Roman" w:eastAsia="PMingLiU"/>
          <w:color w:val="auto"/>
          <w:lang w:eastAsia="en-US"/>
        </w:rPr>
        <w:commentReference w:id="93"/>
      </w:r>
      <w:r>
        <w:rPr>
          <w:rFonts w:ascii="Times New Roman"/>
          <w:bCs/>
        </w:rPr>
        <w:t xml:space="preserve"> </w:t>
      </w:r>
    </w:p>
    <w:p w14:paraId="5EDBB736" w14:textId="77777777" w:rsidR="00960D71" w:rsidRDefault="00960D71" w:rsidP="00960D71">
      <w:pPr>
        <w:pStyle w:val="a"/>
        <w:tabs>
          <w:tab w:val="clear" w:pos="800"/>
          <w:tab w:val="left" w:pos="180"/>
        </w:tabs>
        <w:wordWrap/>
        <w:spacing w:line="240" w:lineRule="auto"/>
        <w:contextualSpacing/>
        <w:outlineLvl w:val="0"/>
        <w:rPr>
          <w:rFonts w:ascii="Times New Roman"/>
          <w:bCs/>
        </w:rPr>
      </w:pPr>
    </w:p>
    <w:commentRangeStart w:id="94"/>
    <w:commentRangeStart w:id="95"/>
    <w:p w14:paraId="2E108E40" w14:textId="77777777" w:rsidR="00960D71" w:rsidRPr="00BA72CE" w:rsidRDefault="00871FAA" w:rsidP="00960D71">
      <w:pPr>
        <w:pStyle w:val="a"/>
        <w:tabs>
          <w:tab w:val="clear" w:pos="800"/>
          <w:tab w:val="left" w:pos="180"/>
        </w:tabs>
        <w:wordWrap/>
        <w:spacing w:line="240" w:lineRule="auto"/>
        <w:contextualSpacing/>
        <w:jc w:val="center"/>
        <w:outlineLvl w:val="0"/>
        <w:rPr>
          <w:rFonts w:ascii="Times New Roman"/>
          <w:bCs/>
        </w:rPr>
      </w:pPr>
      <m:oMathPara>
        <m:oMath>
          <m:sSub>
            <m:sSubPr>
              <m:ctrlPr>
                <w:rPr>
                  <w:rFonts w:ascii="Cambria Math" w:hAnsi="Cambria Math"/>
                  <w:bCs/>
                  <w:i/>
                </w:rPr>
              </m:ctrlPr>
            </m:sSubPr>
            <m:e>
              <m:r>
                <w:rPr>
                  <w:rFonts w:ascii="Cambria Math" w:hAnsi="Cambria Math"/>
                </w:rPr>
                <m:t>argmax</m:t>
              </m:r>
            </m:e>
            <m:sub>
              <m:r>
                <w:rPr>
                  <w:rFonts w:ascii="Cambria Math" w:hAnsi="Cambria Math"/>
                </w:rPr>
                <m:t>s</m:t>
              </m:r>
            </m:sub>
          </m:sSub>
          <m:d>
            <m:dPr>
              <m:ctrlPr>
                <w:rPr>
                  <w:rFonts w:ascii="Cambria Math" w:hAnsi="Cambria Math"/>
                  <w:bCs/>
                </w:rPr>
              </m:ctrlPr>
            </m:dPr>
            <m:e>
              <m:sSub>
                <m:sSubPr>
                  <m:ctrlPr>
                    <w:rPr>
                      <w:rFonts w:ascii="Cambria Math" w:hAnsi="Cambria Math"/>
                      <w:bCs/>
                      <w:i/>
                    </w:rPr>
                  </m:ctrlPr>
                </m:sSubPr>
                <m:e>
                  <m:r>
                    <w:rPr>
                      <w:rFonts w:ascii="Cambria Math" w:hAnsi="Cambria Math"/>
                    </w:rPr>
                    <m:t>u</m:t>
                  </m:r>
                </m:e>
                <m:sub>
                  <m:r>
                    <w:rPr>
                      <w:rFonts w:ascii="Cambria Math" w:hAnsi="Cambria Math"/>
                    </w:rPr>
                    <m:t>s</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s</m:t>
                  </m:r>
                </m:sub>
              </m:sSub>
              <m:ctrlPr>
                <w:rPr>
                  <w:rFonts w:ascii="Cambria Math" w:hAnsi="Cambria Math"/>
                  <w:bCs/>
                  <w:i/>
                </w:rPr>
              </m:ctrlPr>
            </m:e>
          </m:d>
          <w:commentRangeEnd w:id="94"/>
          <m:r>
            <m:rPr>
              <m:sty m:val="p"/>
            </m:rPr>
            <w:rPr>
              <w:rStyle w:val="CommentReference"/>
              <w:rFonts w:ascii="Times New Roman" w:eastAsia="PMingLiU"/>
              <w:color w:val="auto"/>
              <w:lang w:eastAsia="en-US"/>
            </w:rPr>
            <w:commentReference w:id="94"/>
          </m:r>
          <w:commentRangeEnd w:id="95"/>
          <m:r>
            <m:rPr>
              <m:sty m:val="p"/>
            </m:rPr>
            <w:rPr>
              <w:rStyle w:val="CommentReference"/>
              <w:rFonts w:ascii="Times New Roman" w:eastAsia="PMingLiU"/>
              <w:color w:val="auto"/>
              <w:lang w:eastAsia="en-US"/>
            </w:rPr>
            <w:commentReference w:id="95"/>
          </m:r>
        </m:oMath>
      </m:oMathPara>
    </w:p>
    <w:p w14:paraId="4C2DFBD9" w14:textId="77777777" w:rsidR="00960D71" w:rsidRPr="00AF5134" w:rsidRDefault="00960D71" w:rsidP="00960D71">
      <w:pPr>
        <w:pStyle w:val="a"/>
        <w:tabs>
          <w:tab w:val="left" w:pos="180"/>
        </w:tabs>
        <w:contextualSpacing/>
        <w:jc w:val="center"/>
        <w:outlineLvl w:val="0"/>
        <w:rPr>
          <w:rFonts w:ascii="Times New Roman"/>
          <w:bCs/>
        </w:rPr>
      </w:pPr>
    </w:p>
    <w:p w14:paraId="1B23A26E" w14:textId="4FDB209C" w:rsidR="00960D71" w:rsidRDefault="00960D71" w:rsidP="00960D71">
      <w:pPr>
        <w:pStyle w:val="a"/>
        <w:tabs>
          <w:tab w:val="clear" w:pos="800"/>
          <w:tab w:val="left" w:pos="180"/>
        </w:tabs>
        <w:wordWrap/>
        <w:spacing w:line="240" w:lineRule="auto"/>
        <w:contextualSpacing/>
        <w:outlineLvl w:val="0"/>
        <w:rPr>
          <w:rFonts w:ascii="Times New Roman"/>
          <w:bCs/>
        </w:rPr>
      </w:pPr>
      <w:r>
        <w:rPr>
          <w:rFonts w:ascii="Times New Roman"/>
          <w:bCs/>
        </w:rPr>
        <w:t xml:space="preserve">Specifically,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Pr>
          <w:rFonts w:ascii="Times New Roman"/>
          <w:bCs/>
        </w:rPr>
        <w:t xml:space="preserve">approaches </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using the </w:t>
      </w:r>
      <w:commentRangeStart w:id="96"/>
      <w:commentRangeStart w:id="97"/>
      <w:r>
        <w:rPr>
          <w:rFonts w:ascii="Times New Roman"/>
          <w:bCs/>
        </w:rPr>
        <w:t xml:space="preserve">shortest </w:t>
      </w:r>
      <w:commentRangeEnd w:id="96"/>
      <w:r w:rsidR="009B03F8">
        <w:rPr>
          <w:rStyle w:val="CommentReference"/>
          <w:rFonts w:ascii="Times New Roman" w:eastAsia="PMingLiU"/>
          <w:color w:val="auto"/>
          <w:lang w:eastAsia="en-US"/>
        </w:rPr>
        <w:commentReference w:id="96"/>
      </w:r>
      <w:commentRangeEnd w:id="97"/>
      <w:r w:rsidR="002962CD">
        <w:rPr>
          <w:rStyle w:val="CommentReference"/>
          <w:rFonts w:ascii="Times New Roman" w:eastAsia="PMingLiU"/>
          <w:color w:val="auto"/>
          <w:lang w:eastAsia="en-US"/>
        </w:rPr>
        <w:commentReference w:id="97"/>
      </w:r>
      <w:r>
        <w:rPr>
          <w:rFonts w:ascii="Times New Roman"/>
          <w:bCs/>
        </w:rPr>
        <w:t xml:space="preserve">path in a </w:t>
      </w:r>
      <w:del w:id="98" w:author="Joshua Goh" w:date="2020-03-27T11:49:00Z">
        <w:r>
          <w:rPr>
            <w:rFonts w:ascii="Times New Roman"/>
            <w:bCs/>
          </w:rPr>
          <w:delText>determinist</w:delText>
        </w:r>
      </w:del>
      <w:ins w:id="99" w:author="Joshua Goh" w:date="2020-03-27T11:49:00Z">
        <w:r>
          <w:rPr>
            <w:rFonts w:ascii="Times New Roman"/>
            <w:bCs/>
          </w:rPr>
          <w:t>determinist</w:t>
        </w:r>
      </w:ins>
      <w:ins w:id="100" w:author="Edwinn Gamborino Castañeda" w:date="2020-03-26T12:06:00Z">
        <w:r w:rsidR="00F302E3">
          <w:rPr>
            <w:rFonts w:ascii="Times New Roman"/>
            <w:bCs/>
          </w:rPr>
          <w:t>ic</w:t>
        </w:r>
      </w:ins>
      <w:r>
        <w:rPr>
          <w:rFonts w:ascii="Times New Roman"/>
          <w:bCs/>
        </w:rPr>
        <w:t xml:space="preserve"> way, </w:t>
      </w:r>
      <w:r w:rsidRPr="007A1F48">
        <w:rPr>
          <w:rFonts w:ascii="Times New Roman"/>
          <w:bCs/>
        </w:rPr>
        <w:t xml:space="preserve">constituting a grid world trajectory </w:t>
      </w:r>
      <w:r>
        <w:rPr>
          <w:rFonts w:ascii="Times New Roman"/>
          <w:bCs/>
        </w:rPr>
        <w:t xml:space="preserve">instance </w:t>
      </w:r>
      <m:oMath>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rPr>
          <w:rFonts w:ascii="Times New Roman"/>
          <w:bCs/>
        </w:rPr>
        <w:t>(green arrows in Fig.</w:t>
      </w:r>
      <w:r w:rsidRPr="007A1F48">
        <w:rPr>
          <w:rFonts w:ascii="Times New Roman"/>
          <w:bCs/>
        </w:rPr>
        <w:t xml:space="preserve"> </w:t>
      </w:r>
      <w:del w:id="101" w:author="Joshua Goh" w:date="2020-03-27T11:49:00Z">
        <w:r w:rsidRPr="007A1F48">
          <w:rPr>
            <w:rFonts w:ascii="Times New Roman"/>
            <w:bCs/>
          </w:rPr>
          <w:delText>2).</w:delText>
        </w:r>
      </w:del>
      <w:ins w:id="102" w:author="Joshua Goh" w:date="2020-03-27T11:49:00Z">
        <w:r w:rsidRPr="007A1F48">
          <w:rPr>
            <w:rFonts w:ascii="Times New Roman"/>
            <w:bCs/>
          </w:rPr>
          <w:t xml:space="preserve">2). </w:t>
        </w:r>
      </w:ins>
      <w:ins w:id="103" w:author="Joshua Goh" w:date="2020-03-27T11:11:00Z">
        <w:r w:rsidR="002962CD">
          <w:rPr>
            <w:rFonts w:ascii="Times New Roman"/>
            <w:bCs/>
          </w:rPr>
          <w:t>Note that</w:t>
        </w:r>
      </w:ins>
      <w:ins w:id="104" w:author="Joshua Goh" w:date="2020-03-27T11:12:00Z">
        <w:r w:rsidR="002962CD">
          <w:rPr>
            <w:rFonts w:ascii="Times New Roman"/>
            <w:bCs/>
          </w:rPr>
          <w:t xml:space="preserve"> in our present implementation</w:t>
        </w:r>
      </w:ins>
      <w:ins w:id="105" w:author="Joshua Goh" w:date="2020-03-27T11:11:00Z">
        <w:r w:rsidR="002962CD">
          <w:rPr>
            <w:rFonts w:ascii="Times New Roman"/>
            <w:bCs/>
          </w:rPr>
          <w:t xml:space="preserve"> the agent has full visibility of the grid </w:t>
        </w:r>
      </w:ins>
      <w:ins w:id="106" w:author="Joshua Goh" w:date="2020-03-27T11:12:00Z">
        <w:r w:rsidR="002962CD">
          <w:rPr>
            <w:rFonts w:ascii="Times New Roman"/>
            <w:bCs/>
          </w:rPr>
          <w:t xml:space="preserve">world. </w:t>
        </w:r>
      </w:ins>
      <w:r>
        <w:rPr>
          <w:rFonts w:ascii="Times New Roman"/>
          <w:bCs/>
        </w:rPr>
        <w:t xml:space="preserve">For each virtual agent, the social reward values for its four targets </w:t>
      </w:r>
      <m:oMath>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s</m:t>
            </m:r>
          </m:sub>
        </m:sSub>
        <m:r>
          <w:rPr>
            <w:rFonts w:ascii="Cambria Math" w:hAnsi="Cambria Math"/>
          </w:rPr>
          <m:t>|s∈[1,4]}</m:t>
        </m:r>
      </m:oMath>
      <w:r>
        <w:rPr>
          <w:rFonts w:ascii="Times New Roman"/>
          <w:bCs/>
        </w:rPr>
        <w:t xml:space="preserve">are sampled randomly from a uniform distribution </w:t>
      </w:r>
      <w:commentRangeStart w:id="107"/>
      <w:r>
        <w:rPr>
          <w:rFonts w:ascii="Times New Roman"/>
          <w:bCs/>
        </w:rPr>
        <w:t xml:space="preserve">between 0 and 23 </w:t>
      </w:r>
      <w:commentRangeEnd w:id="107"/>
      <w:r w:rsidR="00AF5726">
        <w:rPr>
          <w:rStyle w:val="CommentReference"/>
          <w:rFonts w:ascii="Times New Roman" w:eastAsia="PMingLiU"/>
          <w:color w:val="auto"/>
          <w:lang w:eastAsia="en-US"/>
        </w:rPr>
        <w:commentReference w:id="107"/>
      </w:r>
      <w:r>
        <w:rPr>
          <w:rFonts w:ascii="Times New Roman"/>
          <w:bCs/>
        </w:rPr>
        <w:t xml:space="preserve">(capped at the maximal number of steps </w:t>
      </w:r>
      <w:r w:rsidRPr="0013096B">
        <w:rPr>
          <w:rFonts w:ascii="Times New Roman"/>
          <w:bCs/>
          <w:iCs/>
        </w:rPr>
        <w:t xml:space="preserve">to take </w:t>
      </w:r>
      <w:r>
        <w:rPr>
          <w:rFonts w:ascii="Times New Roman"/>
          <w:bCs/>
          <w:iCs/>
        </w:rPr>
        <w:t xml:space="preserve">in a </w:t>
      </w:r>
      <w:r w:rsidRPr="0013096B">
        <w:rPr>
          <w:rFonts w:ascii="Times New Roman"/>
          <w:bCs/>
          <w:iCs/>
        </w:rPr>
        <w:t>no</w:t>
      </w:r>
      <w:r w:rsidR="00EA7B58">
        <w:rPr>
          <w:rFonts w:ascii="Times New Roman"/>
          <w:bCs/>
          <w:iCs/>
        </w:rPr>
        <w:t>-</w:t>
      </w:r>
      <w:r w:rsidRPr="0013096B">
        <w:rPr>
          <w:rFonts w:ascii="Times New Roman"/>
          <w:bCs/>
          <w:iCs/>
        </w:rPr>
        <w:t xml:space="preserve">barrier </w:t>
      </w:r>
      <w:r>
        <w:rPr>
          <w:rFonts w:ascii="Times New Roman"/>
          <w:bCs/>
          <w:iCs/>
        </w:rPr>
        <w:t>grid world)</w:t>
      </w:r>
      <w:r>
        <w:rPr>
          <w:rFonts w:ascii="Times New Roman"/>
          <w:bCs/>
        </w:rPr>
        <w:t xml:space="preserve">. </w:t>
      </w:r>
      <w:r w:rsidR="00CC0E68">
        <w:rPr>
          <w:rFonts w:ascii="Times New Roman"/>
          <w:bCs/>
        </w:rPr>
        <w:t xml:space="preserve">This range of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sidR="00CC0E68">
        <w:rPr>
          <w:rFonts w:ascii="Times New Roman"/>
          <w:bCs/>
        </w:rPr>
        <w:t xml:space="preserve"> </w:t>
      </w:r>
      <w:commentRangeStart w:id="108"/>
      <w:r w:rsidR="00CC0E68">
        <w:rPr>
          <w:rFonts w:ascii="Times New Roman"/>
          <w:bCs/>
        </w:rPr>
        <w:t xml:space="preserve">[0,23] </w:t>
      </w:r>
      <w:commentRangeEnd w:id="108"/>
      <w:r w:rsidR="007E4E2B">
        <w:rPr>
          <w:rStyle w:val="CommentReference"/>
          <w:rFonts w:ascii="Times New Roman" w:eastAsia="PMingLiU"/>
          <w:color w:val="auto"/>
          <w:lang w:eastAsia="en-US"/>
        </w:rPr>
        <w:commentReference w:id="108"/>
      </w:r>
      <w:r w:rsidR="00CC0E68">
        <w:rPr>
          <w:rFonts w:ascii="Times New Roman"/>
          <w:bCs/>
        </w:rPr>
        <w:t xml:space="preserve">was chosen to match normalized responses in the social game for human participants (see below). </w:t>
      </w:r>
      <w:r>
        <w:rPr>
          <w:rFonts w:ascii="Times New Roman"/>
          <w:bCs/>
        </w:rPr>
        <w:t>We also imposed a constraint</w:t>
      </w:r>
      <w:r w:rsidR="00676CCC">
        <w:rPr>
          <w:rFonts w:ascii="Times New Roman"/>
          <w:bCs/>
        </w:rPr>
        <w:t xml:space="preserve"> such</w:t>
      </w:r>
      <w:r>
        <w:rPr>
          <w:rFonts w:ascii="Times New Roman"/>
          <w:bCs/>
        </w:rPr>
        <w:t xml:space="preserve"> that</w:t>
      </w:r>
      <w:r w:rsidR="00C858AE">
        <w:rPr>
          <w:rFonts w:ascii="Times New Roman"/>
          <w:bCs/>
        </w:rPr>
        <w:t xml:space="preserve"> sample</w:t>
      </w:r>
      <w:r>
        <w:rPr>
          <w:rFonts w:ascii="Times New Roman"/>
          <w:bCs/>
        </w:rPr>
        <w:t xml:space="preserve"> </w:t>
      </w:r>
      <w:proofErr w:type="gramStart"/>
      <w:r w:rsidR="00C858AE" w:rsidRPr="00C858AE">
        <w:rPr>
          <w:rFonts w:ascii="Times New Roman"/>
          <w:bCs/>
          <w:i/>
        </w:rPr>
        <w:t>u</w:t>
      </w:r>
      <w:r w:rsidR="00C858AE">
        <w:rPr>
          <w:rFonts w:ascii="Times New Roman"/>
          <w:bCs/>
          <w:i/>
        </w:rPr>
        <w:t>’</w:t>
      </w:r>
      <w:r w:rsidR="00C858AE" w:rsidRPr="00C858AE">
        <w:rPr>
          <w:rFonts w:ascii="Times New Roman"/>
          <w:bCs/>
        </w:rPr>
        <w:t>s</w:t>
      </w:r>
      <w:proofErr w:type="gramEnd"/>
      <w:r w:rsidR="00C858AE">
        <w:rPr>
          <w:rFonts w:ascii="Times New Roman"/>
          <w:bCs/>
        </w:rPr>
        <w:t xml:space="preserve"> for 6 virtual agents had</w:t>
      </w:r>
      <w:r w:rsidR="00DC50E2">
        <w:rPr>
          <w:rFonts w:ascii="Times New Roman"/>
          <w:bCs/>
        </w:rPr>
        <w:t xml:space="preserve"> </w:t>
      </w:r>
      <w:r w:rsidR="00C858AE">
        <w:rPr>
          <w:rFonts w:ascii="Times New Roman"/>
          <w:bCs/>
        </w:rPr>
        <w:t xml:space="preserve">a </w:t>
      </w:r>
      <w:r>
        <w:rPr>
          <w:rFonts w:ascii="Times New Roman"/>
          <w:bCs/>
        </w:rPr>
        <w:t>standard deviation (SD) of 0.1,</w:t>
      </w:r>
      <w:r w:rsidR="00C858AE">
        <w:rPr>
          <w:rFonts w:ascii="Times New Roman"/>
          <w:bCs/>
        </w:rPr>
        <w:t xml:space="preserve"> 12 agents had SD</w:t>
      </w:r>
      <w:r>
        <w:rPr>
          <w:rFonts w:ascii="Times New Roman"/>
          <w:bCs/>
        </w:rPr>
        <w:t xml:space="preserve"> 1.1, </w:t>
      </w:r>
      <w:r w:rsidR="00C858AE">
        <w:rPr>
          <w:rFonts w:ascii="Times New Roman"/>
          <w:bCs/>
        </w:rPr>
        <w:t>and 12 agents had SD</w:t>
      </w:r>
      <w:r>
        <w:rPr>
          <w:rFonts w:ascii="Times New Roman"/>
          <w:bCs/>
        </w:rPr>
        <w:t xml:space="preserve"> 2.1. </w:t>
      </w:r>
      <w:r w:rsidR="00E00563">
        <w:rPr>
          <w:rFonts w:ascii="Times New Roman"/>
          <w:bCs/>
        </w:rPr>
        <w:t>We imposed this</w:t>
      </w:r>
      <w:r>
        <w:rPr>
          <w:rFonts w:ascii="Times New Roman"/>
          <w:bCs/>
        </w:rPr>
        <w:t xml:space="preserve"> constraint on</w:t>
      </w:r>
      <w:r w:rsidR="00C858AE">
        <w:rPr>
          <w:rFonts w:ascii="Times New Roman"/>
          <w:bCs/>
        </w:rPr>
        <w:t xml:space="preserve"> the</w:t>
      </w:r>
      <w:r>
        <w:rPr>
          <w:rFonts w:ascii="Times New Roman"/>
          <w:bCs/>
        </w:rPr>
        <w:t xml:space="preserve"> SD</w:t>
      </w:r>
      <w:r w:rsidR="00C858AE">
        <w:rPr>
          <w:rFonts w:ascii="Times New Roman"/>
          <w:bCs/>
        </w:rPr>
        <w:t>s</w:t>
      </w:r>
      <w:r>
        <w:rPr>
          <w:rFonts w:ascii="Times New Roman"/>
          <w:bCs/>
        </w:rPr>
        <w:t xml:space="preserve"> to test the robustness </w:t>
      </w:r>
      <w:r>
        <w:rPr>
          <w:noProof/>
          <w:lang w:eastAsia="zh-CN"/>
        </w:rPr>
        <mc:AlternateContent>
          <mc:Choice Requires="wps">
            <w:drawing>
              <wp:anchor distT="0" distB="0" distL="114300" distR="114300" simplePos="0" relativeHeight="251663360" behindDoc="0" locked="0" layoutInCell="1" allowOverlap="1" wp14:anchorId="2EDF7203" wp14:editId="4D25B91A">
                <wp:simplePos x="0" y="0"/>
                <wp:positionH relativeFrom="column">
                  <wp:posOffset>3294380</wp:posOffset>
                </wp:positionH>
                <wp:positionV relativeFrom="paragraph">
                  <wp:posOffset>66675</wp:posOffset>
                </wp:positionV>
                <wp:extent cx="3099435" cy="3271520"/>
                <wp:effectExtent l="0" t="0" r="0" b="508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271520"/>
                        </a:xfrm>
                        <a:prstGeom prst="rect">
                          <a:avLst/>
                        </a:prstGeom>
                        <a:solidFill>
                          <a:srgbClr val="FFFFFF"/>
                        </a:solidFill>
                        <a:ln w="9525">
                          <a:noFill/>
                          <a:miter lim="800000"/>
                          <a:headEnd/>
                          <a:tailEnd/>
                        </a:ln>
                      </wps:spPr>
                      <wps:txbx>
                        <w:txbxContent>
                          <w:p w14:paraId="567259A7" w14:textId="77777777" w:rsidR="005E1B8F" w:rsidRDefault="005E1B8F" w:rsidP="00960D71">
                            <w:pPr>
                              <w:jc w:val="center"/>
                              <w:rPr>
                                <w:sz w:val="16"/>
                              </w:rPr>
                            </w:pPr>
                            <w:r w:rsidRPr="00090FD2">
                              <w:rPr>
                                <w:noProof/>
                              </w:rPr>
                              <w:drawing>
                                <wp:inline distT="0" distB="0" distL="0" distR="0" wp14:anchorId="4E12FE78" wp14:editId="49B90EC5">
                                  <wp:extent cx="2814973" cy="206539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r w:rsidRPr="00782990" w:rsidDel="00A703A8">
                              <w:t xml:space="preserve"> </w:t>
                            </w:r>
                          </w:p>
                          <w:p w14:paraId="7BE63282" w14:textId="77777777" w:rsidR="005E1B8F" w:rsidRPr="00BA72CE" w:rsidRDefault="005E1B8F" w:rsidP="00960D71">
                            <w:pPr>
                              <w:jc w:val="both"/>
                              <w:rPr>
                                <w:sz w:val="16"/>
                              </w:rPr>
                            </w:pPr>
                            <w:r w:rsidRPr="00AF74F9">
                              <w:rPr>
                                <w:sz w:val="16"/>
                              </w:rPr>
                              <w:t>Fig</w:t>
                            </w:r>
                            <w:r>
                              <w:rPr>
                                <w:sz w:val="16"/>
                              </w:rPr>
                              <w:t>. 3. An example grid world of the social game for humans. In each trial, participants are presented with a 12</w:t>
                            </w:r>
                            <w:r w:rsidRPr="00BA72CE">
                              <w:rPr>
                                <w:sz w:val="16"/>
                              </w:rPr>
                              <w:t>×12 grid worl</w:t>
                            </w:r>
                            <w:r>
                              <w:rPr>
                                <w:sz w:val="16"/>
                              </w:rPr>
                              <w:t>d with</w:t>
                            </w:r>
                            <w:r w:rsidRPr="00BA72CE">
                              <w:rPr>
                                <w:sz w:val="16"/>
                              </w:rPr>
                              <w:t xml:space="preserve"> </w:t>
                            </w:r>
                            <w:r>
                              <w:rPr>
                                <w:sz w:val="16"/>
                              </w:rPr>
                              <w:t xml:space="preserve">1-4 targets, represented by a heart, a key, a </w:t>
                            </w:r>
                            <w:r>
                              <w:rPr>
                                <w:sz w:val="16"/>
                                <w:lang w:eastAsia="zh-TW"/>
                              </w:rPr>
                              <w:t>paw, and a tree. The name associated with each target as well as the corresponding social reward</w:t>
                            </w:r>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and the current score are shown in the left. The human </w:t>
                            </w:r>
                            <w:r>
                              <w:rPr>
                                <w:rFonts w:hint="eastAsia"/>
                                <w:sz w:val="16"/>
                                <w:lang w:eastAsia="zh-TW"/>
                              </w:rPr>
                              <w:t>p</w:t>
                            </w:r>
                            <w:r>
                              <w:rPr>
                                <w:sz w:val="16"/>
                                <w:lang w:eastAsia="zh-TW"/>
                              </w:rPr>
                              <w:t xml:space="preserve">articipant (map marker) navigates horizontally or vertically to reach their desired target by keypress or clicking buttons on the mobile phones. Once the participant reaches one of the targets, the participant is rewarded with the final score, which is derived via subtracting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r>
                              <w:rPr>
                                <w:sz w:val="16"/>
                              </w:rPr>
                              <w:t>by the number of steps taken.</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F7203" id="_x0000_s1030" type="#_x0000_t202" style="position:absolute;left:0;text-align:left;margin-left:259.4pt;margin-top:5.25pt;width:244.05pt;height:25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" stroked="f">
                <v:textbox inset="0,0,0,0">
                  <w:txbxContent>
                    <w:p w14:paraId="567259A7" w14:textId="77777777" w:rsidR="005E1B8F" w:rsidRDefault="005E1B8F" w:rsidP="00960D71">
                      <w:pPr>
                        <w:jc w:val="center"/>
                        <w:rPr>
                          <w:sz w:val="16"/>
                        </w:rPr>
                      </w:pPr>
                      <w:r w:rsidRPr="00090FD2">
                        <w:rPr>
                          <w:noProof/>
                        </w:rPr>
                        <w:drawing>
                          <wp:inline distT="0" distB="0" distL="0" distR="0" wp14:anchorId="4E12FE78" wp14:editId="49B90EC5">
                            <wp:extent cx="2814973" cy="206539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r w:rsidRPr="00782990" w:rsidDel="00A703A8">
                        <w:t xml:space="preserve"> </w:t>
                      </w:r>
                    </w:p>
                    <w:p w14:paraId="7BE63282" w14:textId="77777777" w:rsidR="005E1B8F" w:rsidRPr="00BA72CE" w:rsidRDefault="005E1B8F" w:rsidP="00960D71">
                      <w:pPr>
                        <w:jc w:val="both"/>
                        <w:rPr>
                          <w:sz w:val="16"/>
                        </w:rPr>
                      </w:pPr>
                      <w:r w:rsidRPr="00AF74F9">
                        <w:rPr>
                          <w:sz w:val="16"/>
                        </w:rPr>
                        <w:t>Fig</w:t>
                      </w:r>
                      <w:r>
                        <w:rPr>
                          <w:sz w:val="16"/>
                        </w:rPr>
                        <w:t>. 3. An example grid world of the social game for humans. In each trial, participants are presented with a 12</w:t>
                      </w:r>
                      <w:r w:rsidRPr="00BA72CE">
                        <w:rPr>
                          <w:sz w:val="16"/>
                        </w:rPr>
                        <w:t>×12 grid worl</w:t>
                      </w:r>
                      <w:r>
                        <w:rPr>
                          <w:sz w:val="16"/>
                        </w:rPr>
                        <w:t>d with</w:t>
                      </w:r>
                      <w:r w:rsidRPr="00BA72CE">
                        <w:rPr>
                          <w:sz w:val="16"/>
                        </w:rPr>
                        <w:t xml:space="preserve"> </w:t>
                      </w:r>
                      <w:r>
                        <w:rPr>
                          <w:sz w:val="16"/>
                        </w:rPr>
                        <w:t xml:space="preserve">1-4 targets, represented by a heart, a key, a </w:t>
                      </w:r>
                      <w:r>
                        <w:rPr>
                          <w:sz w:val="16"/>
                          <w:lang w:eastAsia="zh-TW"/>
                        </w:rPr>
                        <w:t>paw, and a tree. The name associated with each target as well as the corresponding social reward</w:t>
                      </w:r>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and the current score are shown in the left. The human </w:t>
                      </w:r>
                      <w:r>
                        <w:rPr>
                          <w:rFonts w:hint="eastAsia"/>
                          <w:sz w:val="16"/>
                          <w:lang w:eastAsia="zh-TW"/>
                        </w:rPr>
                        <w:t>p</w:t>
                      </w:r>
                      <w:r>
                        <w:rPr>
                          <w:sz w:val="16"/>
                          <w:lang w:eastAsia="zh-TW"/>
                        </w:rPr>
                        <w:t xml:space="preserve">articipant (map marker) navigates horizontally or vertically to reach their desired target by keypress or clicking buttons on the mobile phones. Once the participant reaches one of the targets, the participant is rewarded with the final score, which is derived via subtracting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r>
                        <w:rPr>
                          <w:sz w:val="16"/>
                        </w:rPr>
                        <w:t>by the number of steps taken.</w:t>
                      </w:r>
                    </w:p>
                  </w:txbxContent>
                </v:textbox>
                <w10:wrap type="topAndBottom"/>
              </v:shape>
            </w:pict>
          </mc:Fallback>
        </mc:AlternateContent>
      </w:r>
      <w:r>
        <w:rPr>
          <w:rFonts w:ascii="Times New Roman"/>
          <w:bCs/>
        </w:rPr>
        <w:t>of the model (</w:t>
      </w:r>
      <w:r w:rsidR="00DB1CA7">
        <w:rPr>
          <w:rFonts w:ascii="Times New Roman"/>
          <w:bCs/>
        </w:rPr>
        <w:t xml:space="preserve">preference inference should be harder for </w:t>
      </w:r>
      <w:r>
        <w:rPr>
          <w:rFonts w:ascii="Times New Roman"/>
          <w:bCs/>
        </w:rPr>
        <w:t>smaller SD</w:t>
      </w:r>
      <w:r w:rsidR="00C858AE">
        <w:rPr>
          <w:rFonts w:ascii="Times New Roman"/>
          <w:bCs/>
        </w:rPr>
        <w:t>s</w:t>
      </w:r>
      <w:r>
        <w:rPr>
          <w:rFonts w:ascii="Times New Roman"/>
          <w:bCs/>
        </w:rPr>
        <w:t xml:space="preserve">). </w:t>
      </w:r>
    </w:p>
    <w:p w14:paraId="411B0D55" w14:textId="77777777" w:rsidR="00960D71" w:rsidRDefault="00960D71" w:rsidP="00960D71">
      <w:pPr>
        <w:pStyle w:val="Heading2"/>
        <w:keepLines/>
        <w:numPr>
          <w:ilvl w:val="1"/>
          <w:numId w:val="0"/>
        </w:numPr>
        <w:tabs>
          <w:tab w:val="num" w:pos="360"/>
        </w:tabs>
        <w:autoSpaceDE/>
        <w:autoSpaceDN/>
        <w:ind w:left="288" w:hanging="288"/>
        <w:contextualSpacing/>
      </w:pPr>
      <w:r>
        <w:t>B.</w:t>
      </w:r>
      <w:r>
        <w:tab/>
        <w:t xml:space="preserve">Social Support Questionnaire </w:t>
      </w:r>
    </w:p>
    <w:p w14:paraId="45DB58A2" w14:textId="0D774589" w:rsidR="00960D71" w:rsidRPr="00423581" w:rsidRDefault="00960D71" w:rsidP="00960D71">
      <w:pPr>
        <w:autoSpaceDE/>
        <w:autoSpaceDN/>
        <w:ind w:firstLine="202"/>
        <w:jc w:val="both"/>
      </w:pPr>
      <w:r>
        <w:rPr>
          <w:rStyle w:val="Emphasis"/>
          <w:i w:val="0"/>
        </w:rPr>
        <w:t>The social networks constructed in the above simulations and assessed in human participant data below were based on the SSQ [7]. The original SSQ is</w:t>
      </w:r>
      <w:ins w:id="109" w:author="Joshua Goh" w:date="2020-03-27T11:49:00Z">
        <w:r>
          <w:rPr>
            <w:rStyle w:val="Emphasis"/>
            <w:i w:val="0"/>
          </w:rPr>
          <w:t xml:space="preserve"> </w:t>
        </w:r>
      </w:ins>
      <w:ins w:id="110" w:author="Edwinn Gamborino Castañeda" w:date="2020-03-26T11:09:00Z">
        <w:r w:rsidR="00531075">
          <w:rPr>
            <w:rStyle w:val="Emphasis"/>
            <w:i w:val="0"/>
          </w:rPr>
          <w:t xml:space="preserve">written </w:t>
        </w:r>
      </w:ins>
      <w:r>
        <w:rPr>
          <w:rStyle w:val="Emphasis"/>
          <w:i w:val="0"/>
        </w:rPr>
        <w:t>in English and consists of 27 items evaluating different aspects of social support. In this study, to obtain human agent-target social reward values, we applied two modifications to the SSQ. These include translation to Chinese and simplification to 7 items focusing on more psychological emotional aspects of support. These items, each on a 10-point (</w:t>
      </w:r>
      <w:del w:id="111" w:author="Hsin-Yi Hung" w:date="2020-04-01T10:37:00Z">
        <w:r w:rsidDel="007E4E2B">
          <w:rPr>
            <w:rStyle w:val="Emphasis"/>
            <w:i w:val="0"/>
          </w:rPr>
          <w:delText xml:space="preserve">0 </w:delText>
        </w:r>
      </w:del>
      <w:ins w:id="112" w:author="Hsin-Yi Hung" w:date="2020-04-01T10:37:00Z">
        <w:r w:rsidR="007E4E2B">
          <w:rPr>
            <w:rStyle w:val="Emphasis"/>
            <w:i w:val="0"/>
          </w:rPr>
          <w:t>1</w:t>
        </w:r>
        <w:r w:rsidR="007E4E2B">
          <w:rPr>
            <w:rStyle w:val="Emphasis"/>
            <w:i w:val="0"/>
          </w:rPr>
          <w:t xml:space="preserve"> </w:t>
        </w:r>
      </w:ins>
      <w:r>
        <w:rPr>
          <w:rStyle w:val="Emphasis"/>
          <w:i w:val="0"/>
        </w:rPr>
        <w:t xml:space="preserve">to </w:t>
      </w:r>
      <w:del w:id="113" w:author="Hsin-Yi Hung" w:date="2020-04-01T10:37:00Z">
        <w:r w:rsidDel="007E4E2B">
          <w:rPr>
            <w:rStyle w:val="Emphasis"/>
            <w:i w:val="0"/>
          </w:rPr>
          <w:delText>9</w:delText>
        </w:r>
      </w:del>
      <w:ins w:id="114" w:author="Hsin-Yi Hung" w:date="2020-04-01T10:37:00Z">
        <w:r w:rsidR="007E4E2B">
          <w:rPr>
            <w:rStyle w:val="Emphasis"/>
            <w:i w:val="0"/>
          </w:rPr>
          <w:t>10</w:t>
        </w:r>
      </w:ins>
      <w:r>
        <w:rPr>
          <w:rStyle w:val="Emphasis"/>
          <w:i w:val="0"/>
        </w:rPr>
        <w:t xml:space="preserve">) Likert scale, asked participants to rate the degree to which their target persons fulfilled the following roles: 1) </w:t>
      </w:r>
      <w:r>
        <w:t>The person can provide me with social support,</w:t>
      </w:r>
      <w:r w:rsidRPr="006B69F5">
        <w:t xml:space="preserve"> </w:t>
      </w:r>
      <w:r>
        <w:t xml:space="preserve">2) I can turn to this person </w:t>
      </w:r>
      <w:r w:rsidRPr="00232093">
        <w:t>for advice about handling problems</w:t>
      </w:r>
      <w:r>
        <w:t>,</w:t>
      </w:r>
      <w:r w:rsidRPr="006B69F5">
        <w:t xml:space="preserve"> </w:t>
      </w:r>
      <w:r>
        <w:t>3)</w:t>
      </w:r>
      <w:r w:rsidRPr="006B69F5">
        <w:t xml:space="preserve"> </w:t>
      </w:r>
      <w:r>
        <w:t xml:space="preserve">The person </w:t>
      </w:r>
      <w:r w:rsidRPr="00232093">
        <w:t>care</w:t>
      </w:r>
      <w:r>
        <w:t>s</w:t>
      </w:r>
      <w:r w:rsidRPr="00232093">
        <w:t xml:space="preserve"> about </w:t>
      </w:r>
      <w:r>
        <w:t>me</w:t>
      </w:r>
      <w:r w:rsidRPr="00232093">
        <w:t>, regardless of what is happening t</w:t>
      </w:r>
      <w:r>
        <w:t>o me,</w:t>
      </w:r>
      <w:r w:rsidDel="00994DCE">
        <w:rPr>
          <w:rStyle w:val="Emphasis"/>
          <w:i w:val="0"/>
        </w:rPr>
        <w:t xml:space="preserve"> </w:t>
      </w:r>
      <w:r>
        <w:rPr>
          <w:rStyle w:val="Emphasis"/>
          <w:i w:val="0"/>
        </w:rPr>
        <w:t xml:space="preserve">4) I can </w:t>
      </w:r>
      <w:r w:rsidRPr="00232093">
        <w:rPr>
          <w:rStyle w:val="Emphasis"/>
          <w:i w:val="0"/>
        </w:rPr>
        <w:t xml:space="preserve">count on </w:t>
      </w:r>
      <w:r>
        <w:rPr>
          <w:rStyle w:val="Emphasis"/>
          <w:i w:val="0"/>
        </w:rPr>
        <w:t xml:space="preserve">the person </w:t>
      </w:r>
      <w:r w:rsidRPr="00232093">
        <w:rPr>
          <w:rStyle w:val="Emphasis"/>
          <w:i w:val="0"/>
        </w:rPr>
        <w:t xml:space="preserve">to help </w:t>
      </w:r>
      <w:r>
        <w:rPr>
          <w:rStyle w:val="Emphasis"/>
          <w:i w:val="0"/>
        </w:rPr>
        <w:t>me</w:t>
      </w:r>
      <w:r w:rsidRPr="00232093">
        <w:rPr>
          <w:rStyle w:val="Emphasis"/>
          <w:i w:val="0"/>
        </w:rPr>
        <w:t xml:space="preserve"> feel better when </w:t>
      </w:r>
      <w:r>
        <w:rPr>
          <w:rStyle w:val="Emphasis"/>
          <w:i w:val="0"/>
        </w:rPr>
        <w:t>I</w:t>
      </w:r>
      <w:r w:rsidRPr="00232093">
        <w:rPr>
          <w:rStyle w:val="Emphasis"/>
          <w:i w:val="0"/>
        </w:rPr>
        <w:t xml:space="preserve"> </w:t>
      </w:r>
      <w:r>
        <w:rPr>
          <w:rStyle w:val="Emphasis"/>
          <w:i w:val="0"/>
        </w:rPr>
        <w:t>am</w:t>
      </w:r>
      <w:r w:rsidRPr="00232093">
        <w:rPr>
          <w:rStyle w:val="Emphasis"/>
          <w:i w:val="0"/>
        </w:rPr>
        <w:t xml:space="preserve"> feeling generally down in the dumps</w:t>
      </w:r>
      <w:r>
        <w:rPr>
          <w:rStyle w:val="Emphasis"/>
          <w:i w:val="0"/>
        </w:rPr>
        <w:t>, 5) I can count on the person when I need help,</w:t>
      </w:r>
      <w:r w:rsidRPr="00232093" w:rsidDel="00994DCE">
        <w:rPr>
          <w:rStyle w:val="Emphasis"/>
          <w:i w:val="0"/>
        </w:rPr>
        <w:t xml:space="preserve"> </w:t>
      </w:r>
      <w:r>
        <w:rPr>
          <w:rStyle w:val="Emphasis"/>
          <w:i w:val="0"/>
        </w:rPr>
        <w:t xml:space="preserve">6) </w:t>
      </w:r>
      <w:r w:rsidRPr="00232093">
        <w:rPr>
          <w:rStyle w:val="Emphasis"/>
          <w:i w:val="0"/>
        </w:rPr>
        <w:t>I can share my most private worries and fears with</w:t>
      </w:r>
      <w:r>
        <w:rPr>
          <w:rStyle w:val="Emphasis"/>
          <w:i w:val="0"/>
        </w:rPr>
        <w:t xml:space="preserve"> the person,</w:t>
      </w:r>
      <w:ins w:id="115" w:author="Edwinn Gamborino Castañeda" w:date="2020-03-26T11:10:00Z">
        <w:r w:rsidR="00531075">
          <w:rPr>
            <w:rStyle w:val="Emphasis"/>
            <w:i w:val="0"/>
          </w:rPr>
          <w:t xml:space="preserve"> </w:t>
        </w:r>
      </w:ins>
      <w:r>
        <w:rPr>
          <w:rStyle w:val="Emphasis"/>
          <w:i w:val="0"/>
        </w:rPr>
        <w:t xml:space="preserve">7) The person is important in my life. Participant ratings for these items were then used to compute the social reward value for the human social game. Specifically, we scaled the averaged value of the adapted SSQ ratings for each target by a factor of 23/9, </w:t>
      </w:r>
      <w:commentRangeStart w:id="116"/>
      <w:commentRangeStart w:id="117"/>
      <w:r>
        <w:rPr>
          <w:rStyle w:val="Emphasis"/>
          <w:i w:val="0"/>
        </w:rPr>
        <w:t xml:space="preserve">where 23 is the maximal steps to take </w:t>
      </w:r>
      <w:ins w:id="118" w:author="Joshua Goh" w:date="2020-03-27T11:34:00Z">
        <w:r w:rsidR="005135FD">
          <w:rPr>
            <w:rStyle w:val="Emphasis"/>
            <w:i w:val="0"/>
          </w:rPr>
          <w:t>to span the diagonal of a</w:t>
        </w:r>
      </w:ins>
      <w:del w:id="119" w:author="Joshua Goh" w:date="2020-03-27T11:34:00Z">
        <w:r w:rsidDel="005135FD">
          <w:rPr>
            <w:rStyle w:val="Emphasis"/>
            <w:i w:val="0"/>
          </w:rPr>
          <w:delText>for</w:delText>
        </w:r>
      </w:del>
      <w:r>
        <w:rPr>
          <w:rStyle w:val="Emphasis"/>
          <w:i w:val="0"/>
        </w:rPr>
        <w:t xml:space="preserve"> no-barrier grid</w:t>
      </w:r>
      <w:commentRangeEnd w:id="116"/>
      <w:del w:id="120" w:author="Joshua Goh" w:date="2020-03-27T11:49:00Z">
        <w:r>
          <w:rPr>
            <w:rStyle w:val="Emphasis"/>
            <w:i w:val="0"/>
          </w:rPr>
          <w:delText xml:space="preserve"> worlds</w:delText>
        </w:r>
      </w:del>
      <w:ins w:id="121" w:author="Joshua Goh" w:date="2020-03-27T11:49:00Z">
        <w:r w:rsidR="00FB3BDD">
          <w:rPr>
            <w:rStyle w:val="CommentReference"/>
          </w:rPr>
          <w:commentReference w:id="116"/>
        </w:r>
        <w:commentRangeEnd w:id="117"/>
        <w:r w:rsidR="007F51D9">
          <w:rPr>
            <w:rStyle w:val="CommentReference"/>
          </w:rPr>
          <w:commentReference w:id="117"/>
        </w:r>
        <w:r>
          <w:rPr>
            <w:rStyle w:val="Emphasis"/>
            <w:i w:val="0"/>
          </w:rPr>
          <w:t xml:space="preserve"> world</w:t>
        </w:r>
      </w:ins>
      <w:ins w:id="122" w:author="Joshua Goh" w:date="2020-03-27T11:34:00Z">
        <w:r w:rsidR="005135FD">
          <w:rPr>
            <w:rStyle w:val="Emphasis"/>
            <w:i w:val="0"/>
          </w:rPr>
          <w:t xml:space="preserve"> (without retracing)</w:t>
        </w:r>
      </w:ins>
      <w:del w:id="123" w:author="Joshua Goh" w:date="2020-03-27T11:34:00Z">
        <w:r w:rsidDel="005135FD">
          <w:rPr>
            <w:rStyle w:val="Emphasis"/>
            <w:i w:val="0"/>
          </w:rPr>
          <w:delText>s</w:delText>
        </w:r>
      </w:del>
      <w:r>
        <w:rPr>
          <w:rStyle w:val="Emphasis"/>
          <w:i w:val="0"/>
        </w:rPr>
        <w:t xml:space="preserve"> and 9 is the range of the adapted SSQ score. This equated the social reward value and the physical distances in grid world. The scaled adapted SSQ values (</w:t>
      </w:r>
      <w:commentRangeStart w:id="124"/>
      <w:commentRangeStart w:id="125"/>
      <w:commentRangeStart w:id="126"/>
      <w:r>
        <w:rPr>
          <w:rStyle w:val="Emphasis"/>
          <w:i w:val="0"/>
        </w:rPr>
        <w:t>ranging from 0 to 2</w:t>
      </w:r>
      <w:del w:id="127" w:author="Hsin-Yi Hung" w:date="2020-03-27T13:21:00Z">
        <w:r w:rsidDel="003560D9">
          <w:rPr>
            <w:rStyle w:val="Emphasis"/>
            <w:i w:val="0"/>
          </w:rPr>
          <w:delText>3</w:delText>
        </w:r>
        <w:commentRangeEnd w:id="124"/>
        <w:r w:rsidR="00FB3BDD" w:rsidDel="003560D9">
          <w:rPr>
            <w:rStyle w:val="CommentReference"/>
          </w:rPr>
          <w:commentReference w:id="124"/>
        </w:r>
        <w:commentRangeEnd w:id="125"/>
        <w:r w:rsidR="005135FD" w:rsidDel="003560D9">
          <w:rPr>
            <w:rStyle w:val="CommentReference"/>
          </w:rPr>
          <w:commentReference w:id="125"/>
        </w:r>
        <w:commentRangeEnd w:id="126"/>
        <w:r w:rsidR="003560D9" w:rsidDel="003560D9">
          <w:rPr>
            <w:rStyle w:val="CommentReference"/>
          </w:rPr>
          <w:commentReference w:id="126"/>
        </w:r>
      </w:del>
      <w:ins w:id="128" w:author="Hsin-Yi Hung" w:date="2020-03-27T13:21:00Z">
        <w:r w:rsidR="003560D9">
          <w:rPr>
            <w:rStyle w:val="Emphasis"/>
            <w:i w:val="0"/>
          </w:rPr>
          <w:t>6</w:t>
        </w:r>
      </w:ins>
      <w:r>
        <w:rPr>
          <w:rStyle w:val="Emphasis"/>
          <w:i w:val="0"/>
        </w:rPr>
        <w:t>) were then assigned to the target as its social reward value with respect to the agent.</w:t>
      </w:r>
    </w:p>
    <w:p w14:paraId="0AE42821" w14:textId="77777777" w:rsidR="00960D71" w:rsidRDefault="00960D71" w:rsidP="00960D71">
      <w:pPr>
        <w:pStyle w:val="Heading2"/>
        <w:keepLines/>
        <w:numPr>
          <w:ilvl w:val="1"/>
          <w:numId w:val="0"/>
        </w:numPr>
        <w:tabs>
          <w:tab w:val="num" w:pos="360"/>
        </w:tabs>
        <w:autoSpaceDE/>
        <w:autoSpaceDN/>
        <w:ind w:left="288" w:hanging="288"/>
        <w:contextualSpacing/>
      </w:pPr>
      <w:r>
        <w:t>C.</w:t>
      </w:r>
      <w:r>
        <w:tab/>
        <w:t>The Social Game for Human Participants</w:t>
      </w:r>
    </w:p>
    <w:p w14:paraId="6DE43554" w14:textId="650E27B8" w:rsidR="00960D71" w:rsidRPr="00BA1AE5" w:rsidRDefault="00BA1AE5">
      <w:pPr>
        <w:ind w:firstLine="202"/>
        <w:jc w:val="both"/>
        <w:rPr>
          <w:rStyle w:val="Emphasis"/>
          <w:bCs/>
          <w:i w:val="0"/>
          <w:iCs w:val="0"/>
        </w:rPr>
      </w:pPr>
      <w:r>
        <w:rPr>
          <w:bCs/>
        </w:rPr>
        <w:t xml:space="preserve">Twelve </w:t>
      </w:r>
      <w:r w:rsidR="00960D71">
        <w:rPr>
          <w:bCs/>
        </w:rPr>
        <w:t xml:space="preserve">human participants (mean age = 26.2 </w:t>
      </w:r>
      <w:proofErr w:type="spellStart"/>
      <w:r w:rsidR="00960D71">
        <w:rPr>
          <w:bCs/>
        </w:rPr>
        <w:t>yrs</w:t>
      </w:r>
      <w:proofErr w:type="spellEnd"/>
      <w:r w:rsidR="00960D71">
        <w:rPr>
          <w:bCs/>
        </w:rPr>
        <w:t xml:space="preserve">, age range 23 to 32 </w:t>
      </w:r>
      <w:proofErr w:type="spellStart"/>
      <w:r w:rsidR="00960D71">
        <w:rPr>
          <w:bCs/>
        </w:rPr>
        <w:t>yrs</w:t>
      </w:r>
      <w:proofErr w:type="spellEnd"/>
      <w:r w:rsidR="00960D71">
        <w:rPr>
          <w:bCs/>
        </w:rPr>
        <w:t xml:space="preserve">, </w:t>
      </w:r>
      <w:r w:rsidR="00275F6E">
        <w:rPr>
          <w:bCs/>
        </w:rPr>
        <w:t>4</w:t>
      </w:r>
      <w:r w:rsidR="00960D71">
        <w:rPr>
          <w:bCs/>
        </w:rPr>
        <w:t>/8 males/females) played a social game which had a similar format as the game for simulated agents. Participants all gave written informed consent</w:t>
      </w:r>
      <w:r w:rsidR="00977B5D">
        <w:rPr>
          <w:bCs/>
        </w:rPr>
        <w:t xml:space="preserve"> for this study</w:t>
      </w:r>
      <w:r w:rsidR="00960D71">
        <w:rPr>
          <w:bCs/>
        </w:rPr>
        <w:t>, which was approved by the National Taiwan University local Research Ethic Committee (</w:t>
      </w:r>
      <w:r w:rsidR="005B4496">
        <w:rPr>
          <w:bCs/>
        </w:rPr>
        <w:t xml:space="preserve">NTU-REC case no. </w:t>
      </w:r>
      <w:r w:rsidR="005B4496" w:rsidRPr="005B4496">
        <w:rPr>
          <w:bCs/>
        </w:rPr>
        <w:t>201803HS017</w:t>
      </w:r>
      <w:r w:rsidR="00960D71">
        <w:rPr>
          <w:bCs/>
        </w:rPr>
        <w:t>). Participants played the game via web browser either by mobile phone or computer and all completed at least 150 trajectories.</w:t>
      </w:r>
      <w:r w:rsidR="00960D71" w:rsidRPr="004D704C">
        <w:rPr>
          <w:rStyle w:val="Emphasis"/>
          <w:i w:val="0"/>
        </w:rPr>
        <w:t xml:space="preserve"> </w:t>
      </w:r>
    </w:p>
    <w:p w14:paraId="66DED252" w14:textId="566055E4" w:rsidR="00960D71" w:rsidRDefault="00960D71" w:rsidP="00960D71">
      <w:pPr>
        <w:ind w:firstLine="202"/>
        <w:jc w:val="both"/>
        <w:rPr>
          <w:bCs/>
        </w:rPr>
      </w:pPr>
      <w:r>
        <w:rPr>
          <w:rStyle w:val="Emphasis"/>
          <w:i w:val="0"/>
        </w:rPr>
        <w:t xml:space="preserve">Before starting the social game, human participants were asked to list four target close friends/family members whom they felt provided them with the most social support. The participants then completed our adapted 7-item SSQ </w:t>
      </w:r>
      <w:del w:id="129" w:author="Edwinn Gamborino Castañeda" w:date="2020-03-26T11:12:00Z">
        <w:r w:rsidDel="00531075">
          <w:rPr>
            <w:rStyle w:val="Emphasis"/>
            <w:i w:val="0"/>
          </w:rPr>
          <w:delText xml:space="preserve">above regarding </w:delText>
        </w:r>
      </w:del>
      <w:ins w:id="130" w:author="Edwinn Gamborino Castañeda" w:date="2020-03-26T11:12:00Z">
        <w:r w:rsidR="00531075">
          <w:rPr>
            <w:rStyle w:val="Emphasis"/>
            <w:i w:val="0"/>
          </w:rPr>
          <w:t xml:space="preserve">for </w:t>
        </w:r>
      </w:ins>
      <w:r>
        <w:rPr>
          <w:rStyle w:val="Emphasis"/>
          <w:i w:val="0"/>
        </w:rPr>
        <w:t>each of the four target persons.</w:t>
      </w:r>
      <w:r w:rsidRPr="00232093">
        <w:rPr>
          <w:rStyle w:val="Emphasis"/>
          <w:i w:val="0"/>
        </w:rPr>
        <w:t xml:space="preserve"> </w:t>
      </w:r>
      <w:r>
        <w:rPr>
          <w:rStyle w:val="Emphasis"/>
          <w:i w:val="0"/>
        </w:rPr>
        <w:t>Participants were then presented with</w:t>
      </w:r>
      <w:r>
        <w:rPr>
          <w:bCs/>
        </w:rPr>
        <w:t xml:space="preserve"> a screen showing a grid world with 1-4 targets and barriers, the reward assigned to each target, along with an agent that the participant should </w:t>
      </w:r>
      <w:del w:id="131" w:author="Edwinn Gamborino Castañeda" w:date="2020-03-26T11:13:00Z">
        <w:r w:rsidDel="00FB3BDD">
          <w:rPr>
            <w:bCs/>
          </w:rPr>
          <w:delText xml:space="preserve">navigate </w:delText>
        </w:r>
      </w:del>
      <w:ins w:id="132" w:author="Edwinn Gamborino Castañeda" w:date="2020-03-26T11:13:00Z">
        <w:r w:rsidR="00FB3BDD">
          <w:rPr>
            <w:bCs/>
          </w:rPr>
          <w:t xml:space="preserve">control </w:t>
        </w:r>
      </w:ins>
      <w:r w:rsidRPr="00BA72CE">
        <w:t>(Fig. 3)</w:t>
      </w:r>
      <w:r w:rsidRPr="00AA602A">
        <w:rPr>
          <w:bCs/>
        </w:rPr>
        <w:t>.</w:t>
      </w:r>
      <w:r>
        <w:rPr>
          <w:bCs/>
        </w:rPr>
        <w:t xml:space="preserve"> The action space was the same as for the virtual agent (i.e., only horizontal and vertical moves).</w:t>
      </w:r>
      <w:r w:rsidRPr="004D704C">
        <w:rPr>
          <w:bCs/>
        </w:rPr>
        <w:t xml:space="preserve"> </w:t>
      </w:r>
      <w:r>
        <w:rPr>
          <w:bCs/>
        </w:rPr>
        <w:t>The social reward value of each target was the scaled adapted SSQ score. The current score was shown in the upper left corner. Each step costs one point. The final score for each trajectory round was the social reward value of that target minus the number of steps taken. After reaching a target, another grid world context was then presented to the participant consisting of different target sampling (out of the listed four), spatial configurations, and score set to 0.</w:t>
      </w:r>
      <w:r w:rsidR="00056F72" w:rsidRPr="00056F72">
        <w:rPr>
          <w:rStyle w:val="Emphasis"/>
          <w:i w:val="0"/>
        </w:rPr>
        <w:t xml:space="preserve"> </w:t>
      </w:r>
      <w:r w:rsidR="00056F72">
        <w:rPr>
          <w:rStyle w:val="Emphasis"/>
          <w:i w:val="0"/>
        </w:rPr>
        <w:t>Note, two participants played the game twice entering distinct sets of targets</w:t>
      </w:r>
      <w:r w:rsidR="00A61EFA">
        <w:rPr>
          <w:rStyle w:val="Emphasis"/>
          <w:i w:val="0"/>
        </w:rPr>
        <w:t xml:space="preserve"> each time. Thus, we had</w:t>
      </w:r>
      <w:r w:rsidR="00056F72">
        <w:rPr>
          <w:rStyle w:val="Emphasis"/>
          <w:i w:val="0"/>
        </w:rPr>
        <w:t xml:space="preserve"> a total of 14 human data sets.</w:t>
      </w:r>
    </w:p>
    <w:p w14:paraId="0D3788E8" w14:textId="77777777" w:rsidR="00960D71" w:rsidRDefault="00960D71" w:rsidP="00960D71">
      <w:pPr>
        <w:pStyle w:val="Heading2"/>
        <w:keepLines/>
        <w:numPr>
          <w:ilvl w:val="1"/>
          <w:numId w:val="0"/>
        </w:numPr>
        <w:tabs>
          <w:tab w:val="num" w:pos="360"/>
        </w:tabs>
        <w:autoSpaceDE/>
        <w:autoSpaceDN/>
        <w:ind w:left="288" w:hanging="288"/>
        <w:contextualSpacing/>
      </w:pPr>
      <w:r>
        <w:t>D.</w:t>
      </w:r>
      <w:r>
        <w:tab/>
      </w:r>
      <w:proofErr w:type="spellStart"/>
      <w:r>
        <w:t>ToMnet</w:t>
      </w:r>
      <w:proofErr w:type="spellEnd"/>
      <w:r>
        <w:t>+</w:t>
      </w:r>
    </w:p>
    <w:p w14:paraId="334C1CDC" w14:textId="158FB68B" w:rsidR="00CE0D80" w:rsidRDefault="00960D71" w:rsidP="00960D71">
      <w:pPr>
        <w:ind w:firstLine="202"/>
        <w:jc w:val="both"/>
        <w:rPr>
          <w:bCs/>
        </w:rPr>
      </w:pPr>
      <w:del w:id="133" w:author="Joshua Goh" w:date="2020-03-27T11:49:00Z">
        <w:r>
          <w:delText>We</w:delText>
        </w:r>
      </w:del>
      <w:ins w:id="134" w:author="Edwinn Gamborino Castañeda" w:date="2020-03-26T11:44:00Z">
        <w:r w:rsidR="002748F1">
          <w:t>Given either the simulated or human data described above, i</w:t>
        </w:r>
      </w:ins>
      <w:ins w:id="135" w:author="Edwinn Gamborino Castañeda" w:date="2020-03-26T11:43:00Z">
        <w:r w:rsidR="002748F1">
          <w:t>n order to infer the agents’ preference</w:t>
        </w:r>
      </w:ins>
      <w:ins w:id="136" w:author="Edwinn Gamborino Castañeda" w:date="2020-03-26T11:44:00Z">
        <w:r w:rsidR="002748F1">
          <w:t xml:space="preserve">s </w:t>
        </w:r>
      </w:ins>
      <w:del w:id="137" w:author="Edwinn Gamborino Castañeda" w:date="2020-03-26T11:44:00Z">
        <w:r w:rsidDel="002748F1">
          <w:delText>W</w:delText>
        </w:r>
      </w:del>
      <w:ins w:id="138" w:author="Edwinn Gamborino Castañeda" w:date="2020-03-26T11:44:00Z">
        <w:r w:rsidR="002748F1">
          <w:t>w</w:t>
        </w:r>
      </w:ins>
      <w:ins w:id="139" w:author="Joshua Goh" w:date="2020-03-27T11:49:00Z">
        <w:r>
          <w:t>e</w:t>
        </w:r>
      </w:ins>
      <w:r>
        <w:t xml:space="preserve"> applied a </w:t>
      </w:r>
      <w:commentRangeStart w:id="140"/>
      <w:commentRangeStart w:id="141"/>
      <w:proofErr w:type="spellStart"/>
      <w:r>
        <w:t>ToMnet</w:t>
      </w:r>
      <w:proofErr w:type="spellEnd"/>
      <w:r>
        <w:t>+ model,</w:t>
      </w:r>
      <w:commentRangeEnd w:id="140"/>
      <w:r w:rsidR="009B03F8">
        <w:rPr>
          <w:rStyle w:val="CommentReference"/>
        </w:rPr>
        <w:commentReference w:id="140"/>
      </w:r>
      <w:commentRangeEnd w:id="141"/>
      <w:r w:rsidR="005135FD">
        <w:rPr>
          <w:rStyle w:val="CommentReference"/>
        </w:rPr>
        <w:commentReference w:id="141"/>
      </w:r>
      <w:r>
        <w:t xml:space="preserve"> extending from </w:t>
      </w:r>
      <w:r>
        <w:rPr>
          <w:rStyle w:val="Emphasis"/>
          <w:i w:val="0"/>
        </w:rPr>
        <w:fldChar w:fldCharType="begin"/>
      </w:r>
      <w:r w:rsidR="00E8260C">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Emphasis"/>
          <w:i w:val="0"/>
        </w:rPr>
        <w:fldChar w:fldCharType="separate"/>
      </w:r>
      <w:r w:rsidR="00E8260C" w:rsidRPr="00E8260C">
        <w:rPr>
          <w:rStyle w:val="Emphasis"/>
          <w:i w:val="0"/>
          <w:noProof/>
        </w:rPr>
        <w:t>[6]</w:t>
      </w:r>
      <w:r>
        <w:rPr>
          <w:rStyle w:val="Emphasis"/>
          <w:i w:val="0"/>
        </w:rPr>
        <w:fldChar w:fldCharType="end"/>
      </w:r>
      <w:r>
        <w:rPr>
          <w:rStyle w:val="Emphasis"/>
          <w:i w:val="0"/>
        </w:rPr>
        <w:t xml:space="preserve">, that </w:t>
      </w:r>
      <w:r>
        <w:t xml:space="preserve">consists of a character network and a prediction </w:t>
      </w:r>
      <w:r w:rsidRPr="00BA72CE">
        <w:t>network (Fig.</w:t>
      </w:r>
      <w:r>
        <w:t xml:space="preserve"> </w:t>
      </w:r>
      <w:r w:rsidRPr="00BA72CE">
        <w:t>2).</w:t>
      </w:r>
      <w:r>
        <w:t xml:space="preserve"> One </w:t>
      </w:r>
      <w:proofErr w:type="spellStart"/>
      <w:r>
        <w:t>ToMnet</w:t>
      </w:r>
      <w:proofErr w:type="spellEnd"/>
      <w:r>
        <w:t>+</w:t>
      </w:r>
      <w:ins w:id="142" w:author="Edwinn Gamborino Castañeda" w:date="2020-03-26T11:32:00Z">
        <w:r w:rsidR="009D2B9A">
          <w:t xml:space="preserve"> model</w:t>
        </w:r>
      </w:ins>
      <w:ins w:id="143" w:author="Joshua Goh" w:date="2020-03-27T11:49:00Z">
        <w:r>
          <w:t xml:space="preserve"> </w:t>
        </w:r>
      </w:ins>
      <w:r>
        <w:t xml:space="preserve">was trained for each virtual agent/human. For each agent, </w:t>
      </w:r>
      <w:proofErr w:type="spellStart"/>
      <w:r>
        <w:t>ToMnet</w:t>
      </w:r>
      <w:proofErr w:type="spellEnd"/>
      <w:r>
        <w:t xml:space="preserve">+ takes two </w:t>
      </w:r>
      <w:del w:id="144" w:author="Joshua Goh" w:date="2020-03-27T11:49:00Z">
        <w:r>
          <w:delText>input</w:delText>
        </w:r>
      </w:del>
      <w:ins w:id="145" w:author="Joshua Goh" w:date="2020-03-27T11:49:00Z">
        <w:r>
          <w:t>input</w:t>
        </w:r>
      </w:ins>
      <w:ins w:id="146" w:author="Edwinn Gamborino Castañeda" w:date="2020-03-26T11:32:00Z">
        <w:r w:rsidR="009D2B9A">
          <w:t>s</w:t>
        </w:r>
      </w:ins>
      <w:r>
        <w:t xml:space="preserve"> at a time: a trajectory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t xml:space="preserve">and a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w:t>
      </w:r>
      <w:ins w:id="147" w:author="Edwinn Gamborino Castañeda" w:date="2020-03-26T11:32:00Z">
        <w:r w:rsidR="009D2B9A">
          <w:t>The q</w:t>
        </w:r>
      </w:ins>
      <w:del w:id="148" w:author="Edwinn Gamborino Castañeda" w:date="2020-03-26T11:32:00Z">
        <w:r w:rsidDel="009D2B9A">
          <w:delText>Q</w:delText>
        </w:r>
      </w:del>
      <w:r>
        <w:t xml:space="preserve">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is the shot of the </w:t>
      </w:r>
      <w:proofErr w:type="gramStart"/>
      <w:r>
        <w:t>first time</w:t>
      </w:r>
      <w:proofErr w:type="gramEnd"/>
      <w:r>
        <w:t xml:space="preserve"> step of another trajectory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t xml:space="preserve"> (with</w:t>
      </w:r>
      <w:r w:rsidRPr="00BA72CE">
        <w:rPr>
          <w:i/>
          <w:iCs/>
        </w:rPr>
        <w:t xml:space="preserve"> </w:t>
      </w:r>
      <m:oMath>
        <m:r>
          <w:rPr>
            <w:rFonts w:ascii="Cambria Math" w:hAnsi="Cambria Math"/>
          </w:rPr>
          <m:t>j≠k</m:t>
        </m:r>
      </m:oMath>
      <w:r w:rsidRPr="00BA72CE">
        <w:t>)</w:t>
      </w:r>
      <w:r>
        <w:rPr>
          <w:i/>
          <w:iCs/>
        </w:rPr>
        <w:t>.</w:t>
      </w:r>
      <w:r>
        <w:t xml:space="preserve"> The rationale is that the character network should extract </w:t>
      </w:r>
      <w:del w:id="149" w:author="Edwinn Gamborino Castañeda" w:date="2020-03-26T11:33:00Z">
        <w:r w:rsidDel="009B03F8">
          <w:delText xml:space="preserve">the </w:delText>
        </w:r>
      </w:del>
      <w:ins w:id="150" w:author="Edwinn Gamborino Castañeda" w:date="2020-03-26T11:33:00Z">
        <w:r w:rsidR="009B03F8">
          <w:t xml:space="preserve">an </w:t>
        </w:r>
      </w:ins>
      <w:r>
        <w:t xml:space="preserve">abstract representation of the agent’s preference for targets from </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t xml:space="preserve"> and represent it as a character embedding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t xml:space="preserve">. The prediction network then takes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t xml:space="preserve"> as input and predicts the target (</w:t>
      </w:r>
      <m:oMath>
        <m:acc>
          <m:accPr>
            <m:ctrlPr>
              <w:rPr>
                <w:rFonts w:ascii="Cambria Math" w:hAnsi="Cambria Math"/>
                <w:i/>
              </w:rPr>
            </m:ctrlPr>
          </m:accPr>
          <m:e>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t xml:space="preserve">) the agent will approach in </w:t>
      </w:r>
      <w:r w:rsidRPr="00BA72CE">
        <w:rPr>
          <w:i/>
          <w:iCs/>
        </w:rPr>
        <w:t>another</w:t>
      </w:r>
      <w:r>
        <w:t xml:space="preserve"> trajectory given </w:t>
      </w:r>
      <w:r>
        <w:lastRenderedPageBreak/>
        <w:t xml:space="preserve">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The model is trained end-to-end with </w:t>
      </w:r>
      <w:r w:rsidR="00D81178">
        <w:t xml:space="preserve">tuples </w:t>
      </w:r>
      <w:r>
        <w:t>of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oMath>
      <w:r>
        <w:t>).</w:t>
      </w:r>
      <w:r w:rsidR="00CE0D80" w:rsidRPr="00CE0D80">
        <w:rPr>
          <w:bCs/>
        </w:rPr>
        <w:t xml:space="preserve"> </w:t>
      </w:r>
    </w:p>
    <w:p w14:paraId="5E870D7C" w14:textId="5399564F" w:rsidR="00960D71" w:rsidRPr="00CE0D80" w:rsidRDefault="00CE0D80" w:rsidP="00CE0D80">
      <w:pPr>
        <w:ind w:firstLine="202"/>
        <w:jc w:val="both"/>
        <w:rPr>
          <w:iCs/>
        </w:rPr>
      </w:pPr>
      <w:r>
        <w:rPr>
          <w:bCs/>
        </w:rPr>
        <w:t xml:space="preserve">The character network consumes each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Pr>
          <w:bCs/>
        </w:rPr>
        <w:t xml:space="preserve"> and outputs the character embedding</w:t>
      </w:r>
      <w:commentRangeStart w:id="151"/>
      <w:r w:rsidR="006F02F1">
        <w:rPr>
          <w:bCs/>
        </w:rPr>
        <w:t xml:space="preserve">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commentRangeEnd w:id="151"/>
      <w:ins w:id="152" w:author="Joshua Goh" w:date="2020-03-27T11:49:00Z">
        <w:r>
          <w:rPr>
            <w:bCs/>
          </w:rPr>
          <w:t>,</w:t>
        </w:r>
      </w:ins>
      <m:oMath>
        <m:r>
          <w:del w:id="153" w:author="Joshua Goh" w:date="2020-03-27T11:49:00Z">
            <m:rPr>
              <m:sty m:val="p"/>
            </m:rPr>
            <w:rPr>
              <w:rStyle w:val="CommentReference"/>
            </w:rPr>
            <w:commentReference w:id="151"/>
          </w:del>
        </m:r>
      </m:oMath>
      <w:del w:id="154" w:author="Joshua Goh" w:date="2020-03-27T11:49:00Z">
        <w:r>
          <w:rPr>
            <w:bCs/>
          </w:rPr>
          <w:delText>,</w:delText>
        </w:r>
      </w:del>
      <w:r>
        <w:rPr>
          <w:bCs/>
        </w:rPr>
        <w:t xml:space="preserve"> which contains the abstract representation of the agent’s preference for each</w:t>
      </w:r>
      <w:r w:rsidR="00F57983">
        <w:rPr>
          <w:bCs/>
        </w:rPr>
        <w:t xml:space="preserve"> target.</w:t>
      </w:r>
      <w:r>
        <w:rPr>
          <w:bCs/>
        </w:rPr>
        <w:t xml:space="preserve"> Each trajectory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bCs/>
        </w:rPr>
        <w:t xml:space="preserve"> is a 4d tensor (10×12×12×11), where 10 is the number of consecutive time steps in the trajectory, 12 is</w:t>
      </w:r>
      <w:ins w:id="155" w:author="Edwinn Gamborino Castañeda" w:date="2020-03-26T11:50:00Z">
        <w:r w:rsidR="002748F1">
          <w:rPr>
            <w:bCs/>
          </w:rPr>
          <w:t xml:space="preserve"> both</w:t>
        </w:r>
      </w:ins>
      <w:ins w:id="156" w:author="Joshua Goh" w:date="2020-03-27T11:49:00Z">
        <w:r>
          <w:rPr>
            <w:bCs/>
          </w:rPr>
          <w:t xml:space="preserve"> </w:t>
        </w:r>
      </w:ins>
      <w:r>
        <w:rPr>
          <w:bCs/>
        </w:rPr>
        <w:t xml:space="preserve">the width and height of the grid world, and 11 is the number of feature channels. </w:t>
      </w:r>
      <w:commentRangeStart w:id="157"/>
      <w:commentRangeStart w:id="158"/>
      <w:r>
        <w:rPr>
          <w:bCs/>
        </w:rPr>
        <w:t>Trajectories with more than 10 steps are truncated such that the last 10 steps are preserved,</w:t>
      </w:r>
      <w:commentRangeEnd w:id="157"/>
      <w:r w:rsidR="009B03F8">
        <w:rPr>
          <w:rStyle w:val="CommentReference"/>
        </w:rPr>
        <w:commentReference w:id="157"/>
      </w:r>
      <w:commentRangeEnd w:id="158"/>
      <w:r w:rsidR="005E1B8F">
        <w:rPr>
          <w:rStyle w:val="CommentReference"/>
        </w:rPr>
        <w:commentReference w:id="158"/>
      </w:r>
      <w:r>
        <w:rPr>
          <w:bCs/>
        </w:rPr>
        <w:t xml:space="preserve"> whereas the ones with less than 10 steps are</w:t>
      </w:r>
      <w:ins w:id="159" w:author="Edwinn Gamborino Castañeda" w:date="2020-03-26T11:36:00Z">
        <w:r w:rsidR="009B03F8">
          <w:rPr>
            <w:bCs/>
          </w:rPr>
          <w:t xml:space="preserve"> zero</w:t>
        </w:r>
      </w:ins>
      <w:del w:id="160" w:author="Edwinn Gamborino Castañeda" w:date="2020-03-26T11:36:00Z">
        <w:r w:rsidDel="009B03F8">
          <w:rPr>
            <w:bCs/>
          </w:rPr>
          <w:delText xml:space="preserve"> </w:delText>
        </w:r>
      </w:del>
      <w:ins w:id="161" w:author="Edwinn Gamborino Castañeda" w:date="2020-03-26T11:36:00Z">
        <w:r w:rsidR="009B03F8">
          <w:rPr>
            <w:bCs/>
          </w:rPr>
          <w:t>-</w:t>
        </w:r>
      </w:ins>
      <w:r>
        <w:rPr>
          <w:bCs/>
        </w:rPr>
        <w:t>padded before the first step</w:t>
      </w:r>
      <w:del w:id="162" w:author="Edwinn Gamborino Castañeda" w:date="2020-03-26T11:36:00Z">
        <w:r w:rsidDel="009B03F8">
          <w:rPr>
            <w:bCs/>
          </w:rPr>
          <w:delText xml:space="preserve"> with zeros</w:delText>
        </w:r>
      </w:del>
      <w:r>
        <w:rPr>
          <w:bCs/>
        </w:rPr>
        <w:t xml:space="preserve">. The 11 </w:t>
      </w:r>
      <w:r w:rsidR="001373C3">
        <w:rPr>
          <w:bCs/>
        </w:rPr>
        <w:t xml:space="preserve">binary </w:t>
      </w:r>
      <w:r>
        <w:rPr>
          <w:bCs/>
        </w:rPr>
        <w:t xml:space="preserve">feature channels include </w:t>
      </w:r>
      <w:r w:rsidR="001373C3">
        <w:rPr>
          <w:bCs/>
        </w:rPr>
        <w:t>5</w:t>
      </w:r>
      <w:r>
        <w:rPr>
          <w:bCs/>
        </w:rPr>
        <w:t xml:space="preserve"> actions (up, down, left, right</w:t>
      </w:r>
      <w:r w:rsidR="001373C3">
        <w:rPr>
          <w:bCs/>
          <w:lang w:eastAsia="zh-TW"/>
        </w:rPr>
        <w:t xml:space="preserve">, </w:t>
      </w:r>
      <w:r w:rsidR="001373C3">
        <w:rPr>
          <w:bCs/>
        </w:rPr>
        <w:t>reaching the goal</w:t>
      </w:r>
      <w:r>
        <w:rPr>
          <w:bCs/>
        </w:rPr>
        <w:t xml:space="preserve">), the positions of </w:t>
      </w:r>
      <w:ins w:id="163" w:author="Edwinn Gamborino Castañeda" w:date="2020-03-26T11:50:00Z">
        <w:r w:rsidR="002748F1">
          <w:rPr>
            <w:bCs/>
          </w:rPr>
          <w:t xml:space="preserve">the </w:t>
        </w:r>
      </w:ins>
      <w:r>
        <w:rPr>
          <w:bCs/>
        </w:rPr>
        <w:t xml:space="preserve">4 targets, the position of the obstacles, </w:t>
      </w:r>
      <w:r w:rsidR="00D72817">
        <w:rPr>
          <w:bCs/>
        </w:rPr>
        <w:t xml:space="preserve">and </w:t>
      </w:r>
      <w:r>
        <w:rPr>
          <w:bCs/>
        </w:rPr>
        <w:t>the initial position of the agent</w:t>
      </w:r>
      <w:r w:rsidR="00D72817">
        <w:rPr>
          <w:bCs/>
        </w:rPr>
        <w:t>.</w:t>
      </w:r>
      <w:r>
        <w:rPr>
          <w:bCs/>
        </w:rPr>
        <w:t xml:space="preserve"> </w:t>
      </w:r>
      <w:r w:rsidR="006A287F" w:rsidRPr="006A287F">
        <w:rPr>
          <w:bCs/>
        </w:rPr>
        <w:t xml:space="preserve">If a target is absent in the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sidR="006A287F" w:rsidRPr="006A287F">
        <w:rPr>
          <w:bCs/>
        </w:rPr>
        <w:t xml:space="preserve">, its feature </w:t>
      </w:r>
      <w:del w:id="164" w:author="Edwinn Gamborino Castañeda" w:date="2020-03-26T11:51:00Z">
        <w:r w:rsidR="006A287F" w:rsidRPr="006A287F" w:rsidDel="002748F1">
          <w:rPr>
            <w:bCs/>
          </w:rPr>
          <w:delText xml:space="preserve">plain </w:delText>
        </w:r>
      </w:del>
      <w:ins w:id="165" w:author="Edwinn Gamborino Castañeda" w:date="2020-03-26T11:51:00Z">
        <w:r w:rsidR="002748F1">
          <w:rPr>
            <w:bCs/>
          </w:rPr>
          <w:t>plane</w:t>
        </w:r>
        <w:r w:rsidR="002748F1" w:rsidRPr="006A287F">
          <w:rPr>
            <w:bCs/>
          </w:rPr>
          <w:t xml:space="preserve"> </w:t>
        </w:r>
      </w:ins>
      <w:r w:rsidR="006A287F" w:rsidRPr="006A287F">
        <w:rPr>
          <w:bCs/>
        </w:rPr>
        <w:t xml:space="preserve">is zero-padded. </w:t>
      </w:r>
      <w:del w:id="166" w:author="Joshua Goh" w:date="2020-03-27T11:49:00Z">
        <w:r>
          <w:rPr>
            <w:bCs/>
          </w:rPr>
          <w:delText>Thirty</w:delText>
        </w:r>
      </w:del>
      <w:ins w:id="167" w:author="Edwinn Gamborino Castañeda" w:date="2020-03-26T11:51:00Z">
        <w:r w:rsidR="002748F1">
          <w:rPr>
            <w:bCs/>
          </w:rPr>
          <w:t>Following the design of [6],</w:t>
        </w:r>
      </w:ins>
      <w:commentRangeStart w:id="168"/>
      <w:commentRangeStart w:id="169"/>
      <w:del w:id="170" w:author="Edwinn Gamborino Castañeda" w:date="2020-03-26T11:51:00Z">
        <w:r w:rsidDel="002748F1">
          <w:rPr>
            <w:bCs/>
          </w:rPr>
          <w:delText>T</w:delText>
        </w:r>
      </w:del>
      <w:ins w:id="171" w:author="Edwinn Gamborino Castañeda" w:date="2020-03-26T11:51:00Z">
        <w:r w:rsidR="002748F1">
          <w:rPr>
            <w:bCs/>
          </w:rPr>
          <w:t>t</w:t>
        </w:r>
      </w:ins>
      <w:ins w:id="172" w:author="Joshua Goh" w:date="2020-03-27T11:49:00Z">
        <w:r>
          <w:rPr>
            <w:bCs/>
          </w:rPr>
          <w:t>hirty</w:t>
        </w:r>
      </w:ins>
      <w:r>
        <w:rPr>
          <w:bCs/>
        </w:rPr>
        <w:t>-two 3×3 convolutional kernels</w:t>
      </w:r>
      <w:commentRangeEnd w:id="168"/>
      <w:r w:rsidR="003E73DB">
        <w:rPr>
          <w:rStyle w:val="CommentReference"/>
        </w:rPr>
        <w:commentReference w:id="168"/>
      </w:r>
      <w:commentRangeEnd w:id="169"/>
      <w:r w:rsidR="005E1B8F">
        <w:rPr>
          <w:rStyle w:val="CommentReference"/>
        </w:rPr>
        <w:commentReference w:id="169"/>
      </w:r>
      <w:r>
        <w:rPr>
          <w:bCs/>
        </w:rPr>
        <w:t xml:space="preserve"> are first applied to each time step (12×12×11) separately to scale the number of channels from 11 to 32. The convolved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bCs/>
        </w:rPr>
        <w:t xml:space="preserve"> (10×12×12×32) is then passed into a </w:t>
      </w:r>
      <w:proofErr w:type="spellStart"/>
      <w:r>
        <w:rPr>
          <w:bCs/>
        </w:rPr>
        <w:t>resnet</w:t>
      </w:r>
      <w:proofErr w:type="spellEnd"/>
      <w:r w:rsidR="00D72817">
        <w:rPr>
          <w:bCs/>
        </w:rPr>
        <w:t xml:space="preserve"> </w:t>
      </w:r>
      <w:r w:rsidR="00E8260C">
        <w:rPr>
          <w:bCs/>
        </w:rPr>
        <w:fldChar w:fldCharType="begin"/>
      </w:r>
      <w:r w:rsidR="00E8260C">
        <w:rPr>
          <w:bCs/>
        </w:rPr>
        <w:instrText>ADDIN F1000_CSL_CITATION&lt;~#@#~&gt;[{"DOI":"10.1109/CVPR.2016.90","First":false,"ISBN":"978-1-4673-8851-1","Last":false,"abstract":"Deeper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segmentation.","author":[{"family":"He","given":"Kaiming"},{"family":"Zhang","given":"Xiangyu"},{"family":"Ren","given":"Shaoqing"},{"family":"Sun","given":"Jian"}],"authorYearDisplayFormat":false,"citation-label":"4387216","container-title":"IEEE Conference on Computer Vision and Pattern Recognition (CVPR)","event":"IEEE Conference on Computer Vision and Pattern Recognition (CVPR)","id":"4387216","invisible":false,"issued":{"date-parts":[["2016","6","27"]]},"page":"770-778","publisher":"IEEE","suppress-author":false,"title":"Deep residual learning for image recognition","type":"paper-conference"}]</w:instrText>
      </w:r>
      <w:r w:rsidR="00E8260C">
        <w:rPr>
          <w:bCs/>
        </w:rPr>
        <w:fldChar w:fldCharType="separate"/>
      </w:r>
      <w:r w:rsidR="00E8260C" w:rsidRPr="00E8260C">
        <w:rPr>
          <w:bCs/>
          <w:noProof/>
        </w:rPr>
        <w:t>[19]</w:t>
      </w:r>
      <w:r w:rsidR="00E8260C">
        <w:rPr>
          <w:bCs/>
        </w:rPr>
        <w:fldChar w:fldCharType="end"/>
      </w:r>
      <w:r w:rsidR="00E8260C">
        <w:rPr>
          <w:bCs/>
        </w:rPr>
        <w:t xml:space="preserve"> </w:t>
      </w:r>
      <w:r w:rsidR="00D72817">
        <w:rPr>
          <w:bCs/>
        </w:rPr>
        <w:t>with 5 residual blocks</w:t>
      </w:r>
      <w:r>
        <w:rPr>
          <w:bCs/>
        </w:rPr>
        <w:t xml:space="preserve">, </w:t>
      </w:r>
      <w:r w:rsidR="00D72817">
        <w:rPr>
          <w:bCs/>
        </w:rPr>
        <w:t xml:space="preserve">each </w:t>
      </w:r>
      <w:r>
        <w:rPr>
          <w:bCs/>
        </w:rPr>
        <w:t xml:space="preserve">with 32 channels, batch-normalization, and </w:t>
      </w:r>
      <w:proofErr w:type="spellStart"/>
      <w:r>
        <w:rPr>
          <w:bCs/>
        </w:rPr>
        <w:t>ReLU</w:t>
      </w:r>
      <w:proofErr w:type="spellEnd"/>
      <w:r>
        <w:rPr>
          <w:bCs/>
        </w:rPr>
        <w:t xml:space="preserve"> nonlinearity. The output from</w:t>
      </w:r>
      <w:ins w:id="173" w:author="Joshua Goh" w:date="2020-03-27T11:49:00Z">
        <w:r>
          <w:rPr>
            <w:bCs/>
          </w:rPr>
          <w:t xml:space="preserve"> </w:t>
        </w:r>
      </w:ins>
      <w:ins w:id="174" w:author="Edwinn Gamborino Castañeda" w:date="2020-03-26T11:52:00Z">
        <w:r w:rsidR="002748F1">
          <w:rPr>
            <w:bCs/>
          </w:rPr>
          <w:t xml:space="preserve">the </w:t>
        </w:r>
      </w:ins>
      <w:proofErr w:type="spellStart"/>
      <w:r>
        <w:rPr>
          <w:bCs/>
        </w:rPr>
        <w:t>resnet</w:t>
      </w:r>
      <w:proofErr w:type="spellEnd"/>
      <w:r>
        <w:rPr>
          <w:bCs/>
        </w:rPr>
        <w:t xml:space="preserve"> is a 4d tensor (10×12×12×32), which then passes through a global average pooling layer that collapses the entire spatial dimension into a 2d tensor (10×32), which is a sequence representing the trajectory spatial information in each time step. This sequence</w:t>
      </w:r>
      <w:r w:rsidR="00BA1AE5">
        <w:rPr>
          <w:bCs/>
        </w:rPr>
        <w:t xml:space="preserve"> with 10 time steps</w:t>
      </w:r>
      <w:r>
        <w:rPr>
          <w:bCs/>
        </w:rPr>
        <w:t xml:space="preserve"> is passed to a single-layer </w:t>
      </w:r>
      <w:r w:rsidR="000F420E">
        <w:rPr>
          <w:bCs/>
        </w:rPr>
        <w:t>l</w:t>
      </w:r>
      <w:r w:rsidR="000F420E" w:rsidRPr="000F420E">
        <w:rPr>
          <w:bCs/>
        </w:rPr>
        <w:t>ong short-term memory</w:t>
      </w:r>
      <w:r w:rsidR="000F420E">
        <w:rPr>
          <w:bCs/>
        </w:rPr>
        <w:t xml:space="preserve"> (</w:t>
      </w:r>
      <w:r>
        <w:rPr>
          <w:bCs/>
        </w:rPr>
        <w:t>LSTM</w:t>
      </w:r>
      <w:r w:rsidR="008D4C07">
        <w:rPr>
          <w:bCs/>
        </w:rPr>
        <w:t xml:space="preserve"> </w:t>
      </w:r>
      <w:r w:rsidR="008D4C07">
        <w:rPr>
          <w:bCs/>
        </w:rPr>
        <w:fldChar w:fldCharType="begin"/>
      </w:r>
      <w:r w:rsidR="00E8260C">
        <w:rPr>
          <w:bCs/>
        </w:rPr>
        <w:instrText>ADDIN F1000_CSL_CITATION&lt;~#@#~&gt;[{"DOI":"10.1162/neco.1997.9.8.1735","First":false,"Last":false,"PMID":"9377276","abstract":"Learning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algorithms.","author":[{"family":"Hochreiter","given":"S"},{"family":"Schmidhuber","given":"J"}],"authorYearDisplayFormat":false,"citation-label":"83435","container-title":"Neural Computation","container-title-short":"Neural Comput.","id":"83435","invisible":false,"issue":"8","issued":{"date-parts":[["1997"]]},"journalAbbreviation":"Neural Comput.","page":"1735-1780","suppress-author":false,"title":"Long short-term memory.","type":"article-journal","volume":"9"}]</w:instrText>
      </w:r>
      <w:r w:rsidR="008D4C07">
        <w:rPr>
          <w:bCs/>
        </w:rPr>
        <w:fldChar w:fldCharType="separate"/>
      </w:r>
      <w:r w:rsidR="00E8260C" w:rsidRPr="00E8260C">
        <w:rPr>
          <w:bCs/>
          <w:noProof/>
        </w:rPr>
        <w:t>[20]</w:t>
      </w:r>
      <w:r w:rsidR="008D4C07">
        <w:rPr>
          <w:bCs/>
        </w:rPr>
        <w:fldChar w:fldCharType="end"/>
      </w:r>
      <w:r w:rsidR="000F420E">
        <w:rPr>
          <w:bCs/>
        </w:rPr>
        <w:t>)</w:t>
      </w:r>
      <w:r>
        <w:rPr>
          <w:bCs/>
        </w:rPr>
        <w:t xml:space="preserve"> with 64 channels. The last LSTM cell state summarizing all </w:t>
      </w:r>
      <w:r w:rsidR="00BA1AE5">
        <w:rPr>
          <w:bCs/>
        </w:rPr>
        <w:t>time steps</w:t>
      </w:r>
      <w:r>
        <w:rPr>
          <w:bCs/>
        </w:rPr>
        <w:t xml:space="preserve"> is then extracted with a dense layer to yield a</w:t>
      </w:r>
      <w:r w:rsidR="00D72817">
        <w:rPr>
          <w:bCs/>
        </w:rPr>
        <w:t>n</w:t>
      </w:r>
      <w:r>
        <w:rPr>
          <w:bCs/>
        </w:rPr>
        <w:t xml:space="preserve"> 8-dim character embedding which is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Pr>
          <w:bCs/>
        </w:rPr>
        <w:t>.</w:t>
      </w:r>
      <w:r w:rsidR="00960D71">
        <w:rPr>
          <w:bCs/>
        </w:rPr>
        <w:t xml:space="preserve"> </w:t>
      </w:r>
    </w:p>
    <w:p w14:paraId="7E1D318C" w14:textId="1C85D839" w:rsidR="00960D71" w:rsidRDefault="00960D71" w:rsidP="00960D71">
      <w:pPr>
        <w:pStyle w:val="a"/>
        <w:tabs>
          <w:tab w:val="clear" w:pos="800"/>
          <w:tab w:val="left" w:pos="180"/>
        </w:tabs>
        <w:wordWrap/>
        <w:spacing w:line="240" w:lineRule="auto"/>
        <w:contextualSpacing/>
        <w:outlineLvl w:val="0"/>
        <w:rPr>
          <w:rFonts w:ascii="Times New Roman"/>
          <w:bCs/>
        </w:rPr>
      </w:pPr>
      <w:r>
        <w:rPr>
          <w:rFonts w:ascii="Times New Roman"/>
          <w:bCs/>
        </w:rPr>
        <w:tab/>
        <w:t xml:space="preserve">The prediction network predicts the target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xml:space="preserve"> </w:t>
      </w:r>
      <w:r>
        <w:rPr>
          <w:rFonts w:ascii="Times New Roman"/>
          <w:bCs/>
        </w:rPr>
        <w:t xml:space="preserve">that the agent will approach in the query states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given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Pr>
          <w:rFonts w:ascii="Times New Roman"/>
          <w:bCs/>
        </w:rPr>
        <w:t xml:space="preserve">. The character embedding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Pr>
          <w:rFonts w:ascii="Times New Roman"/>
          <w:bCs/>
        </w:rPr>
        <w:t xml:space="preserve"> is spatialized and concatenated with the query state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which together form a </w:t>
      </w:r>
      <w:r w:rsidR="00D81178">
        <w:rPr>
          <w:rFonts w:ascii="Times New Roman"/>
          <w:bCs/>
        </w:rPr>
        <w:t>3</w:t>
      </w:r>
      <w:r>
        <w:rPr>
          <w:rFonts w:ascii="Times New Roman"/>
          <w:bCs/>
        </w:rPr>
        <w:t xml:space="preserve">d tensor of </w:t>
      </w:r>
      <w:r>
        <w:rPr>
          <w:rFonts w:ascii="Times New Roman"/>
          <w:bCs/>
        </w:rPr>
        <w:t>size 12×12</w:t>
      </w:r>
      <w:proofErr w:type="gramStart"/>
      <w:r>
        <w:rPr>
          <w:rFonts w:ascii="Times New Roman"/>
          <w:bCs/>
        </w:rPr>
        <w:t>×(</w:t>
      </w:r>
      <w:proofErr w:type="gramEnd"/>
      <w:r>
        <w:rPr>
          <w:rFonts w:ascii="Times New Roman"/>
          <w:bCs/>
        </w:rPr>
        <w:t xml:space="preserve">11+8). This tensor then passes through 32 3×3 convolutional kernels which scales the number of channels from 19 to 32. The results are fed into a 5-layer </w:t>
      </w:r>
      <w:proofErr w:type="spellStart"/>
      <w:r>
        <w:rPr>
          <w:rFonts w:ascii="Times New Roman"/>
          <w:bCs/>
        </w:rPr>
        <w:t>resnet</w:t>
      </w:r>
      <w:proofErr w:type="spellEnd"/>
      <w:r>
        <w:rPr>
          <w:rFonts w:ascii="Times New Roman"/>
          <w:bCs/>
        </w:rPr>
        <w:t xml:space="preserve">, with 32 channels, batch-normalization, and </w:t>
      </w:r>
      <w:proofErr w:type="spellStart"/>
      <w:r>
        <w:rPr>
          <w:rFonts w:ascii="Times New Roman"/>
          <w:bCs/>
        </w:rPr>
        <w:t>ReLU</w:t>
      </w:r>
      <w:proofErr w:type="spellEnd"/>
      <w:r>
        <w:rPr>
          <w:rFonts w:ascii="Times New Roman"/>
          <w:bCs/>
        </w:rPr>
        <w:t xml:space="preserve"> nonlinearity, followed by a global average pooling layer, and a dense layer to yield 4-dim logits, followed by the output </w:t>
      </w:r>
      <w:proofErr w:type="spellStart"/>
      <w:r>
        <w:rPr>
          <w:rFonts w:ascii="Times New Roman"/>
          <w:bCs/>
        </w:rPr>
        <w:t>softmax</w:t>
      </w:r>
      <w:proofErr w:type="spellEnd"/>
      <w:r>
        <w:rPr>
          <w:rFonts w:ascii="Times New Roman"/>
          <w:bCs/>
        </w:rPr>
        <w:t xml:space="preserve"> layer to give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The loss function used was the softmax cross-entropy loss.</w:t>
      </w:r>
      <w:r>
        <w:rPr>
          <w:rFonts w:ascii="Times New Roman"/>
          <w:bCs/>
        </w:rPr>
        <w:t xml:space="preserve"> </w:t>
      </w:r>
      <w:del w:id="175" w:author="Edwinn Gamborino Castañeda" w:date="2020-03-26T12:00:00Z">
        <w:r w:rsidDel="003E73DB">
          <w:rPr>
            <w:rFonts w:ascii="Times New Roman"/>
            <w:bCs/>
            <w:iCs/>
          </w:rPr>
          <w:delText xml:space="preserve">Each </w:delText>
        </w:r>
      </w:del>
      <w:ins w:id="176" w:author="Edwinn Gamborino Castañeda" w:date="2020-03-26T12:00:00Z">
        <w:r w:rsidR="003E73DB">
          <w:rPr>
            <w:rFonts w:ascii="Times New Roman"/>
            <w:bCs/>
            <w:iCs/>
          </w:rPr>
          <w:t xml:space="preserve">The </w:t>
        </w:r>
        <w:proofErr w:type="spellStart"/>
        <w:r w:rsidR="003E73DB">
          <w:rPr>
            <w:rFonts w:ascii="Times New Roman"/>
            <w:bCs/>
            <w:iCs/>
          </w:rPr>
          <w:t>ToMnet</w:t>
        </w:r>
        <w:proofErr w:type="spellEnd"/>
        <w:r w:rsidR="003E73DB">
          <w:rPr>
            <w:rFonts w:ascii="Times New Roman"/>
            <w:bCs/>
            <w:iCs/>
          </w:rPr>
          <w:t xml:space="preserve">+ model for each </w:t>
        </w:r>
      </w:ins>
      <w:r>
        <w:rPr>
          <w:rFonts w:ascii="Times New Roman"/>
          <w:bCs/>
          <w:iCs/>
        </w:rPr>
        <w:t>virtual and human agent</w:t>
      </w:r>
      <w:r w:rsidRPr="00B06769">
        <w:rPr>
          <w:rFonts w:ascii="Times New Roman"/>
          <w:bCs/>
          <w:iCs/>
        </w:rPr>
        <w:t xml:space="preserve"> </w:t>
      </w:r>
      <w:r>
        <w:rPr>
          <w:rFonts w:ascii="Times New Roman"/>
          <w:bCs/>
          <w:iCs/>
        </w:rPr>
        <w:t>was trained separately</w:t>
      </w:r>
      <w:r w:rsidRPr="00F90B66">
        <w:rPr>
          <w:rFonts w:ascii="Times New Roman"/>
          <w:bCs/>
          <w:iCs/>
        </w:rPr>
        <w:t xml:space="preserve"> </w:t>
      </w:r>
      <w:r>
        <w:rPr>
          <w:rFonts w:ascii="Times New Roman"/>
          <w:bCs/>
          <w:iCs/>
        </w:rPr>
        <w:t>with</w:t>
      </w:r>
      <w:r w:rsidRPr="00F90B66">
        <w:rPr>
          <w:rFonts w:ascii="Times New Roman"/>
          <w:bCs/>
          <w:iCs/>
        </w:rPr>
        <w:t xml:space="preserve"> an 8:1:1 training, validation, and testing split </w:t>
      </w:r>
      <w:r>
        <w:rPr>
          <w:rFonts w:ascii="Times New Roman"/>
          <w:bCs/>
          <w:iCs/>
        </w:rPr>
        <w:t>of</w:t>
      </w:r>
      <w:r w:rsidRPr="00F90B66">
        <w:rPr>
          <w:rFonts w:ascii="Times New Roman"/>
          <w:bCs/>
          <w:iCs/>
        </w:rPr>
        <w:t xml:space="preserve"> </w:t>
      </w:r>
      <w:r>
        <w:rPr>
          <w:rFonts w:ascii="Times New Roman"/>
          <w:bCs/>
          <w:iCs/>
        </w:rPr>
        <w:t xml:space="preserve">the tuples </w:t>
      </w:r>
      <w:r w:rsidRPr="0078563E">
        <w:rPr>
          <w:rFonts w:ascii="Times New Roman"/>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rFonts w:ascii="Times New Roman"/>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Pr="0078563E">
        <w:rPr>
          <w:rFonts w:ascii="Times New Roman"/>
          <w:bCs/>
          <w:iCs/>
        </w:rPr>
        <w:t>).</w:t>
      </w:r>
      <w:r>
        <w:rPr>
          <w:rFonts w:ascii="Times New Roman"/>
          <w:bCs/>
          <w:iCs/>
        </w:rPr>
        <w:t xml:space="preserve"> We trained </w:t>
      </w:r>
      <w:del w:id="177" w:author="Edwinn Gamborino Castañeda" w:date="2020-03-26T12:00:00Z">
        <w:r w:rsidDel="003E73DB">
          <w:rPr>
            <w:rFonts w:ascii="Times New Roman"/>
            <w:bCs/>
            <w:iCs/>
          </w:rPr>
          <w:delText xml:space="preserve">the </w:delText>
        </w:r>
      </w:del>
      <w:ins w:id="178" w:author="Edwinn Gamborino Castañeda" w:date="2020-03-26T12:00:00Z">
        <w:r w:rsidR="003E73DB">
          <w:rPr>
            <w:rFonts w:ascii="Times New Roman"/>
            <w:bCs/>
            <w:iCs/>
          </w:rPr>
          <w:t xml:space="preserve">each </w:t>
        </w:r>
      </w:ins>
      <w:r>
        <w:rPr>
          <w:rFonts w:ascii="Times New Roman"/>
          <w:bCs/>
          <w:iCs/>
        </w:rPr>
        <w:t>model with</w:t>
      </w:r>
      <w:ins w:id="179" w:author="Edwinn Gamborino Castañeda" w:date="2020-03-26T12:00:00Z">
        <w:r w:rsidR="003E73DB">
          <w:rPr>
            <w:rFonts w:ascii="Times New Roman"/>
            <w:bCs/>
            <w:iCs/>
          </w:rPr>
          <w:t xml:space="preserve"> the</w:t>
        </w:r>
      </w:ins>
      <w:r>
        <w:rPr>
          <w:rFonts w:ascii="Times New Roman"/>
          <w:bCs/>
          <w:iCs/>
        </w:rPr>
        <w:t xml:space="preserve"> Adam optimizer</w:t>
      </w:r>
      <w:r w:rsidR="008D4C07">
        <w:rPr>
          <w:rFonts w:ascii="Times New Roman"/>
          <w:bCs/>
          <w:iCs/>
        </w:rPr>
        <w:t xml:space="preserve"> </w:t>
      </w:r>
      <w:r w:rsidR="008D4C07">
        <w:rPr>
          <w:rFonts w:ascii="Times New Roman"/>
          <w:bCs/>
          <w:iCs/>
        </w:rPr>
        <w:fldChar w:fldCharType="begin"/>
      </w:r>
      <w:r w:rsidR="00E8260C">
        <w:rPr>
          <w:rFonts w:ascii="Times New Roman"/>
          <w:bCs/>
          <w:iCs/>
        </w:rPr>
        <w:instrText>ADDIN F1000_CSL_CITATION&lt;~#@#~&gt;[{"First":false,"Last":false,"abstract":"We introduce Adam, an algorithm for first-order gradient-based optimization\nof stochastic objective functions, based on adaptive estimates of lower-order\nmoments. The method is straightforward to implement, is computationally\nefficient, has little memory requirements, is invariant to diagonal rescaling\nof the gradients, and is well suited for problems that are large in terms of\ndata and/or parameters. The method is also appropriate for non-stationary\nobjectives and problems with very noisy and/or sparse gradients. The\nhyper-parameters have intuitive interpretations and typically require little\ntuning. Some connections to related algorithms, on which Adam was inspired, are\ndiscussed. We also analyze the theoretical convergence properties of the\nalgorithm and provide a regret bound on the convergence rate that is comparable\nto the best known results under the online convex optimization framework.\nEmpirical results demonstrate that Adam works well in practice and compares\nfavorably to other stochastic optimization methods. Finally, we discuss AdaMax,\na variant of Adam based on the infinity norm.","author":[{"family":"Kingma","given":"Diederik P."},{"family":"Ba","given":"Jimmy"}],"authorYearDisplayFormat":false,"citation-label":"8479769","container-title":"arXiv","container-title-short":"arXiv","id":"8479769","invisible":false,"issued":{"date-parts":[["2014","12","22"]]},"journalAbbreviation":"arXiv","suppress-author":false,"title":"Adam: A Method for Stochastic Optimization","type":"article-journal"}]</w:instrText>
      </w:r>
      <w:r w:rsidR="008D4C07">
        <w:rPr>
          <w:rFonts w:ascii="Times New Roman"/>
          <w:bCs/>
          <w:iCs/>
        </w:rPr>
        <w:fldChar w:fldCharType="separate"/>
      </w:r>
      <w:r w:rsidR="00E8260C" w:rsidRPr="00E8260C">
        <w:rPr>
          <w:rFonts w:ascii="Times New Roman"/>
          <w:bCs/>
          <w:iCs/>
          <w:noProof/>
        </w:rPr>
        <w:t>[21]</w:t>
      </w:r>
      <w:r w:rsidR="008D4C07">
        <w:rPr>
          <w:rFonts w:ascii="Times New Roman"/>
          <w:bCs/>
          <w:iCs/>
        </w:rPr>
        <w:fldChar w:fldCharType="end"/>
      </w:r>
      <w:r>
        <w:rPr>
          <w:rFonts w:ascii="Times New Roman"/>
          <w:bCs/>
          <w:iCs/>
        </w:rPr>
        <w:t xml:space="preserve"> with initial learning rate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Pr>
          <w:rFonts w:ascii="Times New Roman"/>
          <w:bCs/>
          <w:iCs/>
        </w:rPr>
        <w:t>, batch size = 16,</w:t>
      </w:r>
      <w:ins w:id="180" w:author="Edwinn Gamborino Castañeda" w:date="2020-03-26T12:00:00Z">
        <w:r w:rsidR="003E73DB">
          <w:rPr>
            <w:rFonts w:ascii="Times New Roman"/>
            <w:bCs/>
            <w:iCs/>
          </w:rPr>
          <w:t xml:space="preserve"> and</w:t>
        </w:r>
      </w:ins>
      <w:ins w:id="181" w:author="Joshua Goh" w:date="2020-03-27T11:49:00Z">
        <w:r>
          <w:rPr>
            <w:rFonts w:ascii="Times New Roman"/>
            <w:bCs/>
            <w:iCs/>
          </w:rPr>
          <w:t xml:space="preserve"> </w:t>
        </w:r>
      </w:ins>
      <w:r>
        <w:rPr>
          <w:rFonts w:ascii="Times New Roman"/>
          <w:bCs/>
          <w:iCs/>
        </w:rPr>
        <w:t xml:space="preserve">number of steps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Pr>
          <w:rFonts w:ascii="Times New Roman"/>
          <w:bCs/>
          <w:iCs/>
        </w:rPr>
        <w:t>.</w:t>
      </w:r>
      <w:r w:rsidRPr="009436D3">
        <w:rPr>
          <w:rFonts w:ascii="Times New Roman"/>
          <w:bCs/>
        </w:rPr>
        <w:t xml:space="preserve"> </w:t>
      </w:r>
    </w:p>
    <w:p w14:paraId="4102D074" w14:textId="66230263" w:rsidR="00960D71" w:rsidRDefault="00333681" w:rsidP="00960D71">
      <w:pPr>
        <w:pStyle w:val="a"/>
        <w:tabs>
          <w:tab w:val="clear" w:pos="800"/>
          <w:tab w:val="left" w:pos="180"/>
        </w:tabs>
        <w:wordWrap/>
        <w:spacing w:line="240" w:lineRule="auto"/>
        <w:contextualSpacing/>
        <w:outlineLvl w:val="0"/>
        <w:rPr>
          <w:rFonts w:ascii="Times New Roman"/>
          <w:bCs/>
          <w:iCs/>
        </w:rPr>
      </w:pPr>
      <w:r w:rsidRPr="00235B60">
        <w:rPr>
          <w:i/>
          <w:iCs/>
          <w:noProof/>
        </w:rPr>
        <mc:AlternateContent>
          <mc:Choice Requires="wps">
            <w:drawing>
              <wp:anchor distT="0" distB="0" distL="114300" distR="114300" simplePos="0" relativeHeight="251665408" behindDoc="0" locked="0" layoutInCell="1" allowOverlap="1" wp14:anchorId="3B3AF662" wp14:editId="64BF1626">
                <wp:simplePos x="0" y="0"/>
                <wp:positionH relativeFrom="column">
                  <wp:posOffset>-48260</wp:posOffset>
                </wp:positionH>
                <wp:positionV relativeFrom="page">
                  <wp:posOffset>6127115</wp:posOffset>
                </wp:positionV>
                <wp:extent cx="6453505" cy="3240405"/>
                <wp:effectExtent l="0" t="0" r="4445"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3505" cy="3240405"/>
                        </a:xfrm>
                        <a:prstGeom prst="rect">
                          <a:avLst/>
                        </a:prstGeom>
                        <a:solidFill>
                          <a:srgbClr val="FFFFFF"/>
                        </a:solidFill>
                        <a:ln w="9525">
                          <a:noFill/>
                          <a:miter lim="800000"/>
                          <a:headEnd/>
                          <a:tailEnd/>
                        </a:ln>
                      </wps:spPr>
                      <wps:txbx>
                        <w:txbxContent>
                          <w:p w14:paraId="37C12281" w14:textId="0C3289F5" w:rsidR="005E1B8F" w:rsidRDefault="005E1B8F">
                            <w:pPr>
                              <w:jc w:val="center"/>
                              <w:rPr>
                                <w:sz w:val="16"/>
                              </w:rPr>
                            </w:pPr>
                            <w:r w:rsidRPr="003A3028">
                              <w:rPr>
                                <w:noProof/>
                              </w:rPr>
                              <w:drawing>
                                <wp:inline distT="0" distB="0" distL="0" distR="0" wp14:anchorId="4BC1A385" wp14:editId="4A056246">
                                  <wp:extent cx="4600722" cy="24287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3655" cy="2430260"/>
                                          </a:xfrm>
                                          <a:prstGeom prst="rect">
                                            <a:avLst/>
                                          </a:prstGeom>
                                          <a:noFill/>
                                          <a:ln>
                                            <a:noFill/>
                                          </a:ln>
                                        </pic:spPr>
                                      </pic:pic>
                                    </a:graphicData>
                                  </a:graphic>
                                </wp:inline>
                              </w:drawing>
                            </w:r>
                          </w:p>
                          <w:p w14:paraId="07558A81" w14:textId="07460E51" w:rsidR="005E1B8F" w:rsidRDefault="005E1B8F" w:rsidP="00960D71">
                            <w:pPr>
                              <w:jc w:val="both"/>
                              <w:rPr>
                                <w:sz w:val="16"/>
                              </w:rPr>
                            </w:pPr>
                            <w:r w:rsidRPr="002E57F8">
                              <w:rPr>
                                <w:sz w:val="16"/>
                              </w:rPr>
                              <w:t>Fig</w:t>
                            </w:r>
                            <w:r>
                              <w:rPr>
                                <w:sz w:val="16"/>
                              </w:rPr>
                              <w:t>. 5.</w:t>
                            </w:r>
                            <w:r w:rsidRPr="002E57F8">
                              <w:rPr>
                                <w:sz w:val="16"/>
                              </w:rPr>
                              <w:t xml:space="preserve"> The ground-truth preference matrix and the reconstructed preference matrix for </w:t>
                            </w:r>
                            <w:r>
                              <w:rPr>
                                <w:sz w:val="16"/>
                              </w:rPr>
                              <w:t xml:space="preserve">(A) </w:t>
                            </w:r>
                            <w:r w:rsidRPr="002E57F8">
                              <w:rPr>
                                <w:sz w:val="16"/>
                              </w:rPr>
                              <w:t>simulated data</w:t>
                            </w:r>
                            <w:r>
                              <w:rPr>
                                <w:sz w:val="16"/>
                              </w:rPr>
                              <w:t xml:space="preserve"> and (B) human data</w:t>
                            </w:r>
                            <w:r w:rsidRPr="002E57F8">
                              <w:rPr>
                                <w:sz w:val="16"/>
                              </w:rPr>
                              <w:t>. 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w:t>
                            </w:r>
                            <w:del w:id="182" w:author="Edwinn Gamborino Castañeda" w:date="2020-03-26T12:14:00Z">
                              <w:r w:rsidRPr="002E57F8" w:rsidDel="00ED4CCB">
                                <w:rPr>
                                  <w:sz w:val="16"/>
                                </w:rPr>
                                <w:delText xml:space="preserve">less </w:delText>
                              </w:r>
                            </w:del>
                            <w:ins w:id="183" w:author="Edwinn Gamborino Castañeda" w:date="2020-03-26T12:14:00Z">
                              <w:r>
                                <w:rPr>
                                  <w:sz w:val="16"/>
                                </w:rPr>
                                <w:t>least</w:t>
                              </w:r>
                              <w:r w:rsidRPr="002E57F8">
                                <w:rPr>
                                  <w:sz w:val="16"/>
                                </w:rPr>
                                <w:t xml:space="preserve"> </w:t>
                              </w:r>
                            </w:ins>
                            <w:r w:rsidRPr="002E57F8">
                              <w:rPr>
                                <w:sz w:val="16"/>
                              </w:rPr>
                              <w:t>favorite</w:t>
                            </w:r>
                            <w:del w:id="184" w:author="Edwinn Gamborino Castañeda" w:date="2020-03-26T12:15:00Z">
                              <w:r w:rsidRPr="002E57F8" w:rsidDel="00ED4CCB">
                                <w:rPr>
                                  <w:sz w:val="16"/>
                                </w:rPr>
                                <w:delText xml:space="preserve"> </w:delText>
                              </w:r>
                            </w:del>
                            <w:del w:id="185" w:author="Edwinn Gamborino Castañeda" w:date="2020-03-26T12:14:00Z">
                              <w:r w:rsidRPr="002E57F8" w:rsidDel="00ED4CCB">
                                <w:rPr>
                                  <w:sz w:val="16"/>
                                </w:rPr>
                                <w:delText>one</w:delText>
                              </w:r>
                            </w:del>
                            <w:r w:rsidRPr="002E57F8">
                              <w:rPr>
                                <w:sz w:val="16"/>
                              </w:rPr>
                              <w:t>)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If there are tie(s) in the preference rank among targets (e.g., two or more targets share the same preference score), the targets with ties are assigned the average rank value (</w:t>
                            </w:r>
                            <w:ins w:id="186" w:author="Edwinn Gamborino Castañeda" w:date="2020-03-26T12:15:00Z">
                              <w:r w:rsidRPr="00ED4CCB">
                                <w:rPr>
                                  <w:i/>
                                  <w:iCs/>
                                  <w:sz w:val="16"/>
                                  <w:rPrChange w:id="187" w:author="Edwinn Gamborino Castañeda" w:date="2020-03-26T12:15:00Z">
                                    <w:rPr>
                                      <w:sz w:val="16"/>
                                    </w:rPr>
                                  </w:rPrChange>
                                </w:rPr>
                                <w:t>i.e.</w:t>
                              </w:r>
                              <w:r>
                                <w:rPr>
                                  <w:sz w:val="16"/>
                                </w:rPr>
                                <w:t xml:space="preserve"> </w:t>
                              </w:r>
                            </w:ins>
                            <w:r w:rsidRPr="002E57F8">
                              <w:rPr>
                                <w:sz w:val="16"/>
                              </w:rPr>
                              <w:t xml:space="preserve">two targets share the second place in the preference score will have the rank value of 2.5). The ground-truth preference matrix is constructed by the rank-transformed social support value. 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 T</w:t>
                            </w:r>
                            <w:r w:rsidRPr="002E57F8">
                              <w:rPr>
                                <w:sz w:val="16"/>
                              </w:rPr>
                              <w:t>he labels on the left are</w:t>
                            </w:r>
                            <w:r>
                              <w:rPr>
                                <w:sz w:val="16"/>
                              </w:rPr>
                              <w:t xml:space="preserve">, </w:t>
                            </w:r>
                            <w:proofErr w:type="gramStart"/>
                            <w:r w:rsidRPr="00912930">
                              <w:rPr>
                                <w:bCs/>
                                <w:sz w:val="16"/>
                              </w:rPr>
                              <w:t>SD(</w:t>
                            </w:r>
                            <w:proofErr w:type="gramEnd"/>
                            <m:oMath>
                              <m:r>
                                <w:rPr>
                                  <w:rFonts w:ascii="Cambria Math" w:hAnsi="Cambria Math"/>
                                  <w:sz w:val="16"/>
                                </w:rPr>
                                <m:t>u)</m:t>
                              </m:r>
                            </m:oMath>
                            <w:r>
                              <w:rPr>
                                <w:sz w:val="16"/>
                              </w:rPr>
                              <w:t xml:space="preserve">, </w:t>
                            </w:r>
                            <w:r w:rsidRPr="002E57F8">
                              <w:rPr>
                                <w:sz w:val="16"/>
                              </w:rPr>
                              <w:t xml:space="preserve"> the standard deviations of the ground-truth preference scores (before rank-transformation)</w:t>
                            </w:r>
                            <w:r>
                              <w:rPr>
                                <w:sz w:val="16"/>
                              </w:rPr>
                              <w:t xml:space="preserve"> </w:t>
                            </w:r>
                            <w:r w:rsidRPr="002E57F8">
                              <w:rPr>
                                <w:sz w:val="16"/>
                              </w:rPr>
                              <w:t>between the 4 targets.</w:t>
                            </w:r>
                          </w:p>
                          <w:p w14:paraId="77AF2FF5" w14:textId="77777777" w:rsidR="005E1B8F" w:rsidRPr="00667082" w:rsidRDefault="005E1B8F" w:rsidP="00960D71">
                            <w:pPr>
                              <w:jc w:val="both"/>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AF662" id="_x0000_s1031" type="#_x0000_t202" style="position:absolute;left:0;text-align:left;margin-left:-3.8pt;margin-top:482.45pt;width:508.15pt;height:255.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" stroked="f">
                <v:textbox>
                  <w:txbxContent>
                    <w:p w14:paraId="37C12281" w14:textId="0C3289F5" w:rsidR="005E1B8F" w:rsidRDefault="005E1B8F">
                      <w:pPr>
                        <w:jc w:val="center"/>
                        <w:rPr>
                          <w:sz w:val="16"/>
                        </w:rPr>
                      </w:pPr>
                      <w:r w:rsidRPr="003A3028">
                        <w:rPr>
                          <w:noProof/>
                        </w:rPr>
                        <w:drawing>
                          <wp:inline distT="0" distB="0" distL="0" distR="0" wp14:anchorId="4BC1A385" wp14:editId="4A056246">
                            <wp:extent cx="4600722" cy="24287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3655" cy="2430260"/>
                                    </a:xfrm>
                                    <a:prstGeom prst="rect">
                                      <a:avLst/>
                                    </a:prstGeom>
                                    <a:noFill/>
                                    <a:ln>
                                      <a:noFill/>
                                    </a:ln>
                                  </pic:spPr>
                                </pic:pic>
                              </a:graphicData>
                            </a:graphic>
                          </wp:inline>
                        </w:drawing>
                      </w:r>
                    </w:p>
                    <w:p w14:paraId="07558A81" w14:textId="07460E51" w:rsidR="005E1B8F" w:rsidRDefault="005E1B8F" w:rsidP="00960D71">
                      <w:pPr>
                        <w:jc w:val="both"/>
                        <w:rPr>
                          <w:sz w:val="16"/>
                        </w:rPr>
                      </w:pPr>
                      <w:r w:rsidRPr="002E57F8">
                        <w:rPr>
                          <w:sz w:val="16"/>
                        </w:rPr>
                        <w:t>Fig</w:t>
                      </w:r>
                      <w:r>
                        <w:rPr>
                          <w:sz w:val="16"/>
                        </w:rPr>
                        <w:t>. 5.</w:t>
                      </w:r>
                      <w:r w:rsidRPr="002E57F8">
                        <w:rPr>
                          <w:sz w:val="16"/>
                        </w:rPr>
                        <w:t xml:space="preserve"> The ground-truth preference matrix and the reconstructed preference matrix for </w:t>
                      </w:r>
                      <w:r>
                        <w:rPr>
                          <w:sz w:val="16"/>
                        </w:rPr>
                        <w:t xml:space="preserve">(A) </w:t>
                      </w:r>
                      <w:r w:rsidRPr="002E57F8">
                        <w:rPr>
                          <w:sz w:val="16"/>
                        </w:rPr>
                        <w:t>simulated data</w:t>
                      </w:r>
                      <w:r>
                        <w:rPr>
                          <w:sz w:val="16"/>
                        </w:rPr>
                        <w:t xml:space="preserve"> and (B) human data</w:t>
                      </w:r>
                      <w:r w:rsidRPr="002E57F8">
                        <w:rPr>
                          <w:sz w:val="16"/>
                        </w:rPr>
                        <w:t>. 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w:t>
                      </w:r>
                      <w:del w:id="206" w:author="Edwinn Gamborino Castañeda" w:date="2020-03-26T12:14:00Z">
                        <w:r w:rsidRPr="002E57F8" w:rsidDel="00ED4CCB">
                          <w:rPr>
                            <w:sz w:val="16"/>
                          </w:rPr>
                          <w:delText xml:space="preserve">less </w:delText>
                        </w:r>
                      </w:del>
                      <w:ins w:id="207" w:author="Edwinn Gamborino Castañeda" w:date="2020-03-26T12:14:00Z">
                        <w:r>
                          <w:rPr>
                            <w:sz w:val="16"/>
                          </w:rPr>
                          <w:t>least</w:t>
                        </w:r>
                        <w:r w:rsidRPr="002E57F8">
                          <w:rPr>
                            <w:sz w:val="16"/>
                          </w:rPr>
                          <w:t xml:space="preserve"> </w:t>
                        </w:r>
                      </w:ins>
                      <w:r w:rsidRPr="002E57F8">
                        <w:rPr>
                          <w:sz w:val="16"/>
                        </w:rPr>
                        <w:t>favorite</w:t>
                      </w:r>
                      <w:del w:id="208" w:author="Edwinn Gamborino Castañeda" w:date="2020-03-26T12:15:00Z">
                        <w:r w:rsidRPr="002E57F8" w:rsidDel="00ED4CCB">
                          <w:rPr>
                            <w:sz w:val="16"/>
                          </w:rPr>
                          <w:delText xml:space="preserve"> </w:delText>
                        </w:r>
                      </w:del>
                      <w:del w:id="209" w:author="Edwinn Gamborino Castañeda" w:date="2020-03-26T12:14:00Z">
                        <w:r w:rsidRPr="002E57F8" w:rsidDel="00ED4CCB">
                          <w:rPr>
                            <w:sz w:val="16"/>
                          </w:rPr>
                          <w:delText>one</w:delText>
                        </w:r>
                      </w:del>
                      <w:r w:rsidRPr="002E57F8">
                        <w:rPr>
                          <w:sz w:val="16"/>
                        </w:rPr>
                        <w:t>)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If there are tie(s) in the preference rank among targets (e.g., two or more targets share the same preference score), the targets with ties are assigned the average rank value (</w:t>
                      </w:r>
                      <w:ins w:id="210" w:author="Edwinn Gamborino Castañeda" w:date="2020-03-26T12:15:00Z">
                        <w:r w:rsidRPr="00ED4CCB">
                          <w:rPr>
                            <w:i/>
                            <w:iCs/>
                            <w:sz w:val="16"/>
                            <w:rPrChange w:id="211" w:author="Edwinn Gamborino Castañeda" w:date="2020-03-26T12:15:00Z">
                              <w:rPr>
                                <w:sz w:val="16"/>
                              </w:rPr>
                            </w:rPrChange>
                          </w:rPr>
                          <w:t>i.e.</w:t>
                        </w:r>
                        <w:r>
                          <w:rPr>
                            <w:sz w:val="16"/>
                          </w:rPr>
                          <w:t xml:space="preserve"> </w:t>
                        </w:r>
                      </w:ins>
                      <w:r w:rsidRPr="002E57F8">
                        <w:rPr>
                          <w:sz w:val="16"/>
                        </w:rPr>
                        <w:t xml:space="preserve">two targets share the second place in the preference score will have the rank value of 2.5). The ground-truth preference matrix is constructed by the rank-transformed social support value. 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 T</w:t>
                      </w:r>
                      <w:r w:rsidRPr="002E57F8">
                        <w:rPr>
                          <w:sz w:val="16"/>
                        </w:rPr>
                        <w:t>he labels on the left are</w:t>
                      </w:r>
                      <w:r>
                        <w:rPr>
                          <w:sz w:val="16"/>
                        </w:rPr>
                        <w:t xml:space="preserve">, </w:t>
                      </w:r>
                      <w:r w:rsidRPr="00912930">
                        <w:rPr>
                          <w:bCs/>
                          <w:sz w:val="16"/>
                        </w:rPr>
                        <w:t>SD(</w:t>
                      </w:r>
                      <m:oMath>
                        <m:r>
                          <w:rPr>
                            <w:rFonts w:ascii="Cambria Math" w:hAnsi="Cambria Math"/>
                            <w:sz w:val="16"/>
                          </w:rPr>
                          <m:t>u)</m:t>
                        </m:r>
                      </m:oMath>
                      <w:r>
                        <w:rPr>
                          <w:sz w:val="16"/>
                        </w:rPr>
                        <w:t xml:space="preserve">, </w:t>
                      </w:r>
                      <w:r w:rsidRPr="002E57F8">
                        <w:rPr>
                          <w:sz w:val="16"/>
                        </w:rPr>
                        <w:t xml:space="preserve"> the standard deviations of the ground-truth preference scores (before rank-transformation)</w:t>
                      </w:r>
                      <w:r>
                        <w:rPr>
                          <w:sz w:val="16"/>
                        </w:rPr>
                        <w:t xml:space="preserve"> </w:t>
                      </w:r>
                      <w:r w:rsidRPr="002E57F8">
                        <w:rPr>
                          <w:sz w:val="16"/>
                        </w:rPr>
                        <w:t>between the 4 targets.</w:t>
                      </w:r>
                    </w:p>
                    <w:p w14:paraId="77AF2FF5" w14:textId="77777777" w:rsidR="005E1B8F" w:rsidRPr="00667082" w:rsidRDefault="005E1B8F" w:rsidP="00960D71">
                      <w:pPr>
                        <w:jc w:val="both"/>
                        <w:rPr>
                          <w:sz w:val="16"/>
                        </w:rPr>
                      </w:pPr>
                    </w:p>
                  </w:txbxContent>
                </v:textbox>
                <w10:wrap type="square" anchory="page"/>
              </v:shape>
            </w:pict>
          </mc:Fallback>
        </mc:AlternateContent>
      </w:r>
      <w:r w:rsidR="00960D71">
        <w:rPr>
          <w:rFonts w:ascii="Times New Roman"/>
          <w:bCs/>
        </w:rPr>
        <w:tab/>
        <w:t xml:space="preserve">After the model </w:t>
      </w:r>
      <w:ins w:id="188" w:author="Edwinn Gamborino Castañeda" w:date="2020-03-26T12:00:00Z">
        <w:r w:rsidR="003E73DB">
          <w:rPr>
            <w:rFonts w:ascii="Times New Roman"/>
            <w:bCs/>
          </w:rPr>
          <w:t>was</w:t>
        </w:r>
      </w:ins>
      <w:del w:id="189" w:author="Edwinn Gamborino Castañeda" w:date="2020-03-26T12:00:00Z">
        <w:r w:rsidR="00960D71" w:rsidDel="003E73DB">
          <w:rPr>
            <w:rFonts w:ascii="Times New Roman"/>
            <w:bCs/>
          </w:rPr>
          <w:delText>is</w:delText>
        </w:r>
      </w:del>
      <w:r w:rsidR="00960D71">
        <w:rPr>
          <w:rFonts w:ascii="Times New Roman"/>
          <w:bCs/>
        </w:rPr>
        <w:t xml:space="preserve"> trained, it</w:t>
      </w:r>
      <w:r w:rsidR="00960D71" w:rsidRPr="007A1F48">
        <w:rPr>
          <w:rFonts w:ascii="Times New Roman"/>
          <w:bCs/>
        </w:rPr>
        <w:t xml:space="preserve"> was </w:t>
      </w:r>
      <w:r w:rsidR="003B200C">
        <w:rPr>
          <w:rFonts w:ascii="Times New Roman"/>
          <w:bCs/>
        </w:rPr>
        <w:t>then used to infer</w:t>
      </w:r>
      <w:r w:rsidR="00960D71" w:rsidRPr="007A1F48">
        <w:rPr>
          <w:rFonts w:ascii="Times New Roman"/>
          <w:bCs/>
        </w:rPr>
        <w:t xml:space="preserve"> </w:t>
      </w:r>
      <w:r w:rsidR="00960D71">
        <w:rPr>
          <w:rFonts w:ascii="Times New Roman"/>
          <w:bCs/>
        </w:rPr>
        <w:t xml:space="preserve">virtual agent/human’s </w:t>
      </w:r>
      <w:r w:rsidR="00960D71" w:rsidRPr="007A1F48">
        <w:rPr>
          <w:rFonts w:ascii="Times New Roman"/>
          <w:bCs/>
        </w:rPr>
        <w:t xml:space="preserve">preference </w:t>
      </w:r>
      <w:r w:rsidR="00960D71">
        <w:rPr>
          <w:rFonts w:ascii="Times New Roman"/>
          <w:bCs/>
        </w:rPr>
        <w:t xml:space="preserve">for each target.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sidR="00960D71">
        <w:rPr>
          <w:rFonts w:ascii="Times New Roman"/>
          <w:bCs/>
        </w:rPr>
        <w:t xml:space="preserve"> , we fed 100 pairs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sidR="00960D71">
        <w:rPr>
          <w:rFonts w:ascii="Times New Roman"/>
          <w:bCs/>
        </w:rPr>
        <w:t xml:space="preserve"> to the trained model.</w:t>
      </w:r>
      <w:r w:rsidR="00960D71" w:rsidRPr="007A1F48">
        <w:rPr>
          <w:rFonts w:ascii="Times New Roman"/>
          <w:bCs/>
        </w:rPr>
        <w:t xml:space="preserve"> </w:t>
      </w:r>
      <w:commentRangeStart w:id="190"/>
      <w:commentRangeStart w:id="191"/>
      <m:oMath>
        <m:sSub>
          <m:sSubPr>
            <m:ctrlPr>
              <w:rPr>
                <w:rFonts w:ascii="Cambria Math" w:hAnsi="Cambria Math"/>
                <w:i/>
              </w:rPr>
            </m:ctrlPr>
          </m:sSubPr>
          <m:e>
            <m:r>
              <w:rPr>
                <w:rFonts w:ascii="Cambria Math" w:hAnsi="Cambria Math"/>
              </w:rPr>
              <m:t>τ</m:t>
            </m:r>
          </m:e>
          <m:sub>
            <m:r>
              <w:rPr>
                <w:rFonts w:ascii="Cambria Math" w:hAnsi="Cambria Math"/>
              </w:rPr>
              <m:t>j'</m:t>
            </m:r>
          </m:sub>
        </m:sSub>
        <w:commentRangeEnd w:id="190"/>
        <m:r>
          <m:rPr>
            <m:sty m:val="p"/>
          </m:rPr>
          <w:rPr>
            <w:rStyle w:val="CommentReference"/>
            <w:rFonts w:ascii="Times New Roman" w:eastAsia="PMingLiU"/>
            <w:color w:val="auto"/>
            <w:lang w:eastAsia="en-US"/>
          </w:rPr>
          <w:commentReference w:id="190"/>
        </m:r>
        <w:commentRangeEnd w:id="191"/>
        <m:r>
          <m:rPr>
            <m:sty m:val="p"/>
          </m:rPr>
          <w:rPr>
            <w:rStyle w:val="CommentReference"/>
            <w:rFonts w:ascii="Times New Roman" w:eastAsia="PMingLiU"/>
            <w:color w:val="auto"/>
            <w:lang w:eastAsia="en-US"/>
          </w:rPr>
          <w:commentReference w:id="191"/>
        </m:r>
      </m:oMath>
      <w:r w:rsidR="00960D71">
        <w:rPr>
          <w:rFonts w:ascii="Times New Roman"/>
        </w:rPr>
        <w:t xml:space="preserve"> </w:t>
      </w:r>
      <w:del w:id="192" w:author="Edwinn Gamborino Castañeda" w:date="2020-03-26T12:03:00Z">
        <w:r w:rsidR="00960D71" w:rsidDel="003E73DB">
          <w:rPr>
            <w:rFonts w:ascii="Times New Roman"/>
          </w:rPr>
          <w:delText xml:space="preserve">were </w:delText>
        </w:r>
      </w:del>
      <w:ins w:id="193" w:author="Edwinn Gamborino Castañeda" w:date="2020-03-26T12:03:00Z">
        <w:r w:rsidR="003E73DB">
          <w:rPr>
            <w:rFonts w:ascii="Times New Roman"/>
          </w:rPr>
          <w:t xml:space="preserve">is </w:t>
        </w:r>
      </w:ins>
      <w:r w:rsidR="00960D71">
        <w:rPr>
          <w:rFonts w:ascii="Times New Roman"/>
        </w:rPr>
        <w:t xml:space="preserve">a subset of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sidR="00960D71">
        <w:rPr>
          <w:rFonts w:ascii="Times New Roman"/>
          <w:bCs/>
        </w:rPr>
        <w:t xml:space="preserve"> </w:t>
      </w:r>
      <w:r w:rsidR="00960D71">
        <w:rPr>
          <w:rFonts w:ascii="Times New Roman"/>
        </w:rPr>
        <w:t>that had exactly 4 targets to ensure</w:t>
      </w:r>
      <w:ins w:id="194" w:author="Edwinn Gamborino Castañeda" w:date="2020-03-26T12:03:00Z">
        <w:r w:rsidR="003E73DB">
          <w:rPr>
            <w:rFonts w:ascii="Times New Roman"/>
          </w:rPr>
          <w:t xml:space="preserve"> that</w:t>
        </w:r>
      </w:ins>
      <w:ins w:id="195" w:author="Joshua Goh" w:date="2020-03-27T11:49:00Z">
        <w:r w:rsidR="00960D71">
          <w:rPr>
            <w:rFonts w:ascii="Times New Roman"/>
          </w:rPr>
          <w:t xml:space="preserve"> </w:t>
        </w:r>
      </w:ins>
      <w:r w:rsidR="00960D71">
        <w:rPr>
          <w:rFonts w:ascii="Times New Roman"/>
        </w:rPr>
        <w:t xml:space="preserve">the generated test character embedding contains information about 4 </w:t>
      </w:r>
      <w:proofErr w:type="gramStart"/>
      <w:r w:rsidR="00960D71">
        <w:rPr>
          <w:rFonts w:ascii="Times New Roman"/>
        </w:rPr>
        <w:t>targets.</w:t>
      </w:r>
      <w:commentRangeStart w:id="196"/>
      <w:commentRangeStart w:id="197"/>
      <w:proofErr w:type="gramEnd"/>
      <w:r w:rsidR="00960D71">
        <w:rPr>
          <w:rFonts w:ascii="Times New Roman"/>
        </w:rPr>
        <w:t xml:space="preserv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sidR="00960D71">
        <w:rPr>
          <w:rFonts w:ascii="Times New Roman"/>
        </w:rPr>
        <w:t xml:space="preserve"> is a special query state</w:t>
      </w:r>
      <w:commentRangeEnd w:id="196"/>
      <w:r w:rsidR="00F302E3">
        <w:rPr>
          <w:rStyle w:val="CommentReference"/>
          <w:rFonts w:ascii="Times New Roman" w:eastAsia="PMingLiU"/>
          <w:color w:val="auto"/>
          <w:lang w:eastAsia="en-US"/>
        </w:rPr>
        <w:commentReference w:id="196"/>
      </w:r>
      <w:commentRangeEnd w:id="197"/>
      <w:r w:rsidR="005E1B8F">
        <w:rPr>
          <w:rStyle w:val="CommentReference"/>
          <w:rFonts w:ascii="Times New Roman" w:eastAsia="PMingLiU"/>
          <w:color w:val="auto"/>
          <w:lang w:eastAsia="en-US"/>
        </w:rPr>
        <w:commentReference w:id="197"/>
      </w:r>
      <w:r w:rsidR="00960D71">
        <w:rPr>
          <w:rFonts w:ascii="Times New Roman"/>
        </w:rPr>
        <w:t xml:space="preserve"> that exists only for preference inference (we called it “inference query state”), where there are no barriers and </w:t>
      </w:r>
      <w:r w:rsidR="00960D71">
        <w:rPr>
          <w:rFonts w:ascii="Times New Roman"/>
          <w:bCs/>
        </w:rPr>
        <w:t xml:space="preserve">the agent is placed </w:t>
      </w:r>
      <w:r w:rsidR="00960D71" w:rsidRPr="007A1F48">
        <w:rPr>
          <w:rFonts w:ascii="Times New Roman"/>
          <w:bCs/>
        </w:rPr>
        <w:t>equidistant from</w:t>
      </w:r>
      <w:ins w:id="198" w:author="Edwinn Gamborino Castañeda" w:date="2020-03-26T12:04:00Z">
        <w:r w:rsidR="00F302E3">
          <w:rPr>
            <w:rFonts w:ascii="Times New Roman"/>
            <w:bCs/>
          </w:rPr>
          <w:t xml:space="preserve"> all</w:t>
        </w:r>
      </w:ins>
      <w:del w:id="199" w:author="Edwinn Gamborino Castañeda" w:date="2020-03-26T12:04:00Z">
        <w:r w:rsidR="00960D71" w:rsidRPr="007A1F48" w:rsidDel="00F302E3">
          <w:rPr>
            <w:rFonts w:ascii="Times New Roman"/>
            <w:bCs/>
          </w:rPr>
          <w:delText xml:space="preserve"> </w:delText>
        </w:r>
        <w:r w:rsidR="00960D71" w:rsidDel="00F302E3">
          <w:rPr>
            <w:rFonts w:ascii="Times New Roman"/>
            <w:bCs/>
          </w:rPr>
          <w:delText>4</w:delText>
        </w:r>
      </w:del>
      <w:r w:rsidR="00960D71">
        <w:rPr>
          <w:rFonts w:ascii="Times New Roman"/>
          <w:bCs/>
        </w:rPr>
        <w:t xml:space="preserve"> targets</w:t>
      </w:r>
      <w:r w:rsidR="00960D71" w:rsidRPr="007A1F48">
        <w:rPr>
          <w:rFonts w:ascii="Times New Roman"/>
          <w:bCs/>
        </w:rPr>
        <w:t>.</w:t>
      </w:r>
      <w:r w:rsidR="00960D71">
        <w:rPr>
          <w:rFonts w:ascii="Times New Roman"/>
          <w:bCs/>
        </w:rPr>
        <w:t xml:space="preserve"> The exact positions of the 4 targets were shuffled randomly</w:t>
      </w:r>
      <w:r w:rsidR="00960D71" w:rsidRPr="007A1F48">
        <w:rPr>
          <w:rFonts w:ascii="Times New Roman"/>
          <w:bCs/>
        </w:rPr>
        <w:t xml:space="preserve"> </w:t>
      </w:r>
      <w:r w:rsidR="00960D71">
        <w:rPr>
          <w:rFonts w:ascii="Times New Roman"/>
          <w:bCs/>
        </w:rPr>
        <w:t xml:space="preserve">across all pairs. For each pair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sidR="00960D71">
        <w:rPr>
          <w:rFonts w:ascii="Times New Roman"/>
          <w:bCs/>
        </w:rPr>
        <w:t xml:space="preserve">, </w:t>
      </w:r>
      <w:r w:rsidR="00960D71">
        <w:rPr>
          <w:rFonts w:ascii="Times New Roman"/>
          <w:bCs/>
          <w:iCs/>
        </w:rPr>
        <w:t xml:space="preserve">the soft-max probability </w:t>
      </w:r>
      <w:r w:rsidR="00960D71" w:rsidRPr="003E7D06">
        <w:rPr>
          <w:rFonts w:ascii="Times New Roman"/>
          <w:bCs/>
          <w:iCs/>
        </w:rPr>
        <w:t>for each target</w:t>
      </w:r>
      <w:r w:rsidR="00960D71">
        <w:rPr>
          <w:rFonts w:ascii="Times New Roman"/>
          <w:bCs/>
          <w:iCs/>
        </w:rPr>
        <w:t xml:space="preserve"> was averaged across 100 pairs. The average </w:t>
      </w:r>
      <w:proofErr w:type="spellStart"/>
      <w:r w:rsidR="00960D71">
        <w:rPr>
          <w:rFonts w:ascii="Times New Roman"/>
          <w:bCs/>
          <w:iCs/>
        </w:rPr>
        <w:t>softmax</w:t>
      </w:r>
      <w:proofErr w:type="spellEnd"/>
      <w:r w:rsidR="00960D71">
        <w:rPr>
          <w:rFonts w:ascii="Times New Roman"/>
          <w:bCs/>
          <w:iCs/>
        </w:rPr>
        <w:t xml:space="preserve"> probability is then rank-transformed to get </w:t>
      </w:r>
      <w:r w:rsidR="00960D71">
        <w:rPr>
          <w:rFonts w:ascii="Times New Roman"/>
          <w:bCs/>
        </w:rPr>
        <w:t xml:space="preserve">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sidR="00960D71">
        <w:rPr>
          <w:rFonts w:ascii="Times New Roman"/>
          <w:bCs/>
        </w:rPr>
        <w:t>’s</w:t>
      </w:r>
      <w:r w:rsidR="00960D71">
        <w:rPr>
          <w:rFonts w:ascii="Times New Roman"/>
          <w:bCs/>
          <w:iCs/>
        </w:rPr>
        <w:t xml:space="preserve"> inferred preference ranking </w:t>
      </w:r>
      <m:oMath>
        <m:r>
          <w:rPr>
            <w:rFonts w:ascii="Cambria Math" w:hAnsi="Cambria Math"/>
            <w:sz w:val="16"/>
          </w:rPr>
          <m:t xml:space="preserve"> </m:t>
        </m:r>
        <m:acc>
          <m:accPr>
            <m:ctrlPr>
              <w:rPr>
                <w:rFonts w:ascii="Cambria Math" w:eastAsia="PMingLiU" w:hAnsi="Cambria Math"/>
                <w:i/>
                <w:color w:val="auto"/>
                <w:sz w:val="16"/>
                <w:lang w:eastAsia="en-US"/>
              </w:rPr>
            </m:ctrlPr>
          </m:accPr>
          <m:e>
            <m:r>
              <w:rPr>
                <w:rFonts w:ascii="Cambria Math" w:hAnsi="Cambria Math"/>
                <w:sz w:val="16"/>
              </w:rPr>
              <m:t>pref</m:t>
            </m:r>
          </m:e>
        </m:acc>
      </m:oMath>
      <w:r w:rsidR="00960D71">
        <w:rPr>
          <w:rFonts w:ascii="Times New Roman"/>
          <w:bCs/>
          <w:iCs/>
        </w:rPr>
        <w:t xml:space="preserve">. ToMnet+ was implemented in </w:t>
      </w:r>
      <w:proofErr w:type="spellStart"/>
      <w:r w:rsidR="00960D71" w:rsidRPr="00B06769">
        <w:rPr>
          <w:rFonts w:ascii="Times New Roman"/>
          <w:bCs/>
          <w:iCs/>
        </w:rPr>
        <w:t>Tensorflow</w:t>
      </w:r>
      <w:proofErr w:type="spellEnd"/>
      <w:r w:rsidR="00960D71" w:rsidRPr="00B06769">
        <w:rPr>
          <w:rFonts w:ascii="Times New Roman"/>
          <w:bCs/>
          <w:iCs/>
        </w:rPr>
        <w:t xml:space="preserve"> </w:t>
      </w:r>
      <w:r w:rsidR="003A640E">
        <w:rPr>
          <w:rFonts w:ascii="Times New Roman"/>
          <w:bCs/>
          <w:iCs/>
        </w:rPr>
        <w:t>version 1.12</w:t>
      </w:r>
      <w:r w:rsidR="00093FE6">
        <w:rPr>
          <w:rFonts w:ascii="Times New Roman"/>
          <w:bCs/>
          <w:iCs/>
        </w:rPr>
        <w:t xml:space="preserve"> </w:t>
      </w:r>
      <w:r w:rsidR="00960D71" w:rsidRPr="00B06769">
        <w:rPr>
          <w:rFonts w:ascii="Times New Roman"/>
          <w:bCs/>
          <w:iCs/>
        </w:rPr>
        <w:fldChar w:fldCharType="begin"/>
      </w:r>
      <w:r w:rsidR="00E8260C">
        <w:rPr>
          <w:rFonts w:ascii="Times New Roman"/>
          <w:bCs/>
          <w:iCs/>
        </w:rPr>
        <w:instrText>ADDIN F1000_CSL_CITATION&lt;~#@#~&gt;[{"First":false,"ISBN":"978-1-931971-33-1","Last":false,"author":[{"family":"Abadi","given":"Marti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authorYearDisplayFormat":false,"citation-label":"8187997","id":"8187997","invisible":false,"issued":{"date-parts":[["2016"]]},"suppress-author":false,"title":"TensorFlow: A System for Large-Scale Machine Learning","type":"book"}]</w:instrText>
      </w:r>
      <w:r w:rsidR="00960D71" w:rsidRPr="00B06769">
        <w:rPr>
          <w:rFonts w:ascii="Times New Roman"/>
          <w:bCs/>
          <w:iCs/>
        </w:rPr>
        <w:fldChar w:fldCharType="separate"/>
      </w:r>
      <w:r w:rsidR="00E8260C" w:rsidRPr="00E8260C">
        <w:rPr>
          <w:rFonts w:ascii="Times New Roman"/>
          <w:bCs/>
          <w:iCs/>
          <w:noProof/>
        </w:rPr>
        <w:t>[22]</w:t>
      </w:r>
      <w:r w:rsidR="00960D71" w:rsidRPr="00B06769">
        <w:rPr>
          <w:rFonts w:ascii="Times New Roman"/>
          <w:bCs/>
          <w:iCs/>
        </w:rPr>
        <w:fldChar w:fldCharType="end"/>
      </w:r>
      <w:r w:rsidR="00960D71">
        <w:rPr>
          <w:rFonts w:ascii="Times New Roman"/>
          <w:bCs/>
          <w:iCs/>
        </w:rPr>
        <w:t>.</w:t>
      </w:r>
    </w:p>
    <w:p w14:paraId="2403D114" w14:textId="77777777" w:rsidR="00960D71" w:rsidRDefault="00960D71" w:rsidP="00960D71">
      <w:pPr>
        <w:pStyle w:val="a"/>
        <w:tabs>
          <w:tab w:val="clear" w:pos="800"/>
          <w:tab w:val="left" w:pos="180"/>
        </w:tabs>
        <w:wordWrap/>
        <w:spacing w:line="240" w:lineRule="auto"/>
        <w:contextualSpacing/>
        <w:outlineLvl w:val="0"/>
        <w:rPr>
          <w:rFonts w:ascii="Times New Roman"/>
          <w:bCs/>
          <w:iCs/>
        </w:rPr>
      </w:pPr>
      <w:r w:rsidRPr="00235B60">
        <w:rPr>
          <w:i/>
          <w:iCs/>
          <w:noProof/>
        </w:rPr>
        <w:lastRenderedPageBreak/>
        <mc:AlternateContent>
          <mc:Choice Requires="wps">
            <w:drawing>
              <wp:anchor distT="0" distB="0" distL="114300" distR="114300" simplePos="0" relativeHeight="251664384" behindDoc="0" locked="1" layoutInCell="1" allowOverlap="1" wp14:anchorId="1CA2D422" wp14:editId="2DB0CEB4">
                <wp:simplePos x="0" y="0"/>
                <wp:positionH relativeFrom="column">
                  <wp:posOffset>-54610</wp:posOffset>
                </wp:positionH>
                <wp:positionV relativeFrom="page">
                  <wp:posOffset>712470</wp:posOffset>
                </wp:positionV>
                <wp:extent cx="3145155" cy="3255010"/>
                <wp:effectExtent l="0" t="0" r="4445"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155" cy="3255010"/>
                        </a:xfrm>
                        <a:prstGeom prst="rect">
                          <a:avLst/>
                        </a:prstGeom>
                        <a:solidFill>
                          <a:srgbClr val="FFFFFF"/>
                        </a:solidFill>
                        <a:ln w="9525">
                          <a:noFill/>
                          <a:miter lim="800000"/>
                          <a:headEnd/>
                          <a:tailEnd/>
                        </a:ln>
                      </wps:spPr>
                      <wps:txbx>
                        <w:txbxContent>
                          <w:p w14:paraId="4E24634A" w14:textId="77777777" w:rsidR="005E1B8F" w:rsidRDefault="005E1B8F" w:rsidP="00960D71">
                            <w:pPr>
                              <w:jc w:val="right"/>
                              <w:rPr>
                                <w:sz w:val="16"/>
                              </w:rPr>
                            </w:pPr>
                            <w:r w:rsidRPr="006B62E4">
                              <w:rPr>
                                <w:noProof/>
                                <w:sz w:val="16"/>
                              </w:rPr>
                              <w:drawing>
                                <wp:inline distT="0" distB="0" distL="0" distR="0" wp14:anchorId="0823D593" wp14:editId="61C53055">
                                  <wp:extent cx="2396723" cy="1797542"/>
                                  <wp:effectExtent l="0" t="0" r="3810" b="0"/>
                                  <wp:docPr id="193"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419469" cy="1814602"/>
                                          </a:xfrm>
                                          <a:prstGeom prst="rect">
                                            <a:avLst/>
                                          </a:prstGeom>
                                        </pic:spPr>
                                      </pic:pic>
                                    </a:graphicData>
                                  </a:graphic>
                                </wp:inline>
                              </w:drawing>
                            </w:r>
                          </w:p>
                          <w:p w14:paraId="6501F5CE" w14:textId="07EBEF52" w:rsidR="005E1B8F" w:rsidRDefault="005E1B8F" w:rsidP="00960D71">
                            <w:pPr>
                              <w:jc w:val="both"/>
                            </w:pPr>
                            <w:r w:rsidRPr="00667082">
                              <w:rPr>
                                <w:sz w:val="16"/>
                              </w:rPr>
                              <w:t>Fig</w:t>
                            </w:r>
                            <w:r>
                              <w:rPr>
                                <w:sz w:val="16"/>
                              </w:rPr>
                              <w:t>.</w:t>
                            </w:r>
                            <w:r w:rsidRPr="00667082">
                              <w:rPr>
                                <w:sz w:val="16"/>
                              </w:rPr>
                              <w:t xml:space="preserve"> </w:t>
                            </w:r>
                            <w:r>
                              <w:rPr>
                                <w:sz w:val="16"/>
                              </w:rPr>
                              <w:t>4</w:t>
                            </w:r>
                            <w:r w:rsidRPr="00667082">
                              <w:rPr>
                                <w:sz w:val="16"/>
                              </w:rPr>
                              <w:t xml:space="preserve">. </w:t>
                            </w:r>
                            <w:r>
                              <w:rPr>
                                <w:sz w:val="16"/>
                              </w:rPr>
                              <w:t>A</w:t>
                            </w:r>
                            <w:r>
                              <w:rPr>
                                <w:rFonts w:hint="eastAsia"/>
                                <w:sz w:val="16"/>
                                <w:lang w:eastAsia="zh-TW"/>
                              </w:rPr>
                              <w:t>c</w:t>
                            </w:r>
                            <w:r>
                              <w:rPr>
                                <w:sz w:val="16"/>
                                <w:lang w:eastAsia="zh-TW"/>
                              </w:rPr>
                              <w:t>curacy</w:t>
                            </w:r>
                            <w:r w:rsidRPr="00667082">
                              <w:rPr>
                                <w:sz w:val="16"/>
                              </w:rPr>
                              <w:t xml:space="preserve"> in the test set </w:t>
                            </w:r>
                            <w:r>
                              <w:rPr>
                                <w:sz w:val="16"/>
                              </w:rPr>
                              <w:t xml:space="preserve">for models trained with simulated data. Each stack of bars </w:t>
                            </w:r>
                            <w:del w:id="200" w:author="Edwinn Gamborino Castañeda" w:date="2020-03-26T12:11:00Z">
                              <w:r w:rsidDel="00F302E3">
                                <w:rPr>
                                  <w:sz w:val="16"/>
                                </w:rPr>
                                <w:delText xml:space="preserve">are </w:delText>
                              </w:r>
                            </w:del>
                            <w:ins w:id="201" w:author="Edwinn Gamborino Castañeda" w:date="2020-03-26T12:12:00Z">
                              <w:r>
                                <w:rPr>
                                  <w:sz w:val="16"/>
                                </w:rPr>
                                <w:t>represents</w:t>
                              </w:r>
                            </w:ins>
                            <w:ins w:id="202" w:author="Edwinn Gamborino Castañeda" w:date="2020-03-26T12:11:00Z">
                              <w:r>
                                <w:rPr>
                                  <w:sz w:val="16"/>
                                </w:rPr>
                                <w:t xml:space="preserve"> </w:t>
                              </w:r>
                            </w:ins>
                            <w:r>
                              <w:rPr>
                                <w:sz w:val="16"/>
                              </w:rPr>
                              <w:t xml:space="preserve">virtual agents </w:t>
                            </w:r>
                            <w:r>
                              <w:rPr>
                                <w:rFonts w:hint="eastAsia"/>
                                <w:sz w:val="16"/>
                                <w:lang w:eastAsia="zh-TW"/>
                              </w:rPr>
                              <w:t>w</w:t>
                            </w:r>
                            <w:r>
                              <w:rPr>
                                <w:sz w:val="16"/>
                                <w:lang w:eastAsia="zh-TW"/>
                              </w:rPr>
                              <w:t>ith different</w:t>
                            </w:r>
                            <w:r w:rsidRPr="00667082">
                              <w:rPr>
                                <w:sz w:val="16"/>
                              </w:rPr>
                              <w:t xml:space="preserve"> standard deviation (SD) of social support values across 4 targets in the training </w:t>
                            </w:r>
                            <w:r>
                              <w:rPr>
                                <w:sz w:val="16"/>
                              </w:rPr>
                              <w:t xml:space="preserve">set. </w:t>
                            </w:r>
                            <w:r w:rsidRPr="00667082">
                              <w:rPr>
                                <w:sz w:val="16"/>
                              </w:rPr>
                              <w:t xml:space="preserve">Each red </w:t>
                            </w:r>
                            <w:del w:id="203" w:author="Edwinn Gamborino Castañeda" w:date="2020-03-26T12:12:00Z">
                              <w:r w:rsidRPr="00667082" w:rsidDel="00F302E3">
                                <w:rPr>
                                  <w:sz w:val="16"/>
                                </w:rPr>
                                <w:delText xml:space="preserve">round </w:delText>
                              </w:r>
                            </w:del>
                            <w:r>
                              <w:rPr>
                                <w:sz w:val="16"/>
                              </w:rPr>
                              <w:t>bar</w:t>
                            </w:r>
                            <w:r w:rsidRPr="00667082">
                              <w:rPr>
                                <w:sz w:val="16"/>
                              </w:rPr>
                              <w:t xml:space="preserve"> is the average model test accuracy in test set (averaged across all the simulated data with the same SD). The blue </w:t>
                            </w:r>
                            <w:r>
                              <w:rPr>
                                <w:sz w:val="16"/>
                              </w:rPr>
                              <w:t>bar</w:t>
                            </w:r>
                            <w:r w:rsidRPr="00667082">
                              <w:rPr>
                                <w:sz w:val="16"/>
                              </w:rPr>
                              <w:t xml:space="preserve"> is the average random rate which </w:t>
                            </w:r>
                            <w:del w:id="204" w:author="Edwinn Gamborino Castañeda" w:date="2020-03-26T12:13:00Z">
                              <w:r w:rsidRPr="00667082" w:rsidDel="00F302E3">
                                <w:rPr>
                                  <w:sz w:val="16"/>
                                </w:rPr>
                                <w:delText>should be the</w:delText>
                              </w:r>
                            </w:del>
                            <w:ins w:id="205" w:author="Edwinn Gamborino Castañeda" w:date="2020-03-26T12:13:00Z">
                              <w:r>
                                <w:rPr>
                                  <w:sz w:val="16"/>
                                </w:rPr>
                                <w:t>represents the</w:t>
                              </w:r>
                            </w:ins>
                            <w:r w:rsidRPr="00667082">
                              <w:rPr>
                                <w:sz w:val="16"/>
                              </w:rPr>
                              <w:t xml:space="preserve"> baseline to</w:t>
                            </w:r>
                            <w:ins w:id="206" w:author="Edwinn Gamborino Castañeda" w:date="2020-03-26T12:13:00Z">
                              <w:r>
                                <w:rPr>
                                  <w:sz w:val="16"/>
                                </w:rPr>
                                <w:t xml:space="preserve"> be</w:t>
                              </w:r>
                            </w:ins>
                            <w:ins w:id="207" w:author="Joshua Goh" w:date="2020-03-27T11:49:00Z">
                              <w:r w:rsidRPr="00667082">
                                <w:rPr>
                                  <w:sz w:val="16"/>
                                </w:rPr>
                                <w:t xml:space="preserve"> </w:t>
                              </w:r>
                            </w:ins>
                            <w:r w:rsidRPr="00667082">
                              <w:rPr>
                                <w:sz w:val="16"/>
                              </w:rPr>
                              <w:t>compared with. Random rate for each model is derived for each subject 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CA2D422" id="_x0000_s1032" type="#_x0000_t202" style="position:absolute;left:0;text-align:left;margin-left:-4.3pt;margin-top:56.1pt;width:247.65pt;height:25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" stroked="f">
                <v:textbox style="mso-fit-shape-to-text:t">
                  <w:txbxContent>
                    <w:p w14:paraId="4E24634A" w14:textId="77777777" w:rsidR="005E1B8F" w:rsidRDefault="005E1B8F" w:rsidP="00960D71">
                      <w:pPr>
                        <w:jc w:val="right"/>
                        <w:rPr>
                          <w:sz w:val="16"/>
                        </w:rPr>
                      </w:pPr>
                      <w:r w:rsidRPr="006B62E4">
                        <w:rPr>
                          <w:noProof/>
                          <w:sz w:val="16"/>
                        </w:rPr>
                        <w:drawing>
                          <wp:inline distT="0" distB="0" distL="0" distR="0" wp14:anchorId="0823D593" wp14:editId="61C53055">
                            <wp:extent cx="2396723" cy="1797542"/>
                            <wp:effectExtent l="0" t="0" r="3810" b="0"/>
                            <wp:docPr id="193"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419469" cy="1814602"/>
                                    </a:xfrm>
                                    <a:prstGeom prst="rect">
                                      <a:avLst/>
                                    </a:prstGeom>
                                  </pic:spPr>
                                </pic:pic>
                              </a:graphicData>
                            </a:graphic>
                          </wp:inline>
                        </w:drawing>
                      </w:r>
                    </w:p>
                    <w:p w14:paraId="6501F5CE" w14:textId="07EBEF52" w:rsidR="005E1B8F" w:rsidRDefault="005E1B8F" w:rsidP="00960D71">
                      <w:pPr>
                        <w:jc w:val="both"/>
                      </w:pPr>
                      <w:r w:rsidRPr="00667082">
                        <w:rPr>
                          <w:sz w:val="16"/>
                        </w:rPr>
                        <w:t>Fig</w:t>
                      </w:r>
                      <w:r>
                        <w:rPr>
                          <w:sz w:val="16"/>
                        </w:rPr>
                        <w:t>.</w:t>
                      </w:r>
                      <w:r w:rsidRPr="00667082">
                        <w:rPr>
                          <w:sz w:val="16"/>
                        </w:rPr>
                        <w:t xml:space="preserve"> </w:t>
                      </w:r>
                      <w:r>
                        <w:rPr>
                          <w:sz w:val="16"/>
                        </w:rPr>
                        <w:t>4</w:t>
                      </w:r>
                      <w:r w:rsidRPr="00667082">
                        <w:rPr>
                          <w:sz w:val="16"/>
                        </w:rPr>
                        <w:t xml:space="preserve">. </w:t>
                      </w:r>
                      <w:r>
                        <w:rPr>
                          <w:sz w:val="16"/>
                        </w:rPr>
                        <w:t>A</w:t>
                      </w:r>
                      <w:r>
                        <w:rPr>
                          <w:rFonts w:hint="eastAsia"/>
                          <w:sz w:val="16"/>
                          <w:lang w:eastAsia="zh-TW"/>
                        </w:rPr>
                        <w:t>c</w:t>
                      </w:r>
                      <w:r>
                        <w:rPr>
                          <w:sz w:val="16"/>
                          <w:lang w:eastAsia="zh-TW"/>
                        </w:rPr>
                        <w:t>curacy</w:t>
                      </w:r>
                      <w:r w:rsidRPr="00667082">
                        <w:rPr>
                          <w:sz w:val="16"/>
                        </w:rPr>
                        <w:t xml:space="preserve"> in the test set </w:t>
                      </w:r>
                      <w:r>
                        <w:rPr>
                          <w:sz w:val="16"/>
                        </w:rPr>
                        <w:t xml:space="preserve">for models trained with simulated data. Each stack of bars </w:t>
                      </w:r>
                      <w:del w:id="232" w:author="Edwinn Gamborino Castañeda" w:date="2020-03-26T12:11:00Z">
                        <w:r w:rsidDel="00F302E3">
                          <w:rPr>
                            <w:sz w:val="16"/>
                          </w:rPr>
                          <w:delText xml:space="preserve">are </w:delText>
                        </w:r>
                      </w:del>
                      <w:ins w:id="233" w:author="Edwinn Gamborino Castañeda" w:date="2020-03-26T12:12:00Z">
                        <w:r>
                          <w:rPr>
                            <w:sz w:val="16"/>
                          </w:rPr>
                          <w:t>represents</w:t>
                        </w:r>
                      </w:ins>
                      <w:ins w:id="234" w:author="Edwinn Gamborino Castañeda" w:date="2020-03-26T12:11:00Z">
                        <w:r>
                          <w:rPr>
                            <w:sz w:val="16"/>
                          </w:rPr>
                          <w:t xml:space="preserve"> </w:t>
                        </w:r>
                      </w:ins>
                      <w:r>
                        <w:rPr>
                          <w:sz w:val="16"/>
                        </w:rPr>
                        <w:t xml:space="preserve">virtual agents </w:t>
                      </w:r>
                      <w:r>
                        <w:rPr>
                          <w:rFonts w:hint="eastAsia"/>
                          <w:sz w:val="16"/>
                          <w:lang w:eastAsia="zh-TW"/>
                        </w:rPr>
                        <w:t>w</w:t>
                      </w:r>
                      <w:r>
                        <w:rPr>
                          <w:sz w:val="16"/>
                          <w:lang w:eastAsia="zh-TW"/>
                        </w:rPr>
                        <w:t>ith different</w:t>
                      </w:r>
                      <w:r w:rsidRPr="00667082">
                        <w:rPr>
                          <w:sz w:val="16"/>
                        </w:rPr>
                        <w:t xml:space="preserve"> standard deviation (SD) of social support values across 4 targets in the training </w:t>
                      </w:r>
                      <w:r>
                        <w:rPr>
                          <w:sz w:val="16"/>
                        </w:rPr>
                        <w:t xml:space="preserve">set. </w:t>
                      </w:r>
                      <w:r w:rsidRPr="00667082">
                        <w:rPr>
                          <w:sz w:val="16"/>
                        </w:rPr>
                        <w:t xml:space="preserve">Each red </w:t>
                      </w:r>
                      <w:del w:id="235" w:author="Edwinn Gamborino Castañeda" w:date="2020-03-26T12:12:00Z">
                        <w:r w:rsidRPr="00667082" w:rsidDel="00F302E3">
                          <w:rPr>
                            <w:sz w:val="16"/>
                          </w:rPr>
                          <w:delText xml:space="preserve">round </w:delText>
                        </w:r>
                      </w:del>
                      <w:r>
                        <w:rPr>
                          <w:sz w:val="16"/>
                        </w:rPr>
                        <w:t>bar</w:t>
                      </w:r>
                      <w:r w:rsidRPr="00667082">
                        <w:rPr>
                          <w:sz w:val="16"/>
                        </w:rPr>
                        <w:t xml:space="preserve"> is the average model test accuracy in test set (averaged across all the simulated data with the same SD). The blue </w:t>
                      </w:r>
                      <w:r>
                        <w:rPr>
                          <w:sz w:val="16"/>
                        </w:rPr>
                        <w:t>bar</w:t>
                      </w:r>
                      <w:r w:rsidRPr="00667082">
                        <w:rPr>
                          <w:sz w:val="16"/>
                        </w:rPr>
                        <w:t xml:space="preserve"> is the average random rate which </w:t>
                      </w:r>
                      <w:del w:id="236" w:author="Edwinn Gamborino Castañeda" w:date="2020-03-26T12:13:00Z">
                        <w:r w:rsidRPr="00667082" w:rsidDel="00F302E3">
                          <w:rPr>
                            <w:sz w:val="16"/>
                          </w:rPr>
                          <w:delText>should be the</w:delText>
                        </w:r>
                      </w:del>
                      <w:ins w:id="237" w:author="Edwinn Gamborino Castañeda" w:date="2020-03-26T12:13:00Z">
                        <w:r>
                          <w:rPr>
                            <w:sz w:val="16"/>
                          </w:rPr>
                          <w:t>represents the</w:t>
                        </w:r>
                      </w:ins>
                      <w:r w:rsidRPr="00667082">
                        <w:rPr>
                          <w:sz w:val="16"/>
                        </w:rPr>
                        <w:t xml:space="preserve"> baseline to</w:t>
                      </w:r>
                      <w:ins w:id="238" w:author="Edwinn Gamborino Castañeda" w:date="2020-03-26T12:13:00Z">
                        <w:r>
                          <w:rPr>
                            <w:sz w:val="16"/>
                          </w:rPr>
                          <w:t xml:space="preserve"> be</w:t>
                        </w:r>
                      </w:ins>
                      <w:ins w:id="239" w:author="Joshua Goh" w:date="2020-03-27T11:49:00Z">
                        <w:r w:rsidRPr="00667082">
                          <w:rPr>
                            <w:sz w:val="16"/>
                          </w:rPr>
                          <w:t xml:space="preserve"> </w:t>
                        </w:r>
                      </w:ins>
                      <w:r w:rsidRPr="00667082">
                        <w:rPr>
                          <w:sz w:val="16"/>
                        </w:rPr>
                        <w:t>compared with. Random rate for each model is derived for each subject by dividing 100% by the average number of targets in the trajectories. The error bars represent the standard errors.</w:t>
                      </w:r>
                    </w:p>
                  </w:txbxContent>
                </v:textbox>
                <w10:wrap type="square" anchory="page"/>
                <w10:anchorlock/>
              </v:shape>
            </w:pict>
          </mc:Fallback>
        </mc:AlternateContent>
      </w:r>
    </w:p>
    <w:p w14:paraId="4178A510" w14:textId="77777777" w:rsidR="00960D71" w:rsidRDefault="00960D71" w:rsidP="00960D71">
      <w:pPr>
        <w:pStyle w:val="Heading1"/>
        <w:spacing w:before="120" w:after="120"/>
        <w:contextualSpacing/>
      </w:pPr>
      <w:r>
        <w:t>Experimental results</w:t>
      </w:r>
    </w:p>
    <w:p w14:paraId="4C612483" w14:textId="77777777" w:rsidR="00960D71" w:rsidRDefault="00960D71" w:rsidP="00960D71">
      <w:pPr>
        <w:pStyle w:val="Heading2"/>
        <w:keepLines/>
        <w:numPr>
          <w:ilvl w:val="1"/>
          <w:numId w:val="0"/>
        </w:numPr>
        <w:tabs>
          <w:tab w:val="num" w:pos="360"/>
        </w:tabs>
        <w:autoSpaceDE/>
        <w:autoSpaceDN/>
        <w:ind w:left="288" w:hanging="288"/>
        <w:contextualSpacing/>
      </w:pPr>
      <w:r>
        <w:t>A.</w:t>
      </w:r>
      <w:r>
        <w:tab/>
        <w:t>Simulated Data</w:t>
      </w:r>
    </w:p>
    <w:p w14:paraId="45C29D4A" w14:textId="70D356F5" w:rsidR="00960D71" w:rsidRDefault="00960D71" w:rsidP="00960D71">
      <w:pPr>
        <w:jc w:val="both"/>
        <w:rPr>
          <w:color w:val="000000"/>
        </w:rPr>
      </w:pPr>
      <w:del w:id="208" w:author="Edwinn Gamborino Castañeda" w:date="2020-03-26T12:07:00Z">
        <w:r w:rsidDel="00F302E3">
          <w:rPr>
            <w:color w:val="000000"/>
          </w:rPr>
          <w:tab/>
        </w:r>
      </w:del>
      <w:ins w:id="209" w:author="Edwinn Gamborino Castañeda" w:date="2020-03-26T12:10:00Z">
        <w:r w:rsidR="00F302E3">
          <w:rPr>
            <w:color w:val="000000"/>
          </w:rPr>
          <w:t>The p</w:t>
        </w:r>
      </w:ins>
      <w:del w:id="210" w:author="Edwinn Gamborino Castañeda" w:date="2020-03-26T12:10:00Z">
        <w:r w:rsidRPr="00BF7CFD" w:rsidDel="00F302E3">
          <w:rPr>
            <w:color w:val="000000"/>
          </w:rPr>
          <w:delText>P</w:delText>
        </w:r>
      </w:del>
      <w:r w:rsidRPr="00BF7CFD">
        <w:rPr>
          <w:color w:val="000000"/>
        </w:rPr>
        <w:t>erformance</w:t>
      </w:r>
      <w:del w:id="211" w:author="Edwinn Gamborino Castañeda" w:date="2020-03-26T12:10:00Z">
        <w:r w:rsidDel="00F302E3">
          <w:rPr>
            <w:color w:val="000000"/>
          </w:rPr>
          <w:delText>s</w:delText>
        </w:r>
      </w:del>
      <w:r w:rsidRPr="00BF7CFD">
        <w:rPr>
          <w:color w:val="000000"/>
        </w:rPr>
        <w:t xml:space="preserve"> of the trained models </w:t>
      </w:r>
      <w:del w:id="212" w:author="Edwinn Gamborino Castañeda" w:date="2020-03-26T12:10:00Z">
        <w:r w:rsidDel="00F302E3">
          <w:rPr>
            <w:color w:val="000000"/>
          </w:rPr>
          <w:delText xml:space="preserve">were </w:delText>
        </w:r>
      </w:del>
      <w:ins w:id="213" w:author="Edwinn Gamborino Castañeda" w:date="2020-03-26T12:10:00Z">
        <w:r w:rsidR="00F302E3">
          <w:rPr>
            <w:color w:val="000000"/>
          </w:rPr>
          <w:t xml:space="preserve">was </w:t>
        </w:r>
      </w:ins>
      <w:r>
        <w:rPr>
          <w:color w:val="000000"/>
        </w:rPr>
        <w:t xml:space="preserve">evaluated </w:t>
      </w:r>
      <w:r w:rsidR="00093FE6">
        <w:rPr>
          <w:color w:val="000000"/>
        </w:rPr>
        <w:t xml:space="preserve">with the tuples </w:t>
      </w:r>
      <w:r w:rsidR="00093FE6" w:rsidRPr="0078563E">
        <w:rPr>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00093FE6" w:rsidRPr="0078563E">
        <w:rPr>
          <w:bCs/>
          <w:iCs/>
        </w:rPr>
        <w:t>)</w:t>
      </w:r>
      <w:r w:rsidR="00093FE6">
        <w:rPr>
          <w:bCs/>
          <w:iCs/>
        </w:rPr>
        <w:t xml:space="preserve"> in the testing set, measured </w:t>
      </w:r>
      <w:r>
        <w:rPr>
          <w:color w:val="000000"/>
        </w:rPr>
        <w:t>by the</w:t>
      </w:r>
      <w:r w:rsidRPr="00BF7CFD">
        <w:rPr>
          <w:color w:val="000000"/>
        </w:rPr>
        <w:t xml:space="preserve"> </w:t>
      </w:r>
      <w:r>
        <w:rPr>
          <w:color w:val="000000"/>
        </w:rPr>
        <w:t xml:space="preserve">accuracy of </w:t>
      </w:r>
      <w:r w:rsidRPr="00BF7CFD">
        <w:rPr>
          <w:color w:val="000000"/>
        </w:rPr>
        <w:t>predict</w:t>
      </w:r>
      <w:r>
        <w:rPr>
          <w:color w:val="000000"/>
        </w:rPr>
        <w:t xml:space="preserve">ing </w:t>
      </w:r>
      <w:r w:rsidRPr="00BF7CFD">
        <w:rPr>
          <w:color w:val="000000"/>
        </w:rPr>
        <w:t xml:space="preserve">the </w:t>
      </w:r>
      <w:r>
        <w:rPr>
          <w:color w:val="000000"/>
        </w:rPr>
        <w:t xml:space="preserve">virtual </w:t>
      </w:r>
      <w:r w:rsidRPr="00BF7CFD">
        <w:rPr>
          <w:color w:val="000000"/>
        </w:rPr>
        <w:t xml:space="preserve">agents’ final targets </w:t>
      </w:r>
      <m:oMath>
        <m:sSubSup>
          <m:sSubSupPr>
            <m:ctrlPr>
              <w:rPr>
                <w:rFonts w:ascii="Cambria Math" w:hAnsi="Cambria Math"/>
                <w:i/>
                <w:color w:val="000000"/>
              </w:rPr>
            </m:ctrlPr>
          </m:sSubSupPr>
          <m:e>
            <m:r>
              <w:rPr>
                <w:rFonts w:ascii="Cambria Math" w:hAnsi="Cambria Math"/>
                <w:color w:val="000000"/>
              </w:rPr>
              <m:t>g</m:t>
            </m:r>
          </m:e>
          <m:sub>
            <m:r>
              <w:rPr>
                <w:rFonts w:ascii="Cambria Math" w:hAnsi="Cambria Math"/>
                <w:color w:val="000000"/>
              </w:rPr>
              <m:t>k</m:t>
            </m:r>
          </m:sub>
          <m:sup>
            <m:r>
              <w:rPr>
                <w:rFonts w:ascii="Cambria Math" w:hAnsi="Cambria Math"/>
                <w:color w:val="000000"/>
              </w:rPr>
              <m:t>*</m:t>
            </m:r>
          </m:sup>
        </m:sSubSup>
      </m:oMath>
      <w:r>
        <w:rPr>
          <w:color w:val="000000"/>
        </w:rPr>
        <w:t xml:space="preserve"> </w:t>
      </w:r>
      <w:r w:rsidRPr="00BF7CFD">
        <w:rPr>
          <w:color w:val="000000"/>
        </w:rPr>
        <w:t xml:space="preserve">from </w:t>
      </w:r>
      <w:r>
        <w:rPr>
          <w:color w:val="000000"/>
        </w:rPr>
        <w:t xml:space="preserve">the query state </w:t>
      </w:r>
      <m:oMath>
        <m:sSub>
          <m:sSubPr>
            <m:ctrlPr>
              <w:rPr>
                <w:rFonts w:ascii="Cambria Math" w:hAnsi="Cambria Math"/>
                <w:i/>
                <w:color w:val="000000"/>
              </w:rPr>
            </m:ctrlPr>
          </m:sSubPr>
          <m:e>
            <m:r>
              <m:rPr>
                <m:nor/>
              </m:rPr>
              <w:rPr>
                <w:i/>
                <w:color w:val="000000"/>
              </w:rPr>
              <m:t>q</m:t>
            </m:r>
          </m:e>
          <m:sub>
            <m:r>
              <w:rPr>
                <w:rFonts w:ascii="Cambria Math" w:hAnsi="Cambria Math"/>
                <w:color w:val="000000"/>
              </w:rPr>
              <m:t>k</m:t>
            </m:r>
          </m:sub>
        </m:sSub>
      </m:oMath>
      <w:r w:rsidRPr="00BF7CFD">
        <w:rPr>
          <w:color w:val="000000"/>
        </w:rPr>
        <w:t xml:space="preserve"> </w:t>
      </w:r>
      <w:r>
        <w:rPr>
          <w:color w:val="000000"/>
        </w:rPr>
        <w:t xml:space="preserve">given another trajectory </w:t>
      </w:r>
      <m:oMath>
        <m:sSub>
          <m:sSubPr>
            <m:ctrlPr>
              <w:rPr>
                <w:rFonts w:ascii="Cambria Math" w:hAnsi="Cambria Math"/>
                <w:i/>
                <w:color w:val="000000"/>
              </w:rPr>
            </m:ctrlPr>
          </m:sSubPr>
          <m:e>
            <m:r>
              <w:rPr>
                <w:rFonts w:ascii="Cambria Math" w:hAnsi="Cambria Math"/>
                <w:color w:val="000000"/>
              </w:rPr>
              <m:t>τ</m:t>
            </m:r>
          </m:e>
          <m:sub>
            <m:r>
              <w:rPr>
                <w:rFonts w:ascii="Cambria Math" w:hAnsi="Cambria Math"/>
                <w:color w:val="000000"/>
              </w:rPr>
              <m:t>j</m:t>
            </m:r>
          </m:sub>
        </m:sSub>
      </m:oMath>
      <w:r>
        <w:rPr>
          <w:color w:val="000000"/>
        </w:rPr>
        <w:t xml:space="preserve"> (Fig.</w:t>
      </w:r>
      <w:r w:rsidRPr="00BF7CFD">
        <w:rPr>
          <w:color w:val="000000"/>
        </w:rPr>
        <w:t xml:space="preserve"> </w:t>
      </w:r>
      <w:r>
        <w:rPr>
          <w:color w:val="000000"/>
        </w:rPr>
        <w:t>4)</w:t>
      </w:r>
      <w:r w:rsidRPr="00BF7CFD">
        <w:rPr>
          <w:color w:val="000000"/>
        </w:rPr>
        <w:t>.</w:t>
      </w:r>
      <w:r>
        <w:rPr>
          <w:color w:val="000000"/>
        </w:rPr>
        <w:t xml:space="preserve"> The model for each virtual agent reached above 80 % regardless of the </w:t>
      </w:r>
      <w:bookmarkStart w:id="214" w:name="_Hlk34862813"/>
      <w:proofErr w:type="gramStart"/>
      <w:r>
        <w:rPr>
          <w:bCs/>
        </w:rPr>
        <w:t>SD(</w:t>
      </w:r>
      <w:proofErr w:type="gramEnd"/>
      <m:oMath>
        <m:r>
          <w:rPr>
            <w:rFonts w:ascii="Cambria Math" w:hAnsi="Cambria Math"/>
          </w:rPr>
          <m:t>u)</m:t>
        </m:r>
      </m:oMath>
      <w:r>
        <w:rPr>
          <w:color w:val="000000"/>
        </w:rPr>
        <w:t xml:space="preserve">. </w:t>
      </w:r>
      <w:bookmarkEnd w:id="214"/>
      <w:r>
        <w:rPr>
          <w:color w:val="000000"/>
        </w:rPr>
        <w:t xml:space="preserve">A </w:t>
      </w:r>
      <w:r w:rsidRPr="000D6248">
        <w:rPr>
          <w:color w:val="000000"/>
        </w:rPr>
        <w:t>Wilcoxon signed-rank test</w:t>
      </w:r>
      <w:r>
        <w:rPr>
          <w:color w:val="000000"/>
        </w:rPr>
        <w:t xml:space="preserve"> indicated the model accuracies were above chance, </w:t>
      </w:r>
      <w:r>
        <w:rPr>
          <w:i/>
          <w:iCs/>
          <w:color w:val="000000"/>
        </w:rPr>
        <w:t>W</w:t>
      </w:r>
      <w:r>
        <w:rPr>
          <w:color w:val="000000"/>
        </w:rPr>
        <w:t xml:space="preserve"> = 465, </w:t>
      </w:r>
      <w:r w:rsidRPr="00BA72CE">
        <w:rPr>
          <w:i/>
          <w:iCs/>
          <w:color w:val="000000"/>
        </w:rPr>
        <w:t>p</w:t>
      </w:r>
      <w:r>
        <w:rPr>
          <w:color w:val="000000"/>
        </w:rPr>
        <w:t xml:space="preserve"> = </w:t>
      </w:r>
      <m:oMath>
        <m:r>
          <w:rPr>
            <w:rFonts w:ascii="Cambria Math" w:hAnsi="Cambria Math"/>
            <w:color w:val="000000"/>
          </w:rPr>
          <m:t>1.86×</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-9</m:t>
            </m:r>
          </m:sup>
        </m:sSup>
      </m:oMath>
      <w:r>
        <w:rPr>
          <w:color w:val="000000"/>
        </w:rPr>
        <w:t>.</w:t>
      </w:r>
      <w:r w:rsidRPr="00BF7CFD">
        <w:rPr>
          <w:color w:val="000000"/>
        </w:rPr>
        <w:t xml:space="preserve"> Critically, </w:t>
      </w:r>
      <w:r w:rsidR="00C647D0">
        <w:rPr>
          <w:color w:val="000000"/>
        </w:rPr>
        <w:t xml:space="preserve">in the preference inference phase, </w:t>
      </w:r>
      <w:r w:rsidRPr="00BF7CFD">
        <w:rPr>
          <w:color w:val="000000"/>
        </w:rPr>
        <w:t xml:space="preserve">the </w:t>
      </w:r>
      <w:r>
        <w:rPr>
          <w:color w:val="000000"/>
        </w:rPr>
        <w:t xml:space="preserve">model </w:t>
      </w:r>
      <w:r w:rsidR="00C91D8B">
        <w:rPr>
          <w:color w:val="000000"/>
        </w:rPr>
        <w:t>could infer</w:t>
      </w:r>
      <w:r w:rsidRPr="00BF7CFD">
        <w:rPr>
          <w:color w:val="000000"/>
        </w:rPr>
        <w:t xml:space="preserve"> the </w:t>
      </w:r>
      <w:r>
        <w:rPr>
          <w:color w:val="000000"/>
        </w:rPr>
        <w:t xml:space="preserve">virtual </w:t>
      </w:r>
      <w:r w:rsidRPr="00BF7CFD">
        <w:rPr>
          <w:color w:val="000000"/>
        </w:rPr>
        <w:t>agents’ underlying preference rankings</w:t>
      </w:r>
      <w:r>
        <w:rPr>
          <w:color w:val="000000"/>
        </w:rPr>
        <w:t xml:space="preserve"> (</w:t>
      </w:r>
      <w:commentRangeStart w:id="215"/>
      <w:commentRangeStart w:id="216"/>
      <w:r>
        <w:rPr>
          <w:color w:val="000000"/>
        </w:rPr>
        <w:t>Fig. 5A</w:t>
      </w:r>
      <w:del w:id="217" w:author="Joshua Goh" w:date="2020-03-27T11:49:00Z">
        <w:r>
          <w:rPr>
            <w:color w:val="000000"/>
          </w:rPr>
          <w:delText>)</w:delText>
        </w:r>
        <w:r w:rsidRPr="00BF7CFD">
          <w:rPr>
            <w:color w:val="000000"/>
          </w:rPr>
          <w:delText>.</w:delText>
        </w:r>
      </w:del>
      <w:ins w:id="218" w:author="Joshua Goh" w:date="2020-03-27T11:49:00Z">
        <w:r>
          <w:rPr>
            <w:color w:val="000000"/>
          </w:rPr>
          <w:t>)</w:t>
        </w:r>
        <w:commentRangeEnd w:id="215"/>
        <w:r w:rsidR="00ED4CCB">
          <w:rPr>
            <w:rStyle w:val="CommentReference"/>
          </w:rPr>
          <w:commentReference w:id="215"/>
        </w:r>
        <w:commentRangeEnd w:id="216"/>
        <w:r w:rsidR="00C96EFE">
          <w:rPr>
            <w:rStyle w:val="CommentReference"/>
          </w:rPr>
          <w:commentReference w:id="216"/>
        </w:r>
        <w:r w:rsidRPr="00BF7CFD">
          <w:rPr>
            <w:color w:val="000000"/>
          </w:rPr>
          <w:t>.</w:t>
        </w:r>
      </w:ins>
      <w:r>
        <w:rPr>
          <w:color w:val="000000"/>
        </w:rPr>
        <w:t xml:space="preserve"> To quantify how well </w:t>
      </w:r>
      <w:proofErr w:type="spellStart"/>
      <w:r>
        <w:rPr>
          <w:color w:val="000000"/>
        </w:rPr>
        <w:t>ToMnet</w:t>
      </w:r>
      <w:proofErr w:type="spellEnd"/>
      <w:r>
        <w:rPr>
          <w:color w:val="000000"/>
        </w:rPr>
        <w:t xml:space="preserve">+ inferred target preference, we derived Kendall’s tau-b (a non-parametric correlation coefficient) for each agent via correlating the ground-truth simulated preference ranking and the inferred preference ranking. Subsequently, we tested whether the </w:t>
      </w:r>
      <w:r>
        <w:rPr>
          <w:color w:val="000000"/>
        </w:rPr>
        <w:t xml:space="preserve">median of the distribution of Kendall’s tau-b </w:t>
      </w:r>
      <w:r>
        <w:rPr>
          <w:color w:val="000000"/>
          <w:lang w:eastAsia="zh-TW"/>
        </w:rPr>
        <w:t>was greater than 0 with a</w:t>
      </w:r>
      <w:r w:rsidRPr="00613564">
        <w:rPr>
          <w:color w:val="000000"/>
        </w:rPr>
        <w:t xml:space="preserve"> </w:t>
      </w:r>
      <w:r w:rsidRPr="000D6248">
        <w:rPr>
          <w:color w:val="000000"/>
        </w:rPr>
        <w:t>Wilcoxon signed-rank test</w:t>
      </w:r>
      <w:r>
        <w:rPr>
          <w:color w:val="000000"/>
        </w:rPr>
        <w:t xml:space="preserve">. The result indicated that the inferred preference rankings significantly correlated with </w:t>
      </w:r>
      <w:ins w:id="219" w:author="Edwinn Gamborino Castañeda" w:date="2020-03-26T12:11:00Z">
        <w:r w:rsidR="00F302E3">
          <w:rPr>
            <w:color w:val="000000"/>
          </w:rPr>
          <w:t xml:space="preserve">the </w:t>
        </w:r>
      </w:ins>
      <w:r>
        <w:rPr>
          <w:color w:val="000000"/>
        </w:rPr>
        <w:t xml:space="preserve">ground-truth, </w:t>
      </w:r>
      <w:r w:rsidRPr="00BA72CE">
        <w:rPr>
          <w:i/>
          <w:iCs/>
          <w:color w:val="000000"/>
        </w:rPr>
        <w:t>W</w:t>
      </w:r>
      <w:r>
        <w:rPr>
          <w:color w:val="000000"/>
        </w:rPr>
        <w:t xml:space="preserve"> = 390, </w:t>
      </w:r>
      <w:r w:rsidRPr="00BA72CE">
        <w:rPr>
          <w:i/>
          <w:iCs/>
          <w:color w:val="000000"/>
        </w:rPr>
        <w:t>p</w:t>
      </w:r>
      <w:r>
        <w:rPr>
          <w:color w:val="000000"/>
        </w:rPr>
        <w:t xml:space="preserve"> = </w:t>
      </w:r>
      <m:oMath>
        <m:r>
          <w:rPr>
            <w:rFonts w:ascii="Cambria Math" w:hAnsi="Cambria Math"/>
            <w:color w:val="000000"/>
          </w:rPr>
          <m:t>1.61×</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-5</m:t>
            </m:r>
          </m:sup>
        </m:sSup>
      </m:oMath>
      <w:r>
        <w:rPr>
          <w:color w:val="000000"/>
        </w:rPr>
        <w:t>.</w:t>
      </w:r>
    </w:p>
    <w:p w14:paraId="561908B5" w14:textId="77777777" w:rsidR="00960D71" w:rsidRDefault="00960D71" w:rsidP="00960D71">
      <w:pPr>
        <w:pStyle w:val="Heading2"/>
        <w:keepLines/>
        <w:numPr>
          <w:ilvl w:val="1"/>
          <w:numId w:val="0"/>
        </w:numPr>
        <w:tabs>
          <w:tab w:val="num" w:pos="360"/>
        </w:tabs>
        <w:autoSpaceDE/>
        <w:autoSpaceDN/>
        <w:ind w:left="288" w:hanging="288"/>
        <w:contextualSpacing/>
      </w:pPr>
      <w:r>
        <w:t>B.</w:t>
      </w:r>
      <w:r>
        <w:tab/>
        <w:t>Human Data</w:t>
      </w:r>
    </w:p>
    <w:p w14:paraId="196FE604" w14:textId="3453F2F2" w:rsidR="00960D71" w:rsidRDefault="00960D71" w:rsidP="00960D71">
      <w:pPr>
        <w:ind w:firstLine="202"/>
        <w:jc w:val="both"/>
        <w:rPr>
          <w:color w:val="000000"/>
          <w:lang w:eastAsia="zh-TW"/>
        </w:rPr>
      </w:pPr>
      <w:r>
        <w:rPr>
          <w:rFonts w:hint="eastAsia"/>
          <w:color w:val="000000"/>
          <w:lang w:eastAsia="zh-TW"/>
        </w:rPr>
        <w:t>We</w:t>
      </w:r>
      <w:r>
        <w:rPr>
          <w:color w:val="000000"/>
          <w:lang w:eastAsia="zh-TW"/>
        </w:rPr>
        <w:t xml:space="preserve"> evaluated the models trained with human data in the same way as for simulation data. The model accuracy </w:t>
      </w:r>
      <w:ins w:id="220" w:author="Joshua Goh" w:date="2020-03-27T11:49:00Z">
        <w:r w:rsidR="00126A9C">
          <w:rPr>
            <w:color w:val="000000"/>
            <w:lang w:eastAsia="zh-TW"/>
          </w:rPr>
          <w:t>between XX.X% to XX.X</w:t>
        </w:r>
        <w:commentRangeStart w:id="221"/>
        <w:commentRangeStart w:id="222"/>
        <w:r>
          <w:rPr>
            <w:color w:val="000000"/>
            <w:lang w:eastAsia="zh-TW"/>
          </w:rPr>
          <w:t xml:space="preserve">% </w:t>
        </w:r>
        <w:commentRangeEnd w:id="221"/>
        <w:r w:rsidR="009B0248">
          <w:rPr>
            <w:rStyle w:val="CommentReference"/>
          </w:rPr>
          <w:commentReference w:id="221"/>
        </w:r>
        <w:commentRangeEnd w:id="222"/>
        <w:r w:rsidR="00126A9C">
          <w:rPr>
            <w:rStyle w:val="CommentReference"/>
          </w:rPr>
          <w:commentReference w:id="222"/>
        </w:r>
        <w:r w:rsidR="00126A9C">
          <w:rPr>
            <w:color w:val="000000"/>
            <w:lang w:eastAsia="zh-TW"/>
          </w:rPr>
          <w:t>across</w:t>
        </w:r>
      </w:ins>
      <w:del w:id="223" w:author="Joshua Goh" w:date="2020-03-27T11:49:00Z">
        <w:r>
          <w:rPr>
            <w:color w:val="000000"/>
            <w:lang w:eastAsia="zh-TW"/>
          </w:rPr>
          <w:delText>reached above 50% for</w:delText>
        </w:r>
      </w:del>
      <w:r>
        <w:rPr>
          <w:color w:val="000000"/>
          <w:lang w:eastAsia="zh-TW"/>
        </w:rPr>
        <w:t xml:space="preserve"> all 1</w:t>
      </w:r>
      <w:r w:rsidR="00626549">
        <w:rPr>
          <w:color w:val="000000"/>
          <w:lang w:eastAsia="zh-TW"/>
        </w:rPr>
        <w:t>4</w:t>
      </w:r>
      <w:r>
        <w:rPr>
          <w:color w:val="000000"/>
          <w:lang w:eastAsia="zh-TW"/>
        </w:rPr>
        <w:t xml:space="preserve"> </w:t>
      </w:r>
      <w:r w:rsidR="00626549">
        <w:rPr>
          <w:color w:val="000000"/>
          <w:lang w:eastAsia="zh-TW"/>
        </w:rPr>
        <w:t>data sets</w:t>
      </w:r>
      <w:del w:id="224" w:author="Edwinn Gamborino Castañeda" w:date="2020-03-26T12:16:00Z">
        <w:r w:rsidDel="00ED4CCB">
          <w:rPr>
            <w:color w:val="000000"/>
            <w:lang w:eastAsia="zh-TW"/>
          </w:rPr>
          <w:delText xml:space="preserve"> </w:delText>
        </w:r>
        <w:commentRangeStart w:id="225"/>
        <w:commentRangeStart w:id="226"/>
        <w:r w:rsidDel="00ED4CCB">
          <w:rPr>
            <w:color w:val="000000"/>
            <w:lang w:eastAsia="zh-TW"/>
          </w:rPr>
          <w:delText>(</w:delText>
        </w:r>
        <w:r w:rsidDel="00ED4CCB">
          <w:rPr>
            <w:rFonts w:hint="eastAsia"/>
            <w:color w:val="000000"/>
            <w:lang w:eastAsia="zh-TW"/>
          </w:rPr>
          <w:delText>Fi</w:delText>
        </w:r>
        <w:r w:rsidDel="00ED4CCB">
          <w:rPr>
            <w:color w:val="000000"/>
            <w:lang w:eastAsia="zh-TW"/>
          </w:rPr>
          <w:delText>g 6)</w:delText>
        </w:r>
      </w:del>
      <w:commentRangeEnd w:id="225"/>
      <w:ins w:id="227" w:author="Joshua Goh" w:date="2020-03-27T11:49:00Z">
        <w:r w:rsidR="009B0248">
          <w:rPr>
            <w:rStyle w:val="CommentReference"/>
          </w:rPr>
          <w:commentReference w:id="225"/>
        </w:r>
        <w:commentRangeEnd w:id="226"/>
        <w:r w:rsidR="00330C51">
          <w:rPr>
            <w:rStyle w:val="CommentReference"/>
          </w:rPr>
          <w:commentReference w:id="226"/>
        </w:r>
        <w:r>
          <w:rPr>
            <w:color w:val="000000"/>
            <w:lang w:eastAsia="zh-TW"/>
          </w:rPr>
          <w:t>,</w:t>
        </w:r>
      </w:ins>
      <w:del w:id="228" w:author="Joshua Goh" w:date="2020-03-27T11:49:00Z">
        <w:r>
          <w:rPr>
            <w:color w:val="000000"/>
            <w:lang w:eastAsia="zh-TW"/>
          </w:rPr>
          <w:delText>,</w:delText>
        </w:r>
      </w:del>
      <w:r>
        <w:rPr>
          <w:color w:val="000000"/>
          <w:lang w:eastAsia="zh-TW"/>
        </w:rPr>
        <w:t xml:space="preserve"> which is significantly above chance</w:t>
      </w:r>
      <w:r>
        <w:rPr>
          <w:i/>
          <w:iCs/>
          <w:color w:val="000000"/>
        </w:rPr>
        <w:t xml:space="preserve">, </w:t>
      </w:r>
      <w:r w:rsidRPr="000D6248">
        <w:rPr>
          <w:i/>
          <w:iCs/>
          <w:color w:val="000000"/>
        </w:rPr>
        <w:t>W</w:t>
      </w:r>
      <w:r w:rsidRPr="00BA72CE">
        <w:rPr>
          <w:color w:val="000000"/>
        </w:rPr>
        <w:t xml:space="preserve"> = 105</w:t>
      </w:r>
      <w:r>
        <w:rPr>
          <w:color w:val="000000"/>
        </w:rPr>
        <w:t xml:space="preserve">, </w:t>
      </w:r>
      <w:r w:rsidRPr="00BA72CE">
        <w:rPr>
          <w:i/>
          <w:iCs/>
          <w:color w:val="000000"/>
        </w:rPr>
        <w:t>p</w:t>
      </w:r>
      <w:r>
        <w:rPr>
          <w:color w:val="000000"/>
        </w:rPr>
        <w:t xml:space="preserve"> = .0001.</w:t>
      </w:r>
      <w:r w:rsidRPr="00BF7CFD">
        <w:rPr>
          <w:color w:val="000000"/>
        </w:rPr>
        <w:t xml:space="preserve"> </w:t>
      </w:r>
      <w:r>
        <w:rPr>
          <w:color w:val="000000"/>
        </w:rPr>
        <w:t xml:space="preserve"> Moreover, with greater numbers of human training trajectories available, model accuracy improved</w:t>
      </w:r>
      <w:del w:id="229" w:author="Joshua Goh" w:date="2020-03-27T11:49:00Z">
        <w:r>
          <w:rPr>
            <w:color w:val="000000"/>
          </w:rPr>
          <w:delText>.</w:delText>
        </w:r>
      </w:del>
      <w:ins w:id="230" w:author="Edwinn Gamborino Castañeda" w:date="2020-03-26T12:16:00Z">
        <w:r w:rsidR="00ED4CCB">
          <w:rPr>
            <w:color w:val="000000"/>
          </w:rPr>
          <w:t xml:space="preserve"> </w:t>
        </w:r>
        <w:r w:rsidR="00ED4CCB">
          <w:rPr>
            <w:color w:val="000000"/>
            <w:lang w:eastAsia="zh-TW"/>
          </w:rPr>
          <w:t xml:space="preserve"> (</w:t>
        </w:r>
        <w:r w:rsidR="00ED4CCB">
          <w:rPr>
            <w:rFonts w:hint="eastAsia"/>
            <w:color w:val="000000"/>
            <w:lang w:eastAsia="zh-TW"/>
          </w:rPr>
          <w:t>Fi</w:t>
        </w:r>
        <w:r w:rsidR="00ED4CCB">
          <w:rPr>
            <w:color w:val="000000"/>
            <w:lang w:eastAsia="zh-TW"/>
          </w:rPr>
          <w:t>g 6)</w:t>
        </w:r>
      </w:ins>
      <w:ins w:id="231" w:author="Joshua Goh" w:date="2020-03-27T11:49:00Z">
        <w:r>
          <w:rPr>
            <w:color w:val="000000"/>
          </w:rPr>
          <w:t>.</w:t>
        </w:r>
      </w:ins>
      <w:r>
        <w:rPr>
          <w:color w:val="000000"/>
        </w:rPr>
        <w:t xml:space="preserve"> The model could re</w:t>
      </w:r>
      <w:del w:id="232" w:author="Edwinn Gamborino Castañeda" w:date="2020-03-26T12:17:00Z">
        <w:r w:rsidDel="00ED4CCB">
          <w:rPr>
            <w:color w:val="000000"/>
          </w:rPr>
          <w:delText>-</w:delText>
        </w:r>
      </w:del>
      <w:r>
        <w:rPr>
          <w:color w:val="000000"/>
        </w:rPr>
        <w:t xml:space="preserve">construct participants’ preference </w:t>
      </w:r>
      <w:del w:id="233" w:author="Joshua Goh" w:date="2020-03-27T11:49:00Z">
        <w:r>
          <w:rPr>
            <w:color w:val="000000"/>
          </w:rPr>
          <w:delText>ranking</w:delText>
        </w:r>
      </w:del>
      <w:ins w:id="234" w:author="Joshua Goh" w:date="2020-03-27T11:49:00Z">
        <w:r>
          <w:rPr>
            <w:color w:val="000000"/>
          </w:rPr>
          <w:t>ranking</w:t>
        </w:r>
      </w:ins>
      <w:ins w:id="235" w:author="Edwinn Gamborino Castañeda" w:date="2020-03-26T12:17:00Z">
        <w:r w:rsidR="00ED4CCB">
          <w:rPr>
            <w:color w:val="000000"/>
          </w:rPr>
          <w:t>s</w:t>
        </w:r>
      </w:ins>
      <w:r>
        <w:rPr>
          <w:color w:val="000000"/>
        </w:rPr>
        <w:t xml:space="preserve"> (Fig. 5B). We used the same method as above to quantify how well </w:t>
      </w:r>
      <w:proofErr w:type="spellStart"/>
      <w:r>
        <w:rPr>
          <w:color w:val="000000"/>
        </w:rPr>
        <w:t>ToMnet</w:t>
      </w:r>
      <w:proofErr w:type="spellEnd"/>
      <w:r>
        <w:rPr>
          <w:color w:val="000000"/>
        </w:rPr>
        <w:t xml:space="preserve">+ reconstructed ground-truth human preference ranking. Inferred preference rankings significantly correlated with the ground-truth human preference rankings, </w:t>
      </w:r>
      <w:r w:rsidRPr="002B374E">
        <w:rPr>
          <w:i/>
          <w:iCs/>
          <w:color w:val="000000"/>
        </w:rPr>
        <w:t>W</w:t>
      </w:r>
      <w:r>
        <w:rPr>
          <w:color w:val="000000"/>
        </w:rPr>
        <w:t xml:space="preserve"> = 105, </w:t>
      </w:r>
      <w:r w:rsidRPr="002B374E">
        <w:rPr>
          <w:i/>
          <w:iCs/>
          <w:color w:val="000000"/>
        </w:rPr>
        <w:t>p</w:t>
      </w:r>
      <w:r>
        <w:rPr>
          <w:color w:val="000000"/>
        </w:rPr>
        <w:t xml:space="preserve"> = .00103.</w:t>
      </w:r>
    </w:p>
    <w:p w14:paraId="74D7EE42" w14:textId="77777777" w:rsidR="00960D71" w:rsidRDefault="00960D71" w:rsidP="00960D71">
      <w:pPr>
        <w:pStyle w:val="Heading1"/>
      </w:pPr>
      <w:r>
        <w:t>Discussion</w:t>
      </w:r>
      <w:del w:id="236" w:author="Joshua Goh" w:date="2020-03-27T11:49:00Z">
        <w:r w:rsidRPr="00235B60">
          <w:rPr>
            <w:i/>
            <w:iCs/>
            <w:smallCaps w:val="0"/>
            <w:noProof/>
          </w:rPr>
          <mc:AlternateContent>
            <mc:Choice Requires="wps">
              <w:drawing>
                <wp:anchor distT="0" distB="0" distL="114300" distR="114300" simplePos="0" relativeHeight="251669504" behindDoc="0" locked="1" layoutInCell="1" allowOverlap="1" wp14:anchorId="72F6ABA0" wp14:editId="56BBF88B">
                  <wp:simplePos x="0" y="0"/>
                  <wp:positionH relativeFrom="column">
                    <wp:posOffset>-3257550</wp:posOffset>
                  </wp:positionH>
                  <wp:positionV relativeFrom="page">
                    <wp:posOffset>5840730</wp:posOffset>
                  </wp:positionV>
                  <wp:extent cx="3112770" cy="294830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2948305"/>
                          </a:xfrm>
                          <a:prstGeom prst="rect">
                            <a:avLst/>
                          </a:prstGeom>
                          <a:solidFill>
                            <a:srgbClr val="FFFFFF"/>
                          </a:solidFill>
                          <a:ln w="9525">
                            <a:noFill/>
                            <a:miter lim="800000"/>
                            <a:headEnd/>
                            <a:tailEnd/>
                          </a:ln>
                        </wps:spPr>
                        <wps:txbx>
                          <w:txbxContent>
                            <w:p w14:paraId="4D07CF20" w14:textId="77777777" w:rsidR="00BA1AE5" w:rsidRDefault="00BA1AE5" w:rsidP="00960D71">
                              <w:pPr>
                                <w:jc w:val="right"/>
                                <w:rPr>
                                  <w:del w:id="237" w:author="Joshua Goh" w:date="2020-03-27T11:49:00Z"/>
                                  <w:sz w:val="16"/>
                                </w:rPr>
                              </w:pPr>
                              <w:del w:id="238" w:author="Joshua Goh" w:date="2020-03-27T11:49:00Z">
                                <w:r w:rsidRPr="00866881">
                                  <w:rPr>
                                    <w:noProof/>
                                    <w:sz w:val="16"/>
                                  </w:rPr>
                                  <w:drawing>
                                    <wp:inline distT="0" distB="0" distL="0" distR="0" wp14:anchorId="6A4B59C3" wp14:editId="67BF7B62">
                                      <wp:extent cx="2572378" cy="1929004"/>
                                      <wp:effectExtent l="0" t="0" r="0" b="0"/>
                                      <wp:docPr id="6"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del>
                            </w:p>
                            <w:p w14:paraId="3FA1EF2B" w14:textId="77777777" w:rsidR="00BA1AE5" w:rsidRPr="00FC46C1" w:rsidRDefault="00BA1AE5" w:rsidP="00960D71">
                              <w:pPr>
                                <w:jc w:val="both"/>
                                <w:rPr>
                                  <w:del w:id="239" w:author="Joshua Goh" w:date="2020-03-27T11:49:00Z"/>
                                  <w:sz w:val="16"/>
                                </w:rPr>
                              </w:pPr>
                              <w:del w:id="240" w:author="Joshua Goh" w:date="2020-03-27T11:49:00Z">
                                <w:r w:rsidRPr="00FC46C1">
                                  <w:rPr>
                                    <w:sz w:val="16"/>
                                  </w:rPr>
                                  <w:delText>Fig</w:delText>
                                </w:r>
                                <w:r>
                                  <w:rPr>
                                    <w:sz w:val="16"/>
                                  </w:rPr>
                                  <w:delText>. 6.</w:delText>
                                </w:r>
                                <w:r w:rsidRPr="00FC46C1">
                                  <w:rPr>
                                    <w:sz w:val="16"/>
                                  </w:rPr>
                                  <w:delTex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delText>
                                </w:r>
                              </w:del>
                            </w:p>
                            <w:p w14:paraId="426117B7" w14:textId="77777777" w:rsidR="00BA1AE5" w:rsidRPr="00667082" w:rsidRDefault="00BA1AE5" w:rsidP="00960D71">
                              <w:pPr>
                                <w:jc w:val="both"/>
                                <w:rPr>
                                  <w:del w:id="241" w:author="Joshua Goh" w:date="2020-03-27T11:49:00Z"/>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6ABA0" id="_x0000_s1033" type="#_x0000_t202" style="position:absolute;left:0;text-align:left;margin-left:-256.5pt;margin-top:459.9pt;width:245.1pt;height:23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" stroked="f">
                  <v:textbox>
                    <w:txbxContent>
                      <w:p w14:paraId="4D07CF20" w14:textId="77777777" w:rsidR="00BA1AE5" w:rsidRDefault="00BA1AE5" w:rsidP="00960D71">
                        <w:pPr>
                          <w:jc w:val="right"/>
                          <w:rPr>
                            <w:del w:id="274" w:author="Joshua Goh" w:date="2020-03-27T11:49:00Z"/>
                            <w:sz w:val="16"/>
                          </w:rPr>
                        </w:pPr>
                        <w:del w:id="275" w:author="Joshua Goh" w:date="2020-03-27T11:49:00Z">
                          <w:r w:rsidRPr="00866881">
                            <w:rPr>
                              <w:noProof/>
                              <w:sz w:val="16"/>
                            </w:rPr>
                            <w:drawing>
                              <wp:inline distT="0" distB="0" distL="0" distR="0" wp14:anchorId="6A4B59C3" wp14:editId="67BF7B62">
                                <wp:extent cx="2572378" cy="1929004"/>
                                <wp:effectExtent l="0" t="0" r="0" b="0"/>
                                <wp:docPr id="6"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del>
                      </w:p>
                      <w:p w14:paraId="3FA1EF2B" w14:textId="77777777" w:rsidR="00BA1AE5" w:rsidRPr="00FC46C1" w:rsidRDefault="00BA1AE5" w:rsidP="00960D71">
                        <w:pPr>
                          <w:jc w:val="both"/>
                          <w:rPr>
                            <w:del w:id="276" w:author="Joshua Goh" w:date="2020-03-27T11:49:00Z"/>
                            <w:sz w:val="16"/>
                          </w:rPr>
                        </w:pPr>
                        <w:del w:id="277" w:author="Joshua Goh" w:date="2020-03-27T11:49:00Z">
                          <w:r w:rsidRPr="00FC46C1">
                            <w:rPr>
                              <w:sz w:val="16"/>
                            </w:rPr>
                            <w:delText>Fig</w:delText>
                          </w:r>
                          <w:r>
                            <w:rPr>
                              <w:sz w:val="16"/>
                            </w:rPr>
                            <w:delText>. 6.</w:delText>
                          </w:r>
                          <w:r w:rsidRPr="00FC46C1">
                            <w:rPr>
                              <w:sz w:val="16"/>
                            </w:rPr>
                            <w:delTex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delText>
                          </w:r>
                        </w:del>
                      </w:p>
                      <w:p w14:paraId="426117B7" w14:textId="77777777" w:rsidR="00BA1AE5" w:rsidRPr="00667082" w:rsidRDefault="00BA1AE5" w:rsidP="00960D71">
                        <w:pPr>
                          <w:jc w:val="both"/>
                          <w:rPr>
                            <w:del w:id="278" w:author="Joshua Goh" w:date="2020-03-27T11:49:00Z"/>
                            <w:sz w:val="16"/>
                          </w:rPr>
                        </w:pPr>
                      </w:p>
                    </w:txbxContent>
                  </v:textbox>
                  <w10:wrap type="square" anchory="page"/>
                  <w10:anchorlock/>
                </v:shape>
              </w:pict>
            </mc:Fallback>
          </mc:AlternateContent>
        </w:r>
      </w:del>
      <w:ins w:id="242" w:author="Joshua Goh" w:date="2020-03-27T11:49:00Z">
        <w:r w:rsidRPr="00235B60">
          <w:rPr>
            <w:i/>
            <w:iCs/>
            <w:smallCaps w:val="0"/>
            <w:noProof/>
          </w:rPr>
          <mc:AlternateContent>
            <mc:Choice Requires="wps">
              <w:drawing>
                <wp:anchor distT="0" distB="0" distL="114300" distR="114300" simplePos="0" relativeHeight="251662336" behindDoc="0" locked="1" layoutInCell="1" allowOverlap="1" wp14:anchorId="72F6ABA0" wp14:editId="7294A184">
                  <wp:simplePos x="0" y="0"/>
                  <wp:positionH relativeFrom="column">
                    <wp:posOffset>-3269615</wp:posOffset>
                  </wp:positionH>
                  <wp:positionV relativeFrom="page">
                    <wp:posOffset>6415405</wp:posOffset>
                  </wp:positionV>
                  <wp:extent cx="3112770" cy="294830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2948305"/>
                          </a:xfrm>
                          <a:prstGeom prst="rect">
                            <a:avLst/>
                          </a:prstGeom>
                          <a:solidFill>
                            <a:srgbClr val="FFFFFF"/>
                          </a:solidFill>
                          <a:ln w="9525">
                            <a:noFill/>
                            <a:miter lim="800000"/>
                            <a:headEnd/>
                            <a:tailEnd/>
                          </a:ln>
                        </wps:spPr>
                        <wps:txbx>
                          <w:txbxContent>
                            <w:p w14:paraId="64DC151A" w14:textId="77777777" w:rsidR="005E1B8F" w:rsidRDefault="005E1B8F" w:rsidP="00960D71">
                              <w:pPr>
                                <w:jc w:val="right"/>
                                <w:rPr>
                                  <w:ins w:id="243" w:author="Joshua Goh" w:date="2020-03-27T11:49:00Z"/>
                                  <w:sz w:val="16"/>
                                </w:rPr>
                              </w:pPr>
                              <w:ins w:id="244" w:author="Joshua Goh" w:date="2020-03-27T11:49:00Z">
                                <w:r w:rsidRPr="00866881">
                                  <w:rPr>
                                    <w:noProof/>
                                    <w:sz w:val="16"/>
                                  </w:rPr>
                                  <w:drawing>
                                    <wp:inline distT="0" distB="0" distL="0" distR="0" wp14:anchorId="6A4B59C3" wp14:editId="67BF7B62">
                                      <wp:extent cx="2572378" cy="1929004"/>
                                      <wp:effectExtent l="0" t="0" r="0" b="0"/>
                                      <wp:docPr id="33"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ins>
                            </w:p>
                            <w:p w14:paraId="6A2279AF" w14:textId="77777777" w:rsidR="005E1B8F" w:rsidRPr="00FC46C1" w:rsidRDefault="005E1B8F" w:rsidP="00960D71">
                              <w:pPr>
                                <w:jc w:val="both"/>
                                <w:rPr>
                                  <w:ins w:id="245" w:author="Joshua Goh" w:date="2020-03-27T11:49:00Z"/>
                                  <w:sz w:val="16"/>
                                </w:rPr>
                              </w:pPr>
                              <w:ins w:id="246" w:author="Joshua Goh" w:date="2020-03-27T11:49:00Z">
                                <w:r w:rsidRPr="00FC46C1">
                                  <w:rPr>
                                    <w:sz w:val="16"/>
                                  </w:rPr>
                                  <w:t>Fig</w:t>
                                </w:r>
                                <w:r>
                                  <w:rPr>
                                    <w:sz w:val="16"/>
                                  </w:rPr>
                                  <w:t>. 6.</w:t>
                                </w:r>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ins>
                            </w:p>
                            <w:p w14:paraId="47A3165A" w14:textId="77777777" w:rsidR="005E1B8F" w:rsidRPr="00667082" w:rsidRDefault="005E1B8F" w:rsidP="00960D71">
                              <w:pPr>
                                <w:jc w:val="both"/>
                                <w:rPr>
                                  <w:ins w:id="247" w:author="Joshua Goh" w:date="2020-03-27T11:49:00Z"/>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6ABA0" id="_x0000_s1034" type="#_x0000_t202" style="position:absolute;left:0;text-align:left;margin-left:-257.45pt;margin-top:505.15pt;width:245.1pt;height:23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" stroked="f">
                  <v:textbox>
                    <w:txbxContent>
                      <w:p w14:paraId="64DC151A" w14:textId="77777777" w:rsidR="005E1B8F" w:rsidRDefault="005E1B8F" w:rsidP="00960D71">
                        <w:pPr>
                          <w:jc w:val="right"/>
                          <w:rPr>
                            <w:ins w:id="285" w:author="Joshua Goh" w:date="2020-03-27T11:49:00Z"/>
                            <w:sz w:val="16"/>
                          </w:rPr>
                        </w:pPr>
                        <w:ins w:id="286" w:author="Joshua Goh" w:date="2020-03-27T11:49:00Z">
                          <w:r w:rsidRPr="00866881">
                            <w:rPr>
                              <w:noProof/>
                              <w:sz w:val="16"/>
                            </w:rPr>
                            <w:drawing>
                              <wp:inline distT="0" distB="0" distL="0" distR="0" wp14:anchorId="6A4B59C3" wp14:editId="67BF7B62">
                                <wp:extent cx="2572378" cy="1929004"/>
                                <wp:effectExtent l="0" t="0" r="0" b="0"/>
                                <wp:docPr id="33"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ins>
                      </w:p>
                      <w:p w14:paraId="6A2279AF" w14:textId="77777777" w:rsidR="005E1B8F" w:rsidRPr="00FC46C1" w:rsidRDefault="005E1B8F" w:rsidP="00960D71">
                        <w:pPr>
                          <w:jc w:val="both"/>
                          <w:rPr>
                            <w:ins w:id="287" w:author="Joshua Goh" w:date="2020-03-27T11:49:00Z"/>
                            <w:sz w:val="16"/>
                          </w:rPr>
                        </w:pPr>
                        <w:ins w:id="288" w:author="Joshua Goh" w:date="2020-03-27T11:49:00Z">
                          <w:r w:rsidRPr="00FC46C1">
                            <w:rPr>
                              <w:sz w:val="16"/>
                            </w:rPr>
                            <w:t>Fig</w:t>
                          </w:r>
                          <w:r>
                            <w:rPr>
                              <w:sz w:val="16"/>
                            </w:rPr>
                            <w:t>. 6.</w:t>
                          </w:r>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ins>
                      </w:p>
                      <w:p w14:paraId="47A3165A" w14:textId="77777777" w:rsidR="005E1B8F" w:rsidRPr="00667082" w:rsidRDefault="005E1B8F" w:rsidP="00960D71">
                        <w:pPr>
                          <w:jc w:val="both"/>
                          <w:rPr>
                            <w:ins w:id="289" w:author="Joshua Goh" w:date="2020-03-27T11:49:00Z"/>
                            <w:sz w:val="16"/>
                          </w:rPr>
                        </w:pPr>
                      </w:p>
                    </w:txbxContent>
                  </v:textbox>
                  <w10:wrap type="square" anchory="page"/>
                  <w10:anchorlock/>
                </v:shape>
              </w:pict>
            </mc:Fallback>
          </mc:AlternateContent>
        </w:r>
      </w:ins>
    </w:p>
    <w:p w14:paraId="1ADC4CC5" w14:textId="77777777" w:rsidR="00960D71" w:rsidRDefault="00960D71" w:rsidP="00960D71">
      <w:pPr>
        <w:pStyle w:val="Heading2"/>
        <w:keepLines/>
        <w:numPr>
          <w:ilvl w:val="1"/>
          <w:numId w:val="0"/>
        </w:numPr>
        <w:tabs>
          <w:tab w:val="num" w:pos="360"/>
        </w:tabs>
        <w:autoSpaceDE/>
        <w:autoSpaceDN/>
        <w:ind w:left="288" w:hanging="288"/>
        <w:contextualSpacing/>
      </w:pPr>
      <w:r>
        <w:t>A.</w:t>
      </w:r>
      <w:r>
        <w:tab/>
        <w:t>Limitations</w:t>
      </w:r>
    </w:p>
    <w:p w14:paraId="1079DF89" w14:textId="77777777" w:rsidR="00960D71" w:rsidRDefault="00960D71" w:rsidP="00960D71">
      <w:pPr>
        <w:ind w:firstLine="227"/>
        <w:contextualSpacing/>
        <w:jc w:val="both"/>
      </w:pPr>
      <w:r>
        <w:t xml:space="preserve">It is possible that the human social game implemented in this study was not an entirely accurate probe of the true social preferences of the human participants. The structure of the social game was such that participants could have engaged movements in grid world simply to maximize points in the game. As such, the participant behaviors we tested may not reflect their underlying social networks but merely their ability to adhere to their reported SSQ ratings of targets and engage strategic actions. Nevertheless, we argue that as long as participants truthfully reported their social support target details and sought to maximize final scores in the game, the resulting behavior sufficiently allows </w:t>
      </w:r>
      <w:proofErr w:type="spellStart"/>
      <w:r>
        <w:t>ToMnet</w:t>
      </w:r>
      <w:proofErr w:type="spellEnd"/>
      <w:r>
        <w:t xml:space="preserve">+ to infer participant social support details as reported. We maintain that these do reflect participant social support networks, and critically, these details were hidden from </w:t>
      </w:r>
      <w:proofErr w:type="spellStart"/>
      <w:r>
        <w:t>ToMnet</w:t>
      </w:r>
      <w:proofErr w:type="spellEnd"/>
      <w:r>
        <w:t xml:space="preserve">+. </w:t>
      </w:r>
    </w:p>
    <w:p w14:paraId="2E814690" w14:textId="629BEDF1" w:rsidR="00960D71" w:rsidRDefault="00960D71" w:rsidP="00960D71">
      <w:pPr>
        <w:ind w:firstLine="227"/>
        <w:contextualSpacing/>
        <w:jc w:val="both"/>
      </w:pPr>
      <w:r>
        <w:t xml:space="preserve">The approach we adopted to evaluate </w:t>
      </w:r>
      <w:proofErr w:type="spellStart"/>
      <w:r>
        <w:t>ToMnet</w:t>
      </w:r>
      <w:proofErr w:type="spellEnd"/>
      <w:r>
        <w:t xml:space="preserve">+ relied on quantized spatial movement in grid world as a proxy for social interaction preferences. This grid world input format limits </w:t>
      </w:r>
      <w:proofErr w:type="spellStart"/>
      <w:r>
        <w:t>ToMnet</w:t>
      </w:r>
      <w:proofErr w:type="spellEnd"/>
      <w:r>
        <w:t xml:space="preserve">+’s </w:t>
      </w:r>
      <w:del w:id="248" w:author="Edwinn Gamborino Castañeda" w:date="2020-03-26T12:19:00Z">
        <w:r w:rsidDel="00ED4CCB">
          <w:delText xml:space="preserve">application </w:delText>
        </w:r>
      </w:del>
      <w:ins w:id="249" w:author="Edwinn Gamborino Castañeda" w:date="2020-03-26T12:19:00Z">
        <w:r w:rsidR="00ED4CCB">
          <w:t xml:space="preserve">applicability </w:t>
        </w:r>
      </w:ins>
      <w:r>
        <w:t>to problems that might not be suitably formulated as such, albeit possible mapping transformations might be found. Also, we note that agents in our grid world were only allowed to interact with targets and targets did not interact with each other. This is certainly not realistic since</w:t>
      </w:r>
      <w:del w:id="250" w:author="Edwinn Gamborino Castañeda" w:date="2020-03-26T12:19:00Z">
        <w:r w:rsidDel="00ED4CCB">
          <w:delText xml:space="preserve"> in</w:delText>
        </w:r>
      </w:del>
      <w:r>
        <w:t xml:space="preserve"> true human social networks</w:t>
      </w:r>
      <w:r w:rsidRPr="00CD7A52">
        <w:t xml:space="preserve"> </w:t>
      </w:r>
      <w:r>
        <w:t>are more dynamic, with all agents/targets co-interacting. Thus, while our grid world representation was adequate for our proof-of-concept study to infer simple social networks, future extensions might consider other more universal and dynamic formats of value-laden information (e.g. evolving more complex graphs of actions, conceptual data, or even facial expressions).</w:t>
      </w:r>
    </w:p>
    <w:p w14:paraId="307CDA34" w14:textId="77777777" w:rsidR="00960D71" w:rsidRDefault="00960D71" w:rsidP="00960D71">
      <w:pPr>
        <w:pStyle w:val="Heading2"/>
        <w:keepLines/>
        <w:numPr>
          <w:ilvl w:val="1"/>
          <w:numId w:val="0"/>
        </w:numPr>
        <w:tabs>
          <w:tab w:val="num" w:pos="360"/>
        </w:tabs>
        <w:autoSpaceDE/>
        <w:autoSpaceDN/>
        <w:ind w:left="288" w:hanging="288"/>
        <w:contextualSpacing/>
      </w:pPr>
      <w:r>
        <w:t>B.</w:t>
      </w:r>
      <w:r>
        <w:tab/>
        <w:t>Conclusions</w:t>
      </w:r>
    </w:p>
    <w:p w14:paraId="6BE01136" w14:textId="77777777" w:rsidR="00BA1AE5" w:rsidRDefault="00960D71" w:rsidP="00960D71">
      <w:pPr>
        <w:ind w:firstLine="227"/>
        <w:contextualSpacing/>
        <w:jc w:val="both"/>
      </w:pPr>
      <w:r w:rsidRPr="002A2592">
        <w:t xml:space="preserve">Our findings highlight the potential of machine applications that infer implicit human preferences from third-person behavioral observation data. This is distinct from most current applications that are focused on dissociating explicit signals (e.g. recognizing emotional categories from facial expressions). This is also distinct from the previous study, </w:t>
      </w:r>
      <w:r w:rsidRPr="002A2592">
        <w:lastRenderedPageBreak/>
        <w:t xml:space="preserve">which used </w:t>
      </w:r>
      <w:proofErr w:type="spellStart"/>
      <w:r w:rsidRPr="002A2592">
        <w:t>ToMnet</w:t>
      </w:r>
      <w:proofErr w:type="spellEnd"/>
      <w:r w:rsidRPr="002A2592">
        <w:t xml:space="preserve"> to extract preference from simulated agents without hidden associative structures. We demonstrate that a</w:t>
      </w:r>
      <w:r>
        <w:t>n artificial neural network</w:t>
      </w:r>
      <w:r w:rsidRPr="002A2592">
        <w:t xml:space="preserve"> </w:t>
      </w:r>
      <w:r>
        <w:t>with</w:t>
      </w:r>
      <w:r w:rsidRPr="002A2592">
        <w:t xml:space="preserve"> </w:t>
      </w:r>
      <w:proofErr w:type="spellStart"/>
      <w:r w:rsidRPr="002A2592">
        <w:t>ToMnet</w:t>
      </w:r>
      <w:proofErr w:type="spellEnd"/>
      <w:r>
        <w:t>-based</w:t>
      </w:r>
      <w:r w:rsidRPr="002A2592">
        <w:t xml:space="preserve"> </w:t>
      </w:r>
      <w:r>
        <w:t xml:space="preserve">architecture </w:t>
      </w:r>
      <w:r w:rsidRPr="002A2592">
        <w:t xml:space="preserve">can also model </w:t>
      </w:r>
      <w:r>
        <w:t xml:space="preserve">aspects of </w:t>
      </w:r>
      <w:r w:rsidRPr="002A2592">
        <w:t xml:space="preserve">real hidden social networks reflected in human social preferences. </w:t>
      </w:r>
    </w:p>
    <w:p w14:paraId="40CBD934" w14:textId="09868D4B" w:rsidR="00960D71" w:rsidRDefault="00BA1AE5" w:rsidP="00960D71">
      <w:pPr>
        <w:ind w:firstLine="227"/>
        <w:contextualSpacing/>
        <w:jc w:val="both"/>
      </w:pPr>
      <w:r>
        <w:t>O</w:t>
      </w:r>
      <w:r w:rsidR="00960D71" w:rsidRPr="002A2592">
        <w:t>ur findings have implications in neuropsychological research. In principle, the human brain is also a neural network</w:t>
      </w:r>
      <w:r w:rsidR="00991D74">
        <w:t xml:space="preserve"> </w:t>
      </w:r>
      <w:r w:rsidR="00960D71" w:rsidRPr="002A2592">
        <w:t>that operates by integrating observations of human interact</w:t>
      </w:r>
      <w:r w:rsidR="00991D74">
        <w:t>ions</w:t>
      </w:r>
      <w:r w:rsidR="00960D71" w:rsidRPr="002A2592">
        <w:t xml:space="preserve"> to generate internal hypothes</w:t>
      </w:r>
      <w:r w:rsidR="00991D74">
        <w:t>e</w:t>
      </w:r>
      <w:r w:rsidR="00960D71" w:rsidRPr="002A2592">
        <w:t xml:space="preserve">s about real social networks </w:t>
      </w:r>
      <w:r w:rsidR="00960D71">
        <w:fldChar w:fldCharType="begin"/>
      </w:r>
      <w:r w:rsidR="00E8260C">
        <w:instrText>ADDIN F1000_CSL_CITATION&lt;~#@#~&gt;[{"DOI":"10.1016/bs.plm.2018.09.005","First":false,"ISBN":"9780128150856","Last":false,"abstract":"There is a nascent view that information processing in the brain can be characterized as Bayesian inference or predictive coding. The mechanics behind this results in the extension that the brain seeks to reduce its entropy and the experience of surprise over its environmental interactions. Critically, the manner in which surprise is reduced involves the generation of Bayesian priors in brain operations, which are ultimately hypotheses about the causes of its sensory and other internal experiences. In this chapter, we seek to annotate these recent theories of the brain as a statistical machine, reviewing the relevant concepts from physics, information science, and cognitive neuroscience. We propose that Bayesian priors specifically take the form of cognitive maps, which are coordinate transformation metrics between neural activity patterns and physical phenomena. We suggest such a view forms the basis for more precise future studies on the nature of information processes in neural networks.","author":[{"family":"Goh","given":"Joshua Oon Soo"},{"family":"Hung","given":"Hsin-Yi"},{"family":"Su","given":"Yu-Shiang"}],"authorYearDisplayFormat":false,"citation-label":"6092430","collection-title":"Psychology of learning and motivation","id":"6092430","invisible":false,"issued":{"date-parts":[["2018"]]},"page":"205-240","publisher":"Elsevier","suppress-author":false,"title":"A conceptual consideration of the free energy principle in cognitive maps: How cognitive maps help reduce surprise","type":"chapter","volume":"69"}]</w:instrText>
      </w:r>
      <w:r w:rsidR="00960D71">
        <w:fldChar w:fldCharType="separate"/>
      </w:r>
      <w:r w:rsidR="00E8260C" w:rsidRPr="00E8260C">
        <w:rPr>
          <w:noProof/>
        </w:rPr>
        <w:t>[23]</w:t>
      </w:r>
      <w:r w:rsidR="00960D71">
        <w:fldChar w:fldCharType="end"/>
      </w:r>
      <w:r w:rsidR="00960D71" w:rsidRPr="002A2592">
        <w:t>.</w:t>
      </w:r>
      <w:r w:rsidR="00960D71">
        <w:tab/>
      </w:r>
      <w:r w:rsidR="00960D71" w:rsidRPr="002A2592">
        <w:t xml:space="preserve">As such, such </w:t>
      </w:r>
      <w:r w:rsidR="00991D74">
        <w:t>models</w:t>
      </w:r>
      <w:r w:rsidR="00960D71" w:rsidRPr="002A2592">
        <w:t xml:space="preserve"> of learning and behavior </w:t>
      </w:r>
      <w:r w:rsidR="00991D74">
        <w:t>contribute</w:t>
      </w:r>
      <w:r w:rsidR="00991D74" w:rsidRPr="002A2592">
        <w:t xml:space="preserve"> </w:t>
      </w:r>
      <w:r w:rsidR="00960D71" w:rsidRPr="002A2592">
        <w:t xml:space="preserve">formal theory about information mechanisms at work in human brains. </w:t>
      </w:r>
      <w:r w:rsidR="00991D74">
        <w:t>Such</w:t>
      </w:r>
      <w:r w:rsidR="00991D74" w:rsidRPr="002A2592">
        <w:t xml:space="preserve"> </w:t>
      </w:r>
      <w:r w:rsidR="00960D71" w:rsidRPr="002A2592">
        <w:t>platform</w:t>
      </w:r>
      <w:r w:rsidR="00991D74">
        <w:t>s with specified</w:t>
      </w:r>
      <w:r w:rsidR="00960D71" w:rsidRPr="002A2592">
        <w:t xml:space="preserve"> </w:t>
      </w:r>
      <w:r w:rsidR="00960D71">
        <w:t>neural network</w:t>
      </w:r>
      <w:r w:rsidR="00960D71" w:rsidRPr="002A2592">
        <w:t xml:space="preserve"> architectures can then be used to better understand how the human mind grasps reality.</w:t>
      </w:r>
    </w:p>
    <w:p w14:paraId="5EC3202D" w14:textId="4ADA8AA4" w:rsidR="00BA1AE5" w:rsidRDefault="00BA1AE5" w:rsidP="00960D71">
      <w:pPr>
        <w:ind w:firstLine="227"/>
        <w:contextualSpacing/>
        <w:jc w:val="both"/>
      </w:pPr>
      <w:r>
        <w:t xml:space="preserve">Critically, this proof-of-concept </w:t>
      </w:r>
      <w:r w:rsidR="00991D74">
        <w:t xml:space="preserve">provides primary </w:t>
      </w:r>
      <w:r>
        <w:t>demonstrat</w:t>
      </w:r>
      <w:r w:rsidR="00991D74">
        <w:t>ion of</w:t>
      </w:r>
      <w:r w:rsidRPr="00BA1AE5">
        <w:t xml:space="preserve"> </w:t>
      </w:r>
      <w:proofErr w:type="spellStart"/>
      <w:r>
        <w:t>ToMnet</w:t>
      </w:r>
      <w:proofErr w:type="spellEnd"/>
      <w:r>
        <w:t>+</w:t>
      </w:r>
      <w:r w:rsidR="00991D74">
        <w:t>’s ability to</w:t>
      </w:r>
      <w:r w:rsidRPr="00BA1AE5">
        <w:t xml:space="preserve"> infer deep relational structures </w:t>
      </w:r>
      <w:r w:rsidR="00991D74">
        <w:t>via observing</w:t>
      </w:r>
      <w:r w:rsidRPr="00BA1AE5">
        <w:t xml:space="preserve"> </w:t>
      </w:r>
      <w:r w:rsidR="00991D74">
        <w:t xml:space="preserve">social interaction behaviors. </w:t>
      </w:r>
      <w:r w:rsidR="003B226D">
        <w:t>We recommend that f</w:t>
      </w:r>
      <w:r w:rsidR="00991D74">
        <w:t xml:space="preserve">uture work should </w:t>
      </w:r>
      <w:r w:rsidR="003B226D">
        <w:t xml:space="preserve">now begin to </w:t>
      </w:r>
      <w:r w:rsidR="00991D74">
        <w:t>evaluate its efficacy</w:t>
      </w:r>
      <w:r w:rsidRPr="00BA1AE5">
        <w:t xml:space="preserve"> </w:t>
      </w:r>
      <w:r w:rsidR="00991D74">
        <w:t>in</w:t>
      </w:r>
      <w:r w:rsidRPr="00BA1AE5">
        <w:t xml:space="preserve"> </w:t>
      </w:r>
      <w:r w:rsidR="00991D74">
        <w:t>other</w:t>
      </w:r>
      <w:r w:rsidRPr="00BA1AE5">
        <w:t xml:space="preserve"> data problems</w:t>
      </w:r>
      <w:r w:rsidR="00991D74">
        <w:t xml:space="preserve"> and examine</w:t>
      </w:r>
      <w:r w:rsidRPr="00BA1AE5">
        <w:t xml:space="preserve"> </w:t>
      </w:r>
      <w:r w:rsidR="00991D74">
        <w:t xml:space="preserve">its application in improving human-machine interactions using </w:t>
      </w:r>
      <w:r w:rsidRPr="00BA1AE5">
        <w:t>virtual agents or robots</w:t>
      </w:r>
      <w:r w:rsidR="00991D74">
        <w:t>.</w:t>
      </w:r>
    </w:p>
    <w:p w14:paraId="67587156" w14:textId="77777777" w:rsidR="00960D71" w:rsidRDefault="00960D71" w:rsidP="00960D71">
      <w:pPr>
        <w:pStyle w:val="Heading1"/>
        <w:numPr>
          <w:ilvl w:val="0"/>
          <w:numId w:val="0"/>
        </w:numPr>
      </w:pPr>
      <w:r>
        <w:t>References</w:t>
      </w:r>
    </w:p>
    <w:p w14:paraId="17402147" w14:textId="77777777" w:rsidR="00E8260C" w:rsidRPr="00E8260C" w:rsidRDefault="00960D71">
      <w:pPr>
        <w:widowControl w:val="0"/>
        <w:adjustRightInd w:val="0"/>
        <w:rPr>
          <w:noProof/>
          <w:sz w:val="16"/>
        </w:rPr>
      </w:pPr>
      <w:r>
        <w:rPr>
          <w:sz w:val="16"/>
          <w:szCs w:val="16"/>
        </w:rPr>
        <w:fldChar w:fldCharType="begin"/>
      </w:r>
      <w:r w:rsidR="00E8260C">
        <w:instrText>ADDIN F1000_CSL_BIBLIOGRAPHY</w:instrText>
      </w:r>
      <w:r>
        <w:rPr>
          <w:sz w:val="16"/>
          <w:szCs w:val="16"/>
        </w:rPr>
        <w:fldChar w:fldCharType="separate"/>
      </w:r>
    </w:p>
    <w:p w14:paraId="124969C7" w14:textId="77777777" w:rsidR="00E8260C" w:rsidRPr="00E8260C" w:rsidRDefault="00E8260C">
      <w:pPr>
        <w:widowControl w:val="0"/>
        <w:adjustRightInd w:val="0"/>
        <w:ind w:left="560" w:hanging="560"/>
        <w:rPr>
          <w:noProof/>
          <w:sz w:val="16"/>
        </w:rPr>
      </w:pPr>
      <w:r w:rsidRPr="00E8260C">
        <w:rPr>
          <w:noProof/>
          <w:sz w:val="16"/>
        </w:rPr>
        <w:t>[1]</w:t>
      </w:r>
      <w:r w:rsidRPr="00E8260C">
        <w:rPr>
          <w:noProof/>
          <w:sz w:val="16"/>
        </w:rPr>
        <w:tab/>
        <w:t xml:space="preserve">Z. Zhao, H. Lu, D. Cai, X. He, and Y. Zhuang, “User preference learning for online social recommendation,” </w:t>
      </w:r>
      <w:r w:rsidRPr="00E8260C">
        <w:rPr>
          <w:i/>
          <w:iCs/>
          <w:noProof/>
          <w:sz w:val="16"/>
        </w:rPr>
        <w:t>IEEE Trans. Knowl. Data Eng.</w:t>
      </w:r>
      <w:r w:rsidRPr="00E8260C">
        <w:rPr>
          <w:noProof/>
          <w:sz w:val="16"/>
        </w:rPr>
        <w:t>, vol. 28, no. 9, pp. 2522–2534, Sep. 2016.</w:t>
      </w:r>
    </w:p>
    <w:p w14:paraId="256BA7A0" w14:textId="77777777" w:rsidR="00E8260C" w:rsidRPr="00E8260C" w:rsidRDefault="00E8260C">
      <w:pPr>
        <w:widowControl w:val="0"/>
        <w:adjustRightInd w:val="0"/>
        <w:ind w:left="560" w:hanging="560"/>
        <w:rPr>
          <w:noProof/>
          <w:sz w:val="16"/>
        </w:rPr>
      </w:pPr>
      <w:r w:rsidRPr="00E8260C">
        <w:rPr>
          <w:noProof/>
          <w:sz w:val="16"/>
        </w:rPr>
        <w:t>[2]</w:t>
      </w:r>
      <w:r w:rsidRPr="00E8260C">
        <w:rPr>
          <w:noProof/>
          <w:sz w:val="16"/>
        </w:rPr>
        <w:tab/>
        <w:t>A. Bellogín, I. Cantador, P. Castells, and Á. Ortigosa, “Discovering Relevant Preferences in a Personalised Recommender System using Machine Learning Techniques,” 2008.</w:t>
      </w:r>
    </w:p>
    <w:p w14:paraId="2E0A5EAC" w14:textId="77777777" w:rsidR="00E8260C" w:rsidRPr="00E8260C" w:rsidRDefault="00E8260C">
      <w:pPr>
        <w:widowControl w:val="0"/>
        <w:adjustRightInd w:val="0"/>
        <w:ind w:left="560" w:hanging="560"/>
        <w:rPr>
          <w:noProof/>
          <w:sz w:val="16"/>
        </w:rPr>
      </w:pPr>
      <w:r w:rsidRPr="00E8260C">
        <w:rPr>
          <w:noProof/>
          <w:sz w:val="16"/>
        </w:rPr>
        <w:t>[3]</w:t>
      </w:r>
      <w:r w:rsidRPr="00E8260C">
        <w:rPr>
          <w:noProof/>
          <w:sz w:val="16"/>
        </w:rPr>
        <w:tab/>
        <w:t xml:space="preserve">H. Gunes, O. Celiktutan, and E. Sariyanidi, “Live human-robot interactive public demonstrations with automatic emotion and personality prediction.,” </w:t>
      </w:r>
      <w:r w:rsidRPr="00E8260C">
        <w:rPr>
          <w:i/>
          <w:iCs/>
          <w:noProof/>
          <w:sz w:val="16"/>
        </w:rPr>
        <w:t>Philos. Trans. R. Soc. Lond. B. Biol. Sci.</w:t>
      </w:r>
      <w:r w:rsidRPr="00E8260C">
        <w:rPr>
          <w:noProof/>
          <w:sz w:val="16"/>
        </w:rPr>
        <w:t>, vol. 374, no. 1771, p. 20180026, Apr. 2019.</w:t>
      </w:r>
    </w:p>
    <w:p w14:paraId="5EDEB324" w14:textId="77777777" w:rsidR="00E8260C" w:rsidRPr="00E8260C" w:rsidRDefault="00E8260C">
      <w:pPr>
        <w:widowControl w:val="0"/>
        <w:adjustRightInd w:val="0"/>
        <w:ind w:left="560" w:hanging="560"/>
        <w:rPr>
          <w:noProof/>
          <w:sz w:val="16"/>
        </w:rPr>
      </w:pPr>
      <w:r w:rsidRPr="00E8260C">
        <w:rPr>
          <w:noProof/>
          <w:sz w:val="16"/>
        </w:rPr>
        <w:t>[4]</w:t>
      </w:r>
      <w:r w:rsidRPr="00E8260C">
        <w:rPr>
          <w:noProof/>
          <w:sz w:val="16"/>
        </w:rPr>
        <w:tab/>
        <w:t xml:space="preserve">I. Momennejad, A. Duker, and A. Coman, “Bridge ties bind collective memories.,” </w:t>
      </w:r>
      <w:r w:rsidRPr="00E8260C">
        <w:rPr>
          <w:i/>
          <w:iCs/>
          <w:noProof/>
          <w:sz w:val="16"/>
        </w:rPr>
        <w:t>Nat Commun</w:t>
      </w:r>
      <w:r w:rsidRPr="00E8260C">
        <w:rPr>
          <w:noProof/>
          <w:sz w:val="16"/>
        </w:rPr>
        <w:t>, vol. 10, no. 1, p. 1578, Apr. 2019.</w:t>
      </w:r>
    </w:p>
    <w:p w14:paraId="208B50EF" w14:textId="77777777" w:rsidR="00E8260C" w:rsidRPr="00E8260C" w:rsidRDefault="00E8260C">
      <w:pPr>
        <w:widowControl w:val="0"/>
        <w:adjustRightInd w:val="0"/>
        <w:ind w:left="560" w:hanging="560"/>
        <w:rPr>
          <w:noProof/>
          <w:sz w:val="16"/>
        </w:rPr>
      </w:pPr>
      <w:r w:rsidRPr="00E8260C">
        <w:rPr>
          <w:noProof/>
          <w:sz w:val="16"/>
        </w:rPr>
        <w:t>[5]</w:t>
      </w:r>
      <w:r w:rsidRPr="00E8260C">
        <w:rPr>
          <w:noProof/>
          <w:sz w:val="16"/>
        </w:rPr>
        <w:tab/>
        <w:t xml:space="preserve">R. I. Dunbar, A. Marriott, and N. D. Duncan, “Human conversational behavior.,” </w:t>
      </w:r>
      <w:r w:rsidRPr="00E8260C">
        <w:rPr>
          <w:i/>
          <w:iCs/>
          <w:noProof/>
          <w:sz w:val="16"/>
        </w:rPr>
        <w:t>Hum. Nat.</w:t>
      </w:r>
      <w:r w:rsidRPr="00E8260C">
        <w:rPr>
          <w:noProof/>
          <w:sz w:val="16"/>
        </w:rPr>
        <w:t>, vol. 8, no. 3, pp. 231–246, Sep. 1997.</w:t>
      </w:r>
    </w:p>
    <w:p w14:paraId="1BACA709" w14:textId="77777777" w:rsidR="00E8260C" w:rsidRPr="00E8260C" w:rsidRDefault="00E8260C">
      <w:pPr>
        <w:widowControl w:val="0"/>
        <w:adjustRightInd w:val="0"/>
        <w:ind w:left="560" w:hanging="560"/>
        <w:rPr>
          <w:noProof/>
          <w:sz w:val="16"/>
        </w:rPr>
      </w:pPr>
      <w:r w:rsidRPr="00E8260C">
        <w:rPr>
          <w:noProof/>
          <w:sz w:val="16"/>
        </w:rPr>
        <w:t>[6]</w:t>
      </w:r>
      <w:r w:rsidRPr="00E8260C">
        <w:rPr>
          <w:noProof/>
          <w:sz w:val="16"/>
        </w:rPr>
        <w:tab/>
        <w:t>N. Rabinowitz, F. Perbet, F. Song, C. Zhang, S. M. A. Eslami, and M. Botvinick, “Machine Theory of Mind,” presented at the Proceedings of the 35th International Conference on Machine Learning, 2018, vol. 80, pp. 4218–4227.</w:t>
      </w:r>
    </w:p>
    <w:p w14:paraId="4990BF50" w14:textId="77777777" w:rsidR="00E8260C" w:rsidRPr="00E8260C" w:rsidRDefault="00E8260C">
      <w:pPr>
        <w:widowControl w:val="0"/>
        <w:adjustRightInd w:val="0"/>
        <w:ind w:left="560" w:hanging="560"/>
        <w:rPr>
          <w:noProof/>
          <w:sz w:val="16"/>
        </w:rPr>
      </w:pPr>
      <w:r w:rsidRPr="00E8260C">
        <w:rPr>
          <w:noProof/>
          <w:sz w:val="16"/>
        </w:rPr>
        <w:t>[7]</w:t>
      </w:r>
      <w:r w:rsidRPr="00E8260C">
        <w:rPr>
          <w:noProof/>
          <w:sz w:val="16"/>
        </w:rPr>
        <w:tab/>
        <w:t xml:space="preserve">I. G. Sarason, H. M. Levine, R. B. Basham, and B. R. Sarason, “Assessing social support: The Social Support Questionnaire.,” </w:t>
      </w:r>
      <w:r w:rsidRPr="00E8260C">
        <w:rPr>
          <w:i/>
          <w:iCs/>
          <w:noProof/>
          <w:sz w:val="16"/>
        </w:rPr>
        <w:t>J. Pers. Soc. Psychol.</w:t>
      </w:r>
      <w:r w:rsidRPr="00E8260C">
        <w:rPr>
          <w:noProof/>
          <w:sz w:val="16"/>
        </w:rPr>
        <w:t>, vol. 44, no. 1, pp. 127–139, 1983.</w:t>
      </w:r>
    </w:p>
    <w:p w14:paraId="51083EFF" w14:textId="77777777" w:rsidR="00E8260C" w:rsidRPr="00E8260C" w:rsidRDefault="00E8260C">
      <w:pPr>
        <w:widowControl w:val="0"/>
        <w:adjustRightInd w:val="0"/>
        <w:ind w:left="560" w:hanging="560"/>
        <w:rPr>
          <w:noProof/>
          <w:sz w:val="16"/>
        </w:rPr>
      </w:pPr>
      <w:r w:rsidRPr="00E8260C">
        <w:rPr>
          <w:noProof/>
          <w:sz w:val="16"/>
        </w:rPr>
        <w:t>[8]</w:t>
      </w:r>
      <w:r w:rsidRPr="00E8260C">
        <w:rPr>
          <w:noProof/>
          <w:sz w:val="16"/>
        </w:rPr>
        <w:tab/>
        <w:t>T. L. Albrecht and D. J. Goldsmith, “Social support, social networks and health. Teoksessa TL Thompson, AM Dorsey, KI Miller &amp; R. Parrott (toim.) Handbook of health communication,” 2003.</w:t>
      </w:r>
    </w:p>
    <w:p w14:paraId="44659BCC" w14:textId="77777777" w:rsidR="00E8260C" w:rsidRPr="00E8260C" w:rsidRDefault="00E8260C">
      <w:pPr>
        <w:widowControl w:val="0"/>
        <w:adjustRightInd w:val="0"/>
        <w:ind w:left="560" w:hanging="560"/>
        <w:rPr>
          <w:noProof/>
          <w:sz w:val="16"/>
        </w:rPr>
      </w:pPr>
      <w:r w:rsidRPr="00E8260C">
        <w:rPr>
          <w:noProof/>
          <w:sz w:val="16"/>
        </w:rPr>
        <w:t>[9]</w:t>
      </w:r>
      <w:r w:rsidRPr="00E8260C">
        <w:rPr>
          <w:noProof/>
          <w:sz w:val="16"/>
        </w:rPr>
        <w:tab/>
        <w:t xml:space="preserve">C. A. Heaney and B. A. Israel, “Social networks and social support,” </w:t>
      </w:r>
      <w:r w:rsidRPr="00E8260C">
        <w:rPr>
          <w:i/>
          <w:iCs/>
          <w:noProof/>
          <w:sz w:val="16"/>
        </w:rPr>
        <w:t>Health behavior and health education: Theory, research, and practice</w:t>
      </w:r>
      <w:r w:rsidRPr="00E8260C">
        <w:rPr>
          <w:noProof/>
          <w:sz w:val="16"/>
        </w:rPr>
        <w:t>, vol. 4, pp. 189–210, 2008.</w:t>
      </w:r>
    </w:p>
    <w:p w14:paraId="0916AED0" w14:textId="77777777" w:rsidR="00E8260C" w:rsidRPr="00E8260C" w:rsidRDefault="00E8260C">
      <w:pPr>
        <w:widowControl w:val="0"/>
        <w:adjustRightInd w:val="0"/>
        <w:ind w:left="560" w:hanging="560"/>
        <w:rPr>
          <w:noProof/>
          <w:sz w:val="16"/>
        </w:rPr>
      </w:pPr>
      <w:r w:rsidRPr="00E8260C">
        <w:rPr>
          <w:noProof/>
          <w:sz w:val="16"/>
        </w:rPr>
        <w:t>[10]</w:t>
      </w:r>
      <w:r w:rsidRPr="00E8260C">
        <w:rPr>
          <w:noProof/>
          <w:sz w:val="16"/>
        </w:rPr>
        <w:tab/>
        <w:t xml:space="preserve">Y.-L. Wu, E. Gamborino, and L.-C. Fu, “Interactive Question-Posing System for Robot-Assisted Reminiscence from Personal Photos,” </w:t>
      </w:r>
      <w:r w:rsidRPr="00E8260C">
        <w:rPr>
          <w:i/>
          <w:iCs/>
          <w:noProof/>
          <w:sz w:val="16"/>
        </w:rPr>
        <w:t>IEEE Trans. Cogn. Dev. Syst.</w:t>
      </w:r>
      <w:r w:rsidRPr="00E8260C">
        <w:rPr>
          <w:noProof/>
          <w:sz w:val="16"/>
        </w:rPr>
        <w:t>, pp. 1–1, 2019.</w:t>
      </w:r>
    </w:p>
    <w:p w14:paraId="463D22E6" w14:textId="77777777" w:rsidR="00E8260C" w:rsidRPr="00E8260C" w:rsidRDefault="00E8260C">
      <w:pPr>
        <w:widowControl w:val="0"/>
        <w:adjustRightInd w:val="0"/>
        <w:ind w:left="560" w:hanging="560"/>
        <w:rPr>
          <w:noProof/>
          <w:sz w:val="16"/>
        </w:rPr>
      </w:pPr>
      <w:r w:rsidRPr="00E8260C">
        <w:rPr>
          <w:noProof/>
          <w:sz w:val="16"/>
        </w:rPr>
        <w:t>[11]</w:t>
      </w:r>
      <w:r w:rsidRPr="00E8260C">
        <w:rPr>
          <w:noProof/>
          <w:sz w:val="16"/>
        </w:rPr>
        <w:tab/>
        <w:t xml:space="preserve">X. Guo, Y.-C. Huang, E. Gamborino, S.-H. Tseng, L.-C. Fu, and S.-L. Yeh, “Inferring Human Feelings and Desires for Human-Robot Trust Promotion,” in </w:t>
      </w:r>
      <w:r w:rsidRPr="00E8260C">
        <w:rPr>
          <w:i/>
          <w:iCs/>
          <w:noProof/>
          <w:sz w:val="16"/>
        </w:rPr>
        <w:t>Cross-Cultural Design. Methods, Tools and User Experience: 11th International Conference, CCD 2019, Held as Part of the 21st HCI International Conference, HCII 2019, Orlando, FL, USA, July 26–31, 2019, Proceedings, Part I</w:t>
      </w:r>
      <w:r w:rsidRPr="00E8260C">
        <w:rPr>
          <w:noProof/>
          <w:sz w:val="16"/>
        </w:rPr>
        <w:t>, vol. 11576, P.-L. P. Rau, Ed. Cham: Springer International Publishing, 2019, pp. 365–375.</w:t>
      </w:r>
    </w:p>
    <w:p w14:paraId="3270BA61" w14:textId="77777777" w:rsidR="00E8260C" w:rsidRPr="00E8260C" w:rsidRDefault="00E8260C">
      <w:pPr>
        <w:widowControl w:val="0"/>
        <w:adjustRightInd w:val="0"/>
        <w:ind w:left="560" w:hanging="560"/>
        <w:rPr>
          <w:noProof/>
          <w:sz w:val="16"/>
        </w:rPr>
      </w:pPr>
      <w:r w:rsidRPr="00E8260C">
        <w:rPr>
          <w:noProof/>
          <w:sz w:val="16"/>
        </w:rPr>
        <w:t>[12]</w:t>
      </w:r>
      <w:r w:rsidRPr="00E8260C">
        <w:rPr>
          <w:noProof/>
          <w:sz w:val="16"/>
        </w:rPr>
        <w:tab/>
        <w:t xml:space="preserve">E. Gamborino and L.-C. Fu, “Interactive Reinforcement Learning based Assistive Robot for the Emotional Support of Children,” presented at the 2018 18th International Conference on Control, </w:t>
      </w:r>
      <w:r w:rsidRPr="00E8260C">
        <w:rPr>
          <w:noProof/>
          <w:sz w:val="16"/>
        </w:rPr>
        <w:t>Automation and Systems (ICCAS), 2018.</w:t>
      </w:r>
    </w:p>
    <w:p w14:paraId="29AAF980" w14:textId="77777777" w:rsidR="00E8260C" w:rsidRPr="00E8260C" w:rsidRDefault="00E8260C">
      <w:pPr>
        <w:widowControl w:val="0"/>
        <w:adjustRightInd w:val="0"/>
        <w:ind w:left="560" w:hanging="560"/>
        <w:rPr>
          <w:noProof/>
          <w:sz w:val="16"/>
        </w:rPr>
      </w:pPr>
      <w:r w:rsidRPr="00E8260C">
        <w:rPr>
          <w:noProof/>
          <w:sz w:val="16"/>
        </w:rPr>
        <w:t>[13]</w:t>
      </w:r>
      <w:r w:rsidRPr="00E8260C">
        <w:rPr>
          <w:noProof/>
          <w:sz w:val="16"/>
        </w:rPr>
        <w:tab/>
        <w:t xml:space="preserve">E. Gamborino, H.-P. Yueh, W. Lin, S.-L. Yeh, and L.-C. Fu, “Mood Estimation as a Social Profile Predictor in an Autonomous, Multi-Session, Emotional Support Robot for Children,” in </w:t>
      </w:r>
      <w:r w:rsidRPr="00E8260C">
        <w:rPr>
          <w:i/>
          <w:iCs/>
          <w:noProof/>
          <w:sz w:val="16"/>
        </w:rPr>
        <w:t>2019 28th IEEE International Conference on Robot and Human Interactive Communication (RO-MAN)</w:t>
      </w:r>
      <w:r w:rsidRPr="00E8260C">
        <w:rPr>
          <w:noProof/>
          <w:sz w:val="16"/>
        </w:rPr>
        <w:t>, 2019, pp. 1–6.</w:t>
      </w:r>
    </w:p>
    <w:p w14:paraId="1F326A4F" w14:textId="77777777" w:rsidR="00E8260C" w:rsidRPr="00E8260C" w:rsidRDefault="00E8260C">
      <w:pPr>
        <w:widowControl w:val="0"/>
        <w:adjustRightInd w:val="0"/>
        <w:ind w:left="560" w:hanging="560"/>
        <w:rPr>
          <w:noProof/>
          <w:sz w:val="16"/>
        </w:rPr>
      </w:pPr>
      <w:r w:rsidRPr="00E8260C">
        <w:rPr>
          <w:noProof/>
          <w:sz w:val="16"/>
        </w:rPr>
        <w:t>[14]</w:t>
      </w:r>
      <w:r w:rsidRPr="00E8260C">
        <w:rPr>
          <w:noProof/>
          <w:sz w:val="16"/>
        </w:rPr>
        <w:tab/>
        <w:t xml:space="preserve">J. A. Barnes, “Class and committees in a norwegian island parish,” </w:t>
      </w:r>
      <w:r w:rsidRPr="00E8260C">
        <w:rPr>
          <w:i/>
          <w:iCs/>
          <w:noProof/>
          <w:sz w:val="16"/>
        </w:rPr>
        <w:t>Human Relations</w:t>
      </w:r>
      <w:r w:rsidRPr="00E8260C">
        <w:rPr>
          <w:noProof/>
          <w:sz w:val="16"/>
        </w:rPr>
        <w:t>, vol. 7, no. 1, pp. 39–58, Feb. 1954.</w:t>
      </w:r>
    </w:p>
    <w:p w14:paraId="6C252520" w14:textId="77777777" w:rsidR="00E8260C" w:rsidRPr="00E8260C" w:rsidRDefault="00E8260C">
      <w:pPr>
        <w:widowControl w:val="0"/>
        <w:adjustRightInd w:val="0"/>
        <w:ind w:left="560" w:hanging="560"/>
        <w:rPr>
          <w:noProof/>
          <w:sz w:val="16"/>
        </w:rPr>
      </w:pPr>
      <w:r w:rsidRPr="00E8260C">
        <w:rPr>
          <w:noProof/>
          <w:sz w:val="16"/>
        </w:rPr>
        <w:t>[15]</w:t>
      </w:r>
      <w:r w:rsidRPr="00E8260C">
        <w:rPr>
          <w:noProof/>
          <w:sz w:val="16"/>
        </w:rPr>
        <w:tab/>
        <w:t xml:space="preserve">L. Euler, “Leonhard Euler and the Koenigsberg Bridges,” </w:t>
      </w:r>
      <w:r w:rsidRPr="00E8260C">
        <w:rPr>
          <w:i/>
          <w:iCs/>
          <w:noProof/>
          <w:sz w:val="16"/>
        </w:rPr>
        <w:t>Sci. Am.</w:t>
      </w:r>
      <w:r w:rsidRPr="00E8260C">
        <w:rPr>
          <w:noProof/>
          <w:sz w:val="16"/>
        </w:rPr>
        <w:t>, vol. 189, no. 1, pp. 66–72, 1953.</w:t>
      </w:r>
    </w:p>
    <w:p w14:paraId="680E20F4" w14:textId="77777777" w:rsidR="00E8260C" w:rsidRPr="00E8260C" w:rsidRDefault="00E8260C">
      <w:pPr>
        <w:widowControl w:val="0"/>
        <w:adjustRightInd w:val="0"/>
        <w:ind w:left="560" w:hanging="560"/>
        <w:rPr>
          <w:noProof/>
          <w:sz w:val="16"/>
        </w:rPr>
      </w:pPr>
      <w:r w:rsidRPr="00E8260C">
        <w:rPr>
          <w:noProof/>
          <w:sz w:val="16"/>
        </w:rPr>
        <w:t>[16]</w:t>
      </w:r>
      <w:r w:rsidRPr="00E8260C">
        <w:rPr>
          <w:noProof/>
          <w:sz w:val="16"/>
        </w:rPr>
        <w:tab/>
        <w:t xml:space="preserve">K. Wright, “Social networks, interpersonal social support, and health outcomes: A health communication perspective,” </w:t>
      </w:r>
      <w:r w:rsidRPr="00E8260C">
        <w:rPr>
          <w:i/>
          <w:iCs/>
          <w:noProof/>
          <w:sz w:val="16"/>
        </w:rPr>
        <w:t>Front. Commun.</w:t>
      </w:r>
      <w:r w:rsidRPr="00E8260C">
        <w:rPr>
          <w:noProof/>
          <w:sz w:val="16"/>
        </w:rPr>
        <w:t>, vol. 1, Oct. 2016.</w:t>
      </w:r>
    </w:p>
    <w:p w14:paraId="011312E0" w14:textId="77777777" w:rsidR="00E8260C" w:rsidRPr="00E8260C" w:rsidRDefault="00E8260C">
      <w:pPr>
        <w:widowControl w:val="0"/>
        <w:adjustRightInd w:val="0"/>
        <w:ind w:left="560" w:hanging="560"/>
        <w:rPr>
          <w:noProof/>
          <w:sz w:val="16"/>
        </w:rPr>
      </w:pPr>
      <w:r w:rsidRPr="00E8260C">
        <w:rPr>
          <w:noProof/>
          <w:sz w:val="16"/>
        </w:rPr>
        <w:t>[17]</w:t>
      </w:r>
      <w:r w:rsidRPr="00E8260C">
        <w:rPr>
          <w:noProof/>
          <w:sz w:val="16"/>
        </w:rPr>
        <w:tab/>
        <w:t xml:space="preserve">K. B. Wright and C. H. Miller, “A Measure of Weak-Tie/Strong-Tie Support Network Preference,” </w:t>
      </w:r>
      <w:r w:rsidRPr="00E8260C">
        <w:rPr>
          <w:i/>
          <w:iCs/>
          <w:noProof/>
          <w:sz w:val="16"/>
        </w:rPr>
        <w:t>Commun Monogr</w:t>
      </w:r>
      <w:r w:rsidRPr="00E8260C">
        <w:rPr>
          <w:noProof/>
          <w:sz w:val="16"/>
        </w:rPr>
        <w:t>, vol. 77, no. 4, pp. 500–517, Dec. 2010.</w:t>
      </w:r>
    </w:p>
    <w:p w14:paraId="53C7D3DF" w14:textId="77777777" w:rsidR="00E8260C" w:rsidRPr="00E8260C" w:rsidRDefault="00E8260C">
      <w:pPr>
        <w:widowControl w:val="0"/>
        <w:adjustRightInd w:val="0"/>
        <w:ind w:left="560" w:hanging="560"/>
        <w:rPr>
          <w:noProof/>
          <w:sz w:val="16"/>
        </w:rPr>
      </w:pPr>
      <w:r w:rsidRPr="00E8260C">
        <w:rPr>
          <w:noProof/>
          <w:sz w:val="16"/>
        </w:rPr>
        <w:t>[18]</w:t>
      </w:r>
      <w:r w:rsidRPr="00E8260C">
        <w:rPr>
          <w:noProof/>
          <w:sz w:val="16"/>
        </w:rPr>
        <w:tab/>
        <w:t xml:space="preserve">B. H. Gottlieb and A. E. Bergen, “Social support concepts and measures.,” </w:t>
      </w:r>
      <w:r w:rsidRPr="00E8260C">
        <w:rPr>
          <w:i/>
          <w:iCs/>
          <w:noProof/>
          <w:sz w:val="16"/>
        </w:rPr>
        <w:t>J Psychosom Res</w:t>
      </w:r>
      <w:r w:rsidRPr="00E8260C">
        <w:rPr>
          <w:noProof/>
          <w:sz w:val="16"/>
        </w:rPr>
        <w:t>, vol. 69, no. 5, pp. 511–520, Nov. 2010.</w:t>
      </w:r>
    </w:p>
    <w:p w14:paraId="3417EA34" w14:textId="77777777" w:rsidR="00E8260C" w:rsidRPr="00E8260C" w:rsidRDefault="00E8260C">
      <w:pPr>
        <w:widowControl w:val="0"/>
        <w:adjustRightInd w:val="0"/>
        <w:ind w:left="560" w:hanging="560"/>
        <w:rPr>
          <w:noProof/>
          <w:sz w:val="16"/>
        </w:rPr>
      </w:pPr>
      <w:r w:rsidRPr="00E8260C">
        <w:rPr>
          <w:noProof/>
          <w:sz w:val="16"/>
        </w:rPr>
        <w:t>[19]</w:t>
      </w:r>
      <w:r w:rsidRPr="00E8260C">
        <w:rPr>
          <w:noProof/>
          <w:sz w:val="16"/>
        </w:rPr>
        <w:tab/>
        <w:t xml:space="preserve">K. He, X. Zhang, S. Ren, and J. Sun, “Deep residual learning for image recognition,” in </w:t>
      </w:r>
      <w:r w:rsidRPr="00E8260C">
        <w:rPr>
          <w:i/>
          <w:iCs/>
          <w:noProof/>
          <w:sz w:val="16"/>
        </w:rPr>
        <w:t>IEEE Conference on Computer Vision and Pattern Recognition (CVPR)</w:t>
      </w:r>
      <w:r w:rsidRPr="00E8260C">
        <w:rPr>
          <w:noProof/>
          <w:sz w:val="16"/>
        </w:rPr>
        <w:t>, 2016, pp. 770–778.</w:t>
      </w:r>
    </w:p>
    <w:p w14:paraId="1480AA2E" w14:textId="77777777" w:rsidR="00E8260C" w:rsidRPr="00E8260C" w:rsidRDefault="00E8260C">
      <w:pPr>
        <w:widowControl w:val="0"/>
        <w:adjustRightInd w:val="0"/>
        <w:ind w:left="560" w:hanging="560"/>
        <w:rPr>
          <w:noProof/>
          <w:sz w:val="16"/>
        </w:rPr>
      </w:pPr>
      <w:r w:rsidRPr="00E8260C">
        <w:rPr>
          <w:noProof/>
          <w:sz w:val="16"/>
        </w:rPr>
        <w:t>[20]</w:t>
      </w:r>
      <w:r w:rsidRPr="00E8260C">
        <w:rPr>
          <w:noProof/>
          <w:sz w:val="16"/>
        </w:rPr>
        <w:tab/>
        <w:t xml:space="preserve">S. Hochreiter and J. Schmidhuber, “Long short-term memory.,” </w:t>
      </w:r>
      <w:r w:rsidRPr="00E8260C">
        <w:rPr>
          <w:i/>
          <w:iCs/>
          <w:noProof/>
          <w:sz w:val="16"/>
        </w:rPr>
        <w:t>Neural Comput.</w:t>
      </w:r>
      <w:r w:rsidRPr="00E8260C">
        <w:rPr>
          <w:noProof/>
          <w:sz w:val="16"/>
        </w:rPr>
        <w:t>, vol. 9, no. 8, pp. 1735–1780, 1997.</w:t>
      </w:r>
    </w:p>
    <w:p w14:paraId="270D5FA9" w14:textId="77777777" w:rsidR="00E8260C" w:rsidRPr="00E8260C" w:rsidRDefault="00E8260C">
      <w:pPr>
        <w:widowControl w:val="0"/>
        <w:adjustRightInd w:val="0"/>
        <w:ind w:left="560" w:hanging="560"/>
        <w:rPr>
          <w:noProof/>
          <w:sz w:val="16"/>
        </w:rPr>
      </w:pPr>
      <w:r w:rsidRPr="00E8260C">
        <w:rPr>
          <w:noProof/>
          <w:sz w:val="16"/>
        </w:rPr>
        <w:t>[21]</w:t>
      </w:r>
      <w:r w:rsidRPr="00E8260C">
        <w:rPr>
          <w:noProof/>
          <w:sz w:val="16"/>
        </w:rPr>
        <w:tab/>
        <w:t xml:space="preserve">D. P. Kingma and J. Ba, “Adam: A Method for Stochastic Optimization,” </w:t>
      </w:r>
      <w:r w:rsidRPr="00E8260C">
        <w:rPr>
          <w:i/>
          <w:iCs/>
          <w:noProof/>
          <w:sz w:val="16"/>
        </w:rPr>
        <w:t>arXiv</w:t>
      </w:r>
      <w:r w:rsidRPr="00E8260C">
        <w:rPr>
          <w:noProof/>
          <w:sz w:val="16"/>
        </w:rPr>
        <w:t>, Dec. 2014.</w:t>
      </w:r>
    </w:p>
    <w:p w14:paraId="471B8BAB" w14:textId="77777777" w:rsidR="00E8260C" w:rsidRPr="00E8260C" w:rsidRDefault="00E8260C">
      <w:pPr>
        <w:widowControl w:val="0"/>
        <w:adjustRightInd w:val="0"/>
        <w:ind w:left="560" w:hanging="560"/>
        <w:rPr>
          <w:noProof/>
          <w:sz w:val="16"/>
        </w:rPr>
      </w:pPr>
      <w:r w:rsidRPr="00E8260C">
        <w:rPr>
          <w:noProof/>
          <w:sz w:val="16"/>
        </w:rPr>
        <w:t>[22]</w:t>
      </w:r>
      <w:r w:rsidRPr="00E8260C">
        <w:rPr>
          <w:noProof/>
          <w:sz w:val="16"/>
        </w:rPr>
        <w:tab/>
        <w:t xml:space="preserve">M. Abadi, P. Barham, J. Chen, Z. Chen, A. Davis, J. Dean, M. Devin, S. Ghemawat, G. Irving, M. Isard, M. Kudlur, J. Levenberg, R. Monga, S. Moore, D. G. Murray, B. Steiner, P. Tucker, V. Vasudevan, P. Warden, M. Wicke, Y. Yu, and X. Zheng, </w:t>
      </w:r>
      <w:r w:rsidRPr="00E8260C">
        <w:rPr>
          <w:i/>
          <w:iCs/>
          <w:noProof/>
          <w:sz w:val="16"/>
        </w:rPr>
        <w:t>TensorFlow: A System for Large-Scale Machine Learning</w:t>
      </w:r>
      <w:r w:rsidRPr="00E8260C">
        <w:rPr>
          <w:noProof/>
          <w:sz w:val="16"/>
        </w:rPr>
        <w:t>. 2016.</w:t>
      </w:r>
    </w:p>
    <w:p w14:paraId="06C9FE95" w14:textId="77777777" w:rsidR="00E8260C" w:rsidRPr="00E8260C" w:rsidRDefault="00E8260C">
      <w:pPr>
        <w:widowControl w:val="0"/>
        <w:adjustRightInd w:val="0"/>
        <w:ind w:left="560" w:hanging="560"/>
        <w:rPr>
          <w:noProof/>
          <w:sz w:val="16"/>
        </w:rPr>
      </w:pPr>
      <w:r w:rsidRPr="00E8260C">
        <w:rPr>
          <w:noProof/>
          <w:sz w:val="16"/>
        </w:rPr>
        <w:t>[23]</w:t>
      </w:r>
      <w:r w:rsidRPr="00E8260C">
        <w:rPr>
          <w:noProof/>
          <w:sz w:val="16"/>
        </w:rPr>
        <w:tab/>
        <w:t>J. O. S. Goh, H.-Y. Hung, and Y.-S. Su, “A conceptual consideration of the free energy principle in cognitive maps: How cognitive maps help reduce surprise,” vol. 69, Elsevier, 2018, pp. 205–240.</w:t>
      </w:r>
    </w:p>
    <w:p w14:paraId="5A1E3C8D" w14:textId="618CF64D" w:rsidR="00960D71" w:rsidRPr="00A701AA" w:rsidRDefault="00960D71" w:rsidP="00E8260C">
      <w:pPr>
        <w:widowControl w:val="0"/>
        <w:adjustRightInd w:val="0"/>
      </w:pPr>
      <w:r>
        <w:fldChar w:fldCharType="end"/>
      </w:r>
    </w:p>
    <w:p w14:paraId="498F7836" w14:textId="77777777" w:rsidR="00EF351D" w:rsidRDefault="00EF351D"/>
    <w:sectPr w:rsidR="00EF351D" w:rsidSect="001373C3">
      <w:headerReference w:type="default" r:id="rId23"/>
      <w:footerReference w:type="default" r:id="rId24"/>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3" w:author="Su-Ling Yeh" w:date="2020-03-26T00:02:00Z" w:initials="SY">
    <w:p w14:paraId="534D0171" w14:textId="4F0BCF3A" w:rsidR="0071550E" w:rsidRDefault="0071550E">
      <w:pPr>
        <w:pStyle w:val="CommentText"/>
      </w:pPr>
      <w:r>
        <w:rPr>
          <w:rStyle w:val="CommentReference"/>
        </w:rPr>
        <w:annotationRef/>
      </w:r>
      <w:r>
        <w:t>It would be easier for readers if “Social Support Questionnaire” can be spell out when it first appears (I had to go to the reference list to find out the name)</w:t>
      </w:r>
    </w:p>
  </w:comment>
  <w:comment w:id="54" w:author="Joshua Goh" w:date="2020-03-27T11:45:00Z" w:initials="JG">
    <w:p w14:paraId="12FF71AE" w14:textId="30CCED07" w:rsidR="00330C51" w:rsidRDefault="00330C51">
      <w:pPr>
        <w:pStyle w:val="CommentText"/>
      </w:pPr>
      <w:r>
        <w:rPr>
          <w:rStyle w:val="CommentReference"/>
        </w:rPr>
        <w:annotationRef/>
      </w:r>
      <w:r>
        <w:t xml:space="preserve">It was in the </w:t>
      </w:r>
      <w:proofErr w:type="spellStart"/>
      <w:r>
        <w:t>Itnroduction</w:t>
      </w:r>
      <w:proofErr w:type="spellEnd"/>
      <w:r>
        <w:t xml:space="preserve"> on p1. Nevertheless, for reader’s convenience, I’ve stated it again.</w:t>
      </w:r>
    </w:p>
  </w:comment>
  <w:comment w:id="80" w:author="Edwinn Gamborino Castañeda" w:date="2020-03-26T11:28:00Z" w:initials="EGC">
    <w:p w14:paraId="5E664007" w14:textId="56EBA798" w:rsidR="005E1B8F" w:rsidRDefault="005E1B8F">
      <w:pPr>
        <w:pStyle w:val="CommentText"/>
      </w:pPr>
      <w:r>
        <w:rPr>
          <w:rStyle w:val="CommentReference"/>
        </w:rPr>
        <w:annotationRef/>
      </w:r>
      <w:r>
        <w:rPr>
          <w:rFonts w:hint="eastAsia"/>
        </w:rPr>
        <w:t>I</w:t>
      </w:r>
      <w:r>
        <w:t xml:space="preserve"> think the structure of this section is a bit confusing. Maybe we can add a short paragraph here describing the relation between the social network in the introduction and the grid worlds described </w:t>
      </w:r>
      <w:proofErr w:type="gramStart"/>
      <w:r>
        <w:t>here, and</w:t>
      </w:r>
      <w:proofErr w:type="gramEnd"/>
      <w:r>
        <w:t xml:space="preserve"> introduce what is coming.</w:t>
      </w:r>
    </w:p>
  </w:comment>
  <w:comment w:id="81" w:author="Joshua Goh" w:date="2020-03-27T11:13:00Z" w:initials="JG">
    <w:p w14:paraId="2E4EF445" w14:textId="3B327F86" w:rsidR="005E1B8F" w:rsidRDefault="005E1B8F">
      <w:pPr>
        <w:pStyle w:val="CommentText"/>
      </w:pPr>
      <w:r>
        <w:rPr>
          <w:rStyle w:val="CommentReference"/>
        </w:rPr>
        <w:annotationRef/>
      </w:r>
      <w:r>
        <w:t>Updated. See first sentence of this paragraph for linkage.</w:t>
      </w:r>
    </w:p>
  </w:comment>
  <w:comment w:id="92" w:author="Edwinn Gamborino Castañeda" w:date="2020-03-26T11:19:00Z" w:initials="EGC">
    <w:p w14:paraId="48D49199" w14:textId="7ECF87EE" w:rsidR="005E1B8F" w:rsidRDefault="005E1B8F">
      <w:pPr>
        <w:pStyle w:val="CommentText"/>
      </w:pPr>
      <w:r>
        <w:rPr>
          <w:rStyle w:val="CommentReference"/>
        </w:rPr>
        <w:annotationRef/>
      </w:r>
      <w:r>
        <w:rPr>
          <w:rFonts w:hint="eastAsia"/>
        </w:rPr>
        <w:t>I</w:t>
      </w:r>
      <w:r>
        <w:t xml:space="preserve"> think we need to mention that the agent has full visibility of the grid world (as such, it knows all the targets locations and their reward values)</w:t>
      </w:r>
    </w:p>
  </w:comment>
  <w:comment w:id="93" w:author="Joshua Goh" w:date="2020-03-27T11:12:00Z" w:initials="JG">
    <w:p w14:paraId="0519FE23" w14:textId="7E9B7E73" w:rsidR="005E1B8F" w:rsidRDefault="005E1B8F">
      <w:pPr>
        <w:pStyle w:val="CommentText"/>
      </w:pPr>
      <w:r>
        <w:rPr>
          <w:rStyle w:val="CommentReference"/>
        </w:rPr>
        <w:annotationRef/>
      </w:r>
      <w:r>
        <w:t>Updated. See couple of sentences after the equation.</w:t>
      </w:r>
    </w:p>
  </w:comment>
  <w:comment w:id="94" w:author="Edwinn Gamborino Castañeda" w:date="2020-03-26T12:05:00Z" w:initials="EGC">
    <w:p w14:paraId="1A676FA1" w14:textId="13648C23" w:rsidR="005E1B8F" w:rsidRDefault="005E1B8F">
      <w:pPr>
        <w:pStyle w:val="CommentText"/>
      </w:pPr>
      <w:r>
        <w:rPr>
          <w:rStyle w:val="CommentReference"/>
        </w:rPr>
        <w:annotationRef/>
      </w:r>
      <w:r>
        <w:rPr>
          <w:rFonts w:hint="eastAsia"/>
        </w:rPr>
        <w:t>I</w:t>
      </w:r>
      <w:r>
        <w:t>s this policy invented by you or you got it from elsewhere?</w:t>
      </w:r>
    </w:p>
  </w:comment>
  <w:comment w:id="95" w:author="Joshua Goh" w:date="2020-03-27T11:12:00Z" w:initials="JG">
    <w:p w14:paraId="311EAA70" w14:textId="21884DB6" w:rsidR="005E1B8F" w:rsidRDefault="005E1B8F">
      <w:pPr>
        <w:pStyle w:val="CommentText"/>
      </w:pPr>
      <w:r>
        <w:rPr>
          <w:rStyle w:val="CommentReference"/>
        </w:rPr>
        <w:annotationRef/>
      </w:r>
      <w:r>
        <w:t>We invented it. Do we need to clarify anything then?</w:t>
      </w:r>
    </w:p>
  </w:comment>
  <w:comment w:id="96" w:author="Edwinn Gamborino Castañeda" w:date="2020-03-26T11:41:00Z" w:initials="EGC">
    <w:p w14:paraId="795895F0" w14:textId="7ADF8F5C" w:rsidR="005E1B8F" w:rsidRDefault="005E1B8F">
      <w:pPr>
        <w:pStyle w:val="CommentText"/>
      </w:pPr>
      <w:r>
        <w:rPr>
          <w:rStyle w:val="CommentReference"/>
        </w:rPr>
        <w:annotationRef/>
      </w:r>
      <w:r>
        <w:rPr>
          <w:rFonts w:hint="eastAsia"/>
        </w:rPr>
        <w:t>I</w:t>
      </w:r>
      <w:r>
        <w:t xml:space="preserve">n Fig. 2 it is not clear that the </w:t>
      </w:r>
      <w:proofErr w:type="spellStart"/>
      <w:r>
        <w:t>charnet</w:t>
      </w:r>
      <w:proofErr w:type="spellEnd"/>
      <w:r>
        <w:t xml:space="preserve"> and </w:t>
      </w:r>
      <w:proofErr w:type="spellStart"/>
      <w:r>
        <w:t>prednet</w:t>
      </w:r>
      <w:proofErr w:type="spellEnd"/>
      <w:r>
        <w:t xml:space="preserve"> are actually the </w:t>
      </w:r>
      <w:proofErr w:type="spellStart"/>
      <w:r>
        <w:t>tomnet</w:t>
      </w:r>
      <w:proofErr w:type="spellEnd"/>
      <w:r>
        <w:t>+, maybe we can indicate it somehow</w:t>
      </w:r>
    </w:p>
  </w:comment>
  <w:comment w:id="97" w:author="Joshua Goh" w:date="2020-03-27T11:14:00Z" w:initials="JG">
    <w:p w14:paraId="1B530635" w14:textId="32291A7F" w:rsidR="005E1B8F" w:rsidRDefault="005E1B8F">
      <w:pPr>
        <w:pStyle w:val="CommentText"/>
      </w:pPr>
      <w:r>
        <w:rPr>
          <w:rStyle w:val="CommentReference"/>
        </w:rPr>
        <w:annotationRef/>
      </w:r>
      <w:r>
        <w:t>Good point. I will see if Yun-</w:t>
      </w:r>
      <w:proofErr w:type="spellStart"/>
      <w:r>
        <w:t>Shiuan</w:t>
      </w:r>
      <w:proofErr w:type="spellEnd"/>
      <w:r>
        <w:t xml:space="preserve"> can update the figure. I think we will just draw a box around Char Net and </w:t>
      </w:r>
      <w:proofErr w:type="spellStart"/>
      <w:r>
        <w:t>Pred</w:t>
      </w:r>
      <w:proofErr w:type="spellEnd"/>
      <w:r>
        <w:t xml:space="preserve"> Net and label the box </w:t>
      </w:r>
      <w:proofErr w:type="spellStart"/>
      <w:r>
        <w:t>ToMnet</w:t>
      </w:r>
      <w:proofErr w:type="spellEnd"/>
      <w:r>
        <w:t>+.</w:t>
      </w:r>
    </w:p>
  </w:comment>
  <w:comment w:id="107" w:author="Hsin-Yi Hung" w:date="2020-04-01T10:41:00Z" w:initials="HH">
    <w:p w14:paraId="0CD13A77" w14:textId="1941953C" w:rsidR="00AF5726" w:rsidRDefault="00AF5726">
      <w:pPr>
        <w:pStyle w:val="CommentText"/>
        <w:rPr>
          <w:rFonts w:hint="eastAsia"/>
          <w:lang w:eastAsia="zh-TW"/>
        </w:rPr>
      </w:pPr>
      <w:r>
        <w:rPr>
          <w:rStyle w:val="CommentReference"/>
        </w:rPr>
        <w:annotationRef/>
      </w:r>
      <w:r>
        <w:rPr>
          <w:rFonts w:hint="eastAsia"/>
          <w:lang w:eastAsia="zh-TW"/>
        </w:rPr>
        <w:t>0</w:t>
      </w:r>
      <w:r>
        <w:rPr>
          <w:lang w:eastAsia="zh-TW"/>
        </w:rPr>
        <w:t>-26</w:t>
      </w:r>
    </w:p>
  </w:comment>
  <w:comment w:id="108" w:author="Hsin-Yi Hung" w:date="2020-04-01T10:38:00Z" w:initials="HH">
    <w:p w14:paraId="33B35DA1" w14:textId="52CDC49E" w:rsidR="007E4E2B" w:rsidRDefault="007E4E2B">
      <w:pPr>
        <w:pStyle w:val="CommentText"/>
      </w:pPr>
      <w:r>
        <w:rPr>
          <w:rStyle w:val="CommentReference"/>
        </w:rPr>
        <w:annotationRef/>
      </w:r>
      <w:r>
        <w:t>[0, 26]</w:t>
      </w:r>
    </w:p>
  </w:comment>
  <w:comment w:id="116" w:author="Edwinn Gamborino Castañeda" w:date="2020-03-26T11:21:00Z" w:initials="EGC">
    <w:p w14:paraId="58EA8D89" w14:textId="5CC9BD7F" w:rsidR="005E1B8F" w:rsidRDefault="005E1B8F">
      <w:pPr>
        <w:pStyle w:val="CommentText"/>
      </w:pPr>
      <w:r>
        <w:rPr>
          <w:rStyle w:val="CommentReference"/>
        </w:rPr>
        <w:annotationRef/>
      </w:r>
      <w:r>
        <w:rPr>
          <w:rFonts w:hint="eastAsia"/>
        </w:rPr>
        <w:t>I</w:t>
      </w:r>
      <w:r>
        <w:t>t is unclear to me why 23 is the maximum number of steps. Also, the objective of the game is to score the highest points by taking the shortest path, but a human player could intentionally take a longer path for no reason. How would that affect the prediction of the network?</w:t>
      </w:r>
    </w:p>
  </w:comment>
  <w:comment w:id="117" w:author="Joshua Goh" w:date="2020-03-27T11:15:00Z" w:initials="JG">
    <w:p w14:paraId="1DDD5041" w14:textId="5F31615F" w:rsidR="005E1B8F" w:rsidRDefault="005E1B8F">
      <w:pPr>
        <w:pStyle w:val="CommentText"/>
      </w:pPr>
      <w:r>
        <w:rPr>
          <w:rStyle w:val="CommentReference"/>
        </w:rPr>
        <w:annotationRef/>
      </w:r>
      <w:r>
        <w:t>About 23, I believe that’s the no. of steps to span the diagonal given only orthogonal movements. Clarified.</w:t>
      </w:r>
    </w:p>
    <w:p w14:paraId="04716710" w14:textId="77777777" w:rsidR="005E1B8F" w:rsidRDefault="005E1B8F">
      <w:pPr>
        <w:pStyle w:val="CommentText"/>
      </w:pPr>
    </w:p>
    <w:p w14:paraId="2AB65F7F" w14:textId="1519E7C6" w:rsidR="005E1B8F" w:rsidRDefault="005E1B8F">
      <w:pPr>
        <w:pStyle w:val="CommentText"/>
      </w:pPr>
      <w:r>
        <w:t xml:space="preserve">About sub-optimal </w:t>
      </w:r>
      <w:proofErr w:type="spellStart"/>
      <w:r>
        <w:t>pahts</w:t>
      </w:r>
      <w:proofErr w:type="spellEnd"/>
      <w:r>
        <w:t xml:space="preserve">, we would not restrict such </w:t>
      </w:r>
      <w:proofErr w:type="spellStart"/>
      <w:r>
        <w:t>stocahsticity</w:t>
      </w:r>
      <w:proofErr w:type="spellEnd"/>
      <w:r>
        <w:t xml:space="preserve"> from happening in real life data. It would be part of the variability that </w:t>
      </w:r>
      <w:proofErr w:type="spellStart"/>
      <w:r>
        <w:t>ToMnet</w:t>
      </w:r>
      <w:proofErr w:type="spellEnd"/>
      <w:r>
        <w:t>+ would need to learn. This is something that would need to be explored in subsequent expansion studies.</w:t>
      </w:r>
    </w:p>
  </w:comment>
  <w:comment w:id="124" w:author="Edwinn Gamborino Castañeda" w:date="2020-03-26T11:17:00Z" w:initials="EGC">
    <w:p w14:paraId="0DC1990F" w14:textId="32180435" w:rsidR="005E1B8F" w:rsidRDefault="005E1B8F">
      <w:pPr>
        <w:pStyle w:val="CommentText"/>
      </w:pPr>
      <w:r>
        <w:rPr>
          <w:rStyle w:val="CommentReference"/>
        </w:rPr>
        <w:annotationRef/>
      </w:r>
      <w:r>
        <w:rPr>
          <w:rFonts w:hint="eastAsia"/>
        </w:rPr>
        <w:t>I</w:t>
      </w:r>
      <w:r>
        <w:t>f I understand correctly the maximum reward value for any target is 23, but in Fig. 3 Ben has 26?</w:t>
      </w:r>
    </w:p>
  </w:comment>
  <w:comment w:id="125" w:author="Joshua Goh" w:date="2020-03-27T11:35:00Z" w:initials="JG">
    <w:p w14:paraId="62DA0464" w14:textId="306B0185" w:rsidR="005E1B8F" w:rsidRDefault="005E1B8F">
      <w:pPr>
        <w:pStyle w:val="CommentText"/>
      </w:pPr>
      <w:r>
        <w:rPr>
          <w:rStyle w:val="CommentReference"/>
        </w:rPr>
        <w:annotationRef/>
      </w:r>
      <w:r>
        <w:t>Just an illustration typo, Hsin-Yi will fix.</w:t>
      </w:r>
    </w:p>
  </w:comment>
  <w:comment w:id="126" w:author="Hsin-Yi Hung" w:date="2020-03-27T13:15:00Z" w:initials="HH">
    <w:p w14:paraId="29BE290D" w14:textId="2F0A68FC" w:rsidR="003560D9" w:rsidRDefault="003560D9">
      <w:pPr>
        <w:pStyle w:val="CommentText"/>
      </w:pPr>
      <w:r>
        <w:rPr>
          <w:rStyle w:val="CommentReference"/>
        </w:rPr>
        <w:annotationRef/>
      </w:r>
      <w:r>
        <w:t xml:space="preserve"> The maximal value of original SSQ is 10. 10 is then normalized by a factor 23/9. The results </w:t>
      </w:r>
      <w:proofErr w:type="gramStart"/>
      <w:r>
        <w:t>is</w:t>
      </w:r>
      <w:proofErr w:type="gramEnd"/>
      <w:r>
        <w:t xml:space="preserve"> 25.5555. we round this </w:t>
      </w:r>
      <w:proofErr w:type="gramStart"/>
      <w:r>
        <w:t>number</w:t>
      </w:r>
      <w:proofErr w:type="gramEnd"/>
      <w:r>
        <w:t xml:space="preserve"> so the maximal social reward value is 26. </w:t>
      </w:r>
    </w:p>
  </w:comment>
  <w:comment w:id="140" w:author="Edwinn Gamborino Castañeda" w:date="2020-03-26T11:42:00Z" w:initials="EGC">
    <w:p w14:paraId="2F3FB74E" w14:textId="1FFF9881" w:rsidR="005E1B8F" w:rsidRDefault="005E1B8F">
      <w:pPr>
        <w:pStyle w:val="CommentText"/>
      </w:pPr>
      <w:r>
        <w:rPr>
          <w:rStyle w:val="CommentReference"/>
        </w:rPr>
        <w:annotationRef/>
      </w:r>
      <w:r>
        <w:rPr>
          <w:rFonts w:hint="eastAsia"/>
        </w:rPr>
        <w:t>B</w:t>
      </w:r>
      <w:r>
        <w:t xml:space="preserve">riefly explain the difference between OG </w:t>
      </w:r>
      <w:proofErr w:type="spellStart"/>
      <w:r>
        <w:t>tomnet</w:t>
      </w:r>
      <w:proofErr w:type="spellEnd"/>
      <w:r>
        <w:t xml:space="preserve"> and </w:t>
      </w:r>
      <w:proofErr w:type="spellStart"/>
      <w:r>
        <w:t>tomnet</w:t>
      </w:r>
      <w:proofErr w:type="spellEnd"/>
      <w:r>
        <w:t>+</w:t>
      </w:r>
    </w:p>
  </w:comment>
  <w:comment w:id="141" w:author="Joshua Goh" w:date="2020-03-27T11:35:00Z" w:initials="JG">
    <w:p w14:paraId="14260863" w14:textId="6DA1433E" w:rsidR="005E1B8F" w:rsidRDefault="005E1B8F">
      <w:pPr>
        <w:pStyle w:val="CommentText"/>
      </w:pPr>
      <w:r>
        <w:rPr>
          <w:rStyle w:val="CommentReference"/>
        </w:rPr>
        <w:annotationRef/>
      </w:r>
      <w:r>
        <w:t>Yun-</w:t>
      </w:r>
      <w:proofErr w:type="spellStart"/>
      <w:r>
        <w:t>Shiuan</w:t>
      </w:r>
      <w:proofErr w:type="spellEnd"/>
      <w:r>
        <w:t>, please clarify.</w:t>
      </w:r>
    </w:p>
  </w:comment>
  <w:comment w:id="151" w:author="Edwinn Gamborino Castañeda" w:date="2020-03-26T12:21:00Z" w:initials="EGC">
    <w:p w14:paraId="130430E9" w14:textId="68448F12" w:rsidR="005E1B8F" w:rsidRDefault="005E1B8F">
      <w:pPr>
        <w:pStyle w:val="CommentText"/>
      </w:pPr>
      <w:r>
        <w:rPr>
          <w:rStyle w:val="CommentReference"/>
        </w:rPr>
        <w:annotationRef/>
      </w:r>
      <w:r>
        <w:rPr>
          <w:rStyle w:val="CommentReference"/>
        </w:rPr>
        <w:t xml:space="preserve">You highlight </w:t>
      </w:r>
      <w:proofErr w:type="spellStart"/>
      <w:r>
        <w:rPr>
          <w:rStyle w:val="CommentReference"/>
        </w:rPr>
        <w:t>e_char</w:t>
      </w:r>
      <w:proofErr w:type="spellEnd"/>
      <w:r>
        <w:rPr>
          <w:rStyle w:val="CommentReference"/>
        </w:rPr>
        <w:t xml:space="preserve"> a lot, but it is unclear if it influences the results in the next section or why is this the case?</w:t>
      </w:r>
    </w:p>
  </w:comment>
  <w:comment w:id="157" w:author="Edwinn Gamborino Castañeda" w:date="2020-03-26T11:39:00Z" w:initials="EGC">
    <w:p w14:paraId="500FB9BB" w14:textId="3F850F1A" w:rsidR="005E1B8F" w:rsidRDefault="005E1B8F">
      <w:pPr>
        <w:pStyle w:val="CommentText"/>
      </w:pPr>
      <w:r>
        <w:t>Before you said the max steps in a trajectory is 23, so why truncate to 10 here</w:t>
      </w:r>
      <w:r>
        <w:rPr>
          <w:rStyle w:val="CommentReference"/>
        </w:rPr>
        <w:annotationRef/>
      </w:r>
      <w:r>
        <w:t>? Does that affect the results?</w:t>
      </w:r>
    </w:p>
  </w:comment>
  <w:comment w:id="158" w:author="Joshua Goh" w:date="2020-03-27T11:37:00Z" w:initials="JG">
    <w:p w14:paraId="6480EBEB" w14:textId="404FA234" w:rsidR="005E1B8F" w:rsidRDefault="005E1B8F">
      <w:pPr>
        <w:pStyle w:val="CommentText"/>
      </w:pPr>
      <w:r>
        <w:rPr>
          <w:rStyle w:val="CommentReference"/>
        </w:rPr>
        <w:annotationRef/>
      </w:r>
      <w:r>
        <w:t>There is a distinction between the normalization to compute social reward that is on the same scale as grid world distance, and the actual no. of steps agents use to reach the target. The truncation applied merely reduces data size to the most relevant final 10 steps.</w:t>
      </w:r>
    </w:p>
  </w:comment>
  <w:comment w:id="168" w:author="Edwinn Gamborino Castañeda" w:date="2020-03-26T11:54:00Z" w:initials="EGC">
    <w:p w14:paraId="1D7A4EA6" w14:textId="49612898" w:rsidR="005E1B8F" w:rsidRDefault="005E1B8F">
      <w:pPr>
        <w:pStyle w:val="CommentText"/>
      </w:pPr>
      <w:r>
        <w:rPr>
          <w:rStyle w:val="CommentReference"/>
        </w:rPr>
        <w:annotationRef/>
      </w:r>
      <w:r>
        <w:rPr>
          <w:rFonts w:hint="eastAsia"/>
        </w:rPr>
        <w:t>M</w:t>
      </w:r>
      <w:r>
        <w:t>aybe a figure could better convey the design of the network.</w:t>
      </w:r>
    </w:p>
  </w:comment>
  <w:comment w:id="169" w:author="Joshua Goh" w:date="2020-03-27T11:39:00Z" w:initials="JG">
    <w:p w14:paraId="04C2EBAE" w14:textId="6612C6AC" w:rsidR="005E1B8F" w:rsidRDefault="005E1B8F">
      <w:pPr>
        <w:pStyle w:val="CommentText"/>
      </w:pPr>
      <w:r>
        <w:rPr>
          <w:rStyle w:val="CommentReference"/>
        </w:rPr>
        <w:annotationRef/>
      </w:r>
      <w:r>
        <w:t xml:space="preserve">I did suggest </w:t>
      </w:r>
      <w:proofErr w:type="gramStart"/>
      <w:r>
        <w:t>to use</w:t>
      </w:r>
      <w:proofErr w:type="gramEnd"/>
      <w:r>
        <w:t xml:space="preserve"> a vector notation graphics – Yun-</w:t>
      </w:r>
      <w:proofErr w:type="spellStart"/>
      <w:r>
        <w:t>Shiuan</w:t>
      </w:r>
      <w:proofErr w:type="spellEnd"/>
      <w:r>
        <w:t xml:space="preserve"> please consider.</w:t>
      </w:r>
    </w:p>
  </w:comment>
  <w:comment w:id="190" w:author="Edwinn Gamborino Castañeda" w:date="2020-03-26T12:01:00Z" w:initials="EGC">
    <w:p w14:paraId="5BD25EFB" w14:textId="3721B7EE" w:rsidR="005E1B8F" w:rsidRDefault="005E1B8F">
      <w:pPr>
        <w:pStyle w:val="CommentText"/>
      </w:pPr>
      <w:r>
        <w:t xml:space="preserve">The nomenclature of </w:t>
      </w:r>
      <w:r>
        <w:rPr>
          <w:rStyle w:val="CommentReference"/>
        </w:rPr>
        <w:annotationRef/>
      </w:r>
      <w:proofErr w:type="spellStart"/>
      <w:r>
        <w:t>tau_j</w:t>
      </w:r>
      <w:proofErr w:type="spellEnd"/>
      <w:r>
        <w:t xml:space="preserve"> prime is a bit confusing, maybe use another symbol to express it is a subset?</w:t>
      </w:r>
    </w:p>
  </w:comment>
  <w:comment w:id="191" w:author="Joshua Goh" w:date="2020-03-27T11:39:00Z" w:initials="JG">
    <w:p w14:paraId="4A0E7D61" w14:textId="6C11DFC8" w:rsidR="005E1B8F" w:rsidRDefault="005E1B8F">
      <w:pPr>
        <w:pStyle w:val="CommentText"/>
      </w:pPr>
      <w:r>
        <w:rPr>
          <w:rStyle w:val="CommentReference"/>
        </w:rPr>
        <w:annotationRef/>
      </w:r>
      <w:r>
        <w:t>Yun-</w:t>
      </w:r>
      <w:proofErr w:type="spellStart"/>
      <w:r>
        <w:t>Shiuan</w:t>
      </w:r>
      <w:proofErr w:type="spellEnd"/>
      <w:r>
        <w:t>, take a look?</w:t>
      </w:r>
    </w:p>
  </w:comment>
  <w:comment w:id="196" w:author="Edwinn Gamborino Castañeda" w:date="2020-03-26T12:04:00Z" w:initials="EGC">
    <w:p w14:paraId="681F787D" w14:textId="58E9BF94" w:rsidR="005E1B8F" w:rsidRDefault="005E1B8F">
      <w:pPr>
        <w:pStyle w:val="CommentText"/>
      </w:pPr>
      <w:r>
        <w:rPr>
          <w:rStyle w:val="CommentReference"/>
        </w:rPr>
        <w:annotationRef/>
      </w:r>
      <w:r>
        <w:t>Why is this necessary?</w:t>
      </w:r>
    </w:p>
  </w:comment>
  <w:comment w:id="197" w:author="Joshua Goh" w:date="2020-03-27T11:40:00Z" w:initials="JG">
    <w:p w14:paraId="795C9B6F" w14:textId="568853D2" w:rsidR="005E1B8F" w:rsidRDefault="005E1B8F">
      <w:pPr>
        <w:pStyle w:val="CommentText"/>
      </w:pPr>
      <w:r>
        <w:rPr>
          <w:rStyle w:val="CommentReference"/>
        </w:rPr>
        <w:annotationRef/>
      </w:r>
      <w:r>
        <w:t xml:space="preserve">Because we need to see if </w:t>
      </w:r>
      <w:proofErr w:type="spellStart"/>
      <w:r>
        <w:t>ToMnet</w:t>
      </w:r>
      <w:proofErr w:type="spellEnd"/>
      <w:r>
        <w:t>+ can generate the right prediction under controlled</w:t>
      </w:r>
      <w:r w:rsidR="00C96EFE">
        <w:t xml:space="preserve"> query states which are not biased to any target. This is the most fair and direct way to assess </w:t>
      </w:r>
      <w:proofErr w:type="spellStart"/>
      <w:r w:rsidR="00C96EFE">
        <w:t>ToMnet</w:t>
      </w:r>
      <w:proofErr w:type="spellEnd"/>
      <w:r w:rsidR="00C96EFE">
        <w:t xml:space="preserve">+, albeit not most </w:t>
      </w:r>
      <w:proofErr w:type="spellStart"/>
      <w:r w:rsidR="00C96EFE">
        <w:t>ecolocial</w:t>
      </w:r>
      <w:proofErr w:type="spellEnd"/>
      <w:r w:rsidR="00C96EFE">
        <w:t>. If the query states were any standard state, which would be more ecological, we would need to further quantify associations between variations in query states and predictions, which complicate this proof-of-concept. Again, further expansions studies are needed.</w:t>
      </w:r>
    </w:p>
  </w:comment>
  <w:comment w:id="215" w:author="Edwinn Gamborino Castañeda" w:date="2020-03-26T12:17:00Z" w:initials="EGC">
    <w:p w14:paraId="139BF04E" w14:textId="769EA4B1" w:rsidR="005E1B8F" w:rsidRDefault="005E1B8F">
      <w:pPr>
        <w:pStyle w:val="CommentText"/>
      </w:pPr>
      <w:r>
        <w:rPr>
          <w:rStyle w:val="CommentReference"/>
        </w:rPr>
        <w:annotationRef/>
      </w:r>
      <w:r>
        <w:rPr>
          <w:rFonts w:hint="eastAsia"/>
        </w:rPr>
        <w:t>W</w:t>
      </w:r>
      <w:r>
        <w:t>hy is Fig. 5 before Fig. 4?</w:t>
      </w:r>
    </w:p>
  </w:comment>
  <w:comment w:id="216" w:author="Joshua Goh" w:date="2020-03-27T11:43:00Z" w:initials="JG">
    <w:p w14:paraId="47048E08" w14:textId="67AEE81B" w:rsidR="00C96EFE" w:rsidRDefault="00C96EFE">
      <w:pPr>
        <w:pStyle w:val="CommentText"/>
      </w:pPr>
      <w:r>
        <w:rPr>
          <w:rStyle w:val="CommentReference"/>
        </w:rPr>
        <w:annotationRef/>
      </w:r>
      <w:r>
        <w:t>Yun-</w:t>
      </w:r>
      <w:proofErr w:type="spellStart"/>
      <w:r>
        <w:t>Shiuan</w:t>
      </w:r>
      <w:proofErr w:type="spellEnd"/>
      <w:r>
        <w:t xml:space="preserve">, please see if you fix this </w:t>
      </w:r>
      <w:proofErr w:type="spellStart"/>
      <w:r>
        <w:t>formmating</w:t>
      </w:r>
      <w:proofErr w:type="spellEnd"/>
      <w:r>
        <w:t xml:space="preserve"> issue.</w:t>
      </w:r>
    </w:p>
  </w:comment>
  <w:comment w:id="221" w:author="Su-Ling Yeh" w:date="2020-03-26T00:46:00Z" w:initials="SY">
    <w:p w14:paraId="2FF0DADA" w14:textId="6ADD2530" w:rsidR="009B0248" w:rsidRDefault="009B0248">
      <w:pPr>
        <w:pStyle w:val="CommentText"/>
      </w:pPr>
      <w:r>
        <w:rPr>
          <w:rStyle w:val="CommentReference"/>
        </w:rPr>
        <w:annotationRef/>
      </w:r>
      <w:r>
        <w:rPr>
          <w:rFonts w:hint="eastAsia"/>
        </w:rPr>
        <w:t>C</w:t>
      </w:r>
      <w:r>
        <w:t>an this be more specific (exact %)?</w:t>
      </w:r>
    </w:p>
  </w:comment>
  <w:comment w:id="222" w:author="Joshua Goh" w:date="2020-03-27T11:47:00Z" w:initials="JG">
    <w:p w14:paraId="08EA49DD" w14:textId="267A0E50" w:rsidR="00126A9C" w:rsidRDefault="00126A9C">
      <w:pPr>
        <w:pStyle w:val="CommentText"/>
      </w:pPr>
      <w:r>
        <w:rPr>
          <w:rStyle w:val="CommentReference"/>
        </w:rPr>
        <w:annotationRef/>
      </w:r>
      <w:r>
        <w:t>Yun-</w:t>
      </w:r>
      <w:proofErr w:type="spellStart"/>
      <w:r>
        <w:t>Shiuan</w:t>
      </w:r>
      <w:proofErr w:type="spellEnd"/>
      <w:r>
        <w:t>, please update.</w:t>
      </w:r>
    </w:p>
  </w:comment>
  <w:comment w:id="225" w:author="Su-Ling Yeh" w:date="2020-03-26T00:45:00Z" w:initials="SY">
    <w:p w14:paraId="4E3A2FB7" w14:textId="639A425D" w:rsidR="009B0248" w:rsidRDefault="009B0248">
      <w:pPr>
        <w:pStyle w:val="CommentText"/>
      </w:pPr>
      <w:r>
        <w:rPr>
          <w:rStyle w:val="CommentReference"/>
        </w:rPr>
        <w:annotationRef/>
      </w:r>
      <w:r>
        <w:t>Where is fig. 6?</w:t>
      </w:r>
    </w:p>
  </w:comment>
  <w:comment w:id="226" w:author="Joshua Goh" w:date="2020-03-27T11:45:00Z" w:initials="JG">
    <w:p w14:paraId="40ADECE0" w14:textId="44A12399" w:rsidR="00330C51" w:rsidRDefault="00330C51">
      <w:pPr>
        <w:pStyle w:val="CommentText"/>
      </w:pPr>
      <w:r>
        <w:rPr>
          <w:rStyle w:val="CommentReference"/>
        </w:rPr>
        <w:annotationRef/>
      </w:r>
      <w:r>
        <w:t>I think the formatting moved it off in your version – Checking the PDF is probably best. In any case, the position will be updated in this round of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4D0171" w15:done="0"/>
  <w15:commentEx w15:paraId="12FF71AE" w15:paraIdParent="534D0171" w15:done="0"/>
  <w15:commentEx w15:paraId="5E664007" w15:done="0"/>
  <w15:commentEx w15:paraId="2E4EF445" w15:paraIdParent="5E664007" w15:done="0"/>
  <w15:commentEx w15:paraId="48D49199" w15:done="0"/>
  <w15:commentEx w15:paraId="0519FE23" w15:paraIdParent="48D49199" w15:done="0"/>
  <w15:commentEx w15:paraId="1A676FA1" w15:done="0"/>
  <w15:commentEx w15:paraId="311EAA70" w15:paraIdParent="1A676FA1" w15:done="0"/>
  <w15:commentEx w15:paraId="795895F0" w15:done="0"/>
  <w15:commentEx w15:paraId="1B530635" w15:paraIdParent="795895F0" w15:done="0"/>
  <w15:commentEx w15:paraId="0CD13A77" w15:done="0"/>
  <w15:commentEx w15:paraId="33B35DA1" w15:done="0"/>
  <w15:commentEx w15:paraId="58EA8D89" w15:done="0"/>
  <w15:commentEx w15:paraId="2AB65F7F" w15:paraIdParent="58EA8D89" w15:done="0"/>
  <w15:commentEx w15:paraId="0DC1990F" w15:done="0"/>
  <w15:commentEx w15:paraId="62DA0464" w15:paraIdParent="0DC1990F" w15:done="0"/>
  <w15:commentEx w15:paraId="29BE290D" w15:paraIdParent="0DC1990F" w15:done="0"/>
  <w15:commentEx w15:paraId="2F3FB74E" w15:done="0"/>
  <w15:commentEx w15:paraId="14260863" w15:paraIdParent="2F3FB74E" w15:done="0"/>
  <w15:commentEx w15:paraId="130430E9" w15:done="0"/>
  <w15:commentEx w15:paraId="500FB9BB" w15:done="0"/>
  <w15:commentEx w15:paraId="6480EBEB" w15:paraIdParent="500FB9BB" w15:done="0"/>
  <w15:commentEx w15:paraId="1D7A4EA6" w15:done="0"/>
  <w15:commentEx w15:paraId="04C2EBAE" w15:paraIdParent="1D7A4EA6" w15:done="0"/>
  <w15:commentEx w15:paraId="5BD25EFB" w15:done="0"/>
  <w15:commentEx w15:paraId="4A0E7D61" w15:paraIdParent="5BD25EFB" w15:done="0"/>
  <w15:commentEx w15:paraId="681F787D" w15:done="0"/>
  <w15:commentEx w15:paraId="795C9B6F" w15:paraIdParent="681F787D" w15:done="0"/>
  <w15:commentEx w15:paraId="139BF04E" w15:done="0"/>
  <w15:commentEx w15:paraId="47048E08" w15:paraIdParent="139BF04E" w15:done="0"/>
  <w15:commentEx w15:paraId="2FF0DADA" w15:done="0"/>
  <w15:commentEx w15:paraId="08EA49DD" w15:paraIdParent="2FF0DADA" w15:done="0"/>
  <w15:commentEx w15:paraId="4E3A2FB7" w15:done="0"/>
  <w15:commentEx w15:paraId="40ADECE0" w15:paraIdParent="4E3A2F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4D0171" w16cid:durableId="22266F9D"/>
  <w16cid:commentId w16cid:paraId="12FF71AE" w16cid:durableId="222865C5"/>
  <w16cid:commentId w16cid:paraId="5E664007" w16cid:durableId="22271064"/>
  <w16cid:commentId w16cid:paraId="2E4EF445" w16cid:durableId="22285E44"/>
  <w16cid:commentId w16cid:paraId="48D49199" w16cid:durableId="22270E44"/>
  <w16cid:commentId w16cid:paraId="0519FE23" w16cid:durableId="22285E32"/>
  <w16cid:commentId w16cid:paraId="1A676FA1" w16cid:durableId="2227190E"/>
  <w16cid:commentId w16cid:paraId="311EAA70" w16cid:durableId="22285E21"/>
  <w16cid:commentId w16cid:paraId="795895F0" w16cid:durableId="22271353"/>
  <w16cid:commentId w16cid:paraId="1B530635" w16cid:durableId="22285E7C"/>
  <w16cid:commentId w16cid:paraId="0CD13A77" w16cid:durableId="222EEE4D"/>
  <w16cid:commentId w16cid:paraId="33B35DA1" w16cid:durableId="222EEDAC"/>
  <w16cid:commentId w16cid:paraId="58EA8D89" w16cid:durableId="22270EBF"/>
  <w16cid:commentId w16cid:paraId="2AB65F7F" w16cid:durableId="22285EDC"/>
  <w16cid:commentId w16cid:paraId="0DC1990F" w16cid:durableId="22270DCC"/>
  <w16cid:commentId w16cid:paraId="62DA0464" w16cid:durableId="22286375"/>
  <w16cid:commentId w16cid:paraId="29BE290D" w16cid:durableId="22287B01"/>
  <w16cid:commentId w16cid:paraId="2F3FB74E" w16cid:durableId="222713C1"/>
  <w16cid:commentId w16cid:paraId="14260863" w16cid:durableId="22286394"/>
  <w16cid:commentId w16cid:paraId="130430E9" w16cid:durableId="22271CBA"/>
  <w16cid:commentId w16cid:paraId="500FB9BB" w16cid:durableId="22271301"/>
  <w16cid:commentId w16cid:paraId="6480EBEB" w16cid:durableId="222863E3"/>
  <w16cid:commentId w16cid:paraId="1D7A4EA6" w16cid:durableId="22271668"/>
  <w16cid:commentId w16cid:paraId="04C2EBAE" w16cid:durableId="22286480"/>
  <w16cid:commentId w16cid:paraId="5BD25EFB" w16cid:durableId="2227181E"/>
  <w16cid:commentId w16cid:paraId="4A0E7D61" w16cid:durableId="22286472"/>
  <w16cid:commentId w16cid:paraId="681F787D" w16cid:durableId="222718CB"/>
  <w16cid:commentId w16cid:paraId="795C9B6F" w16cid:durableId="2228649D"/>
  <w16cid:commentId w16cid:paraId="139BF04E" w16cid:durableId="22271BD3"/>
  <w16cid:commentId w16cid:paraId="47048E08" w16cid:durableId="2228655A"/>
  <w16cid:commentId w16cid:paraId="2FF0DADA" w16cid:durableId="222679D6"/>
  <w16cid:commentId w16cid:paraId="08EA49DD" w16cid:durableId="2228666E"/>
  <w16cid:commentId w16cid:paraId="4E3A2FB7" w16cid:durableId="222679B5"/>
  <w16cid:commentId w16cid:paraId="40ADECE0" w16cid:durableId="22286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0B1EE7" w14:textId="77777777" w:rsidR="00871FAA" w:rsidRDefault="00871FAA">
      <w:r>
        <w:separator/>
      </w:r>
    </w:p>
  </w:endnote>
  <w:endnote w:type="continuationSeparator" w:id="0">
    <w:p w14:paraId="647C4FEB" w14:textId="77777777" w:rsidR="00871FAA" w:rsidRDefault="00871FAA">
      <w:r>
        <w:continuationSeparator/>
      </w:r>
    </w:p>
  </w:endnote>
  <w:endnote w:type="continuationNotice" w:id="1">
    <w:p w14:paraId="3F146E37" w14:textId="77777777" w:rsidR="00871FAA" w:rsidRDefault="00871F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atangChe">
    <w:altName w:val="BatangChe"/>
    <w:panose1 w:val="02030609000101010101"/>
    <w:charset w:val="81"/>
    <w:family w:val="modern"/>
    <w:pitch w:val="fixed"/>
    <w:sig w:usb0="B00002AF" w:usb1="69D77CFB" w:usb2="00000030" w:usb3="00000000" w:csb0="0008009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A9C24" w14:textId="77777777" w:rsidR="003837CE" w:rsidRDefault="003837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86D27E" w14:textId="77777777" w:rsidR="00871FAA" w:rsidRDefault="00871FAA">
      <w:r>
        <w:separator/>
      </w:r>
    </w:p>
  </w:footnote>
  <w:footnote w:type="continuationSeparator" w:id="0">
    <w:p w14:paraId="43035CB4" w14:textId="77777777" w:rsidR="00871FAA" w:rsidRDefault="00871FAA">
      <w:r>
        <w:continuationSeparator/>
      </w:r>
    </w:p>
  </w:footnote>
  <w:footnote w:type="continuationNotice" w:id="1">
    <w:p w14:paraId="1F490247" w14:textId="77777777" w:rsidR="00871FAA" w:rsidRDefault="00871F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B04DB" w14:textId="77777777" w:rsidR="005E1B8F" w:rsidRDefault="005E1B8F">
    <w:pPr>
      <w:framePr w:wrap="auto" w:vAnchor="text" w:hAnchor="margin" w:xAlign="right" w:y="1"/>
    </w:pPr>
  </w:p>
  <w:p w14:paraId="27D642B1" w14:textId="77777777" w:rsidR="005E1B8F" w:rsidRDefault="005E1B8F" w:rsidP="001373C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31E37F2"/>
    <w:multiLevelType w:val="hybridMultilevel"/>
    <w:tmpl w:val="ACE67C7E"/>
    <w:lvl w:ilvl="0" w:tplc="0409000B">
      <w:start w:val="8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134109"/>
    <w:multiLevelType w:val="hybridMultilevel"/>
    <w:tmpl w:val="824E6E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6" w15:restartNumberingAfterBreak="0">
    <w:nsid w:val="700C4F62"/>
    <w:multiLevelType w:val="hybridMultilevel"/>
    <w:tmpl w:val="262CDFAA"/>
    <w:lvl w:ilvl="0" w:tplc="2AC2A0BE">
      <w:start w:val="1"/>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63101E0"/>
    <w:multiLevelType w:val="hybridMultilevel"/>
    <w:tmpl w:val="D37CDE46"/>
    <w:lvl w:ilvl="0" w:tplc="3BEE9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7"/>
  </w:num>
  <w:num w:numId="13">
    <w:abstractNumId w:val="2"/>
  </w:num>
  <w:num w:numId="14">
    <w:abstractNumId w:val="11"/>
  </w:num>
  <w:num w:numId="15">
    <w:abstractNumId w:val="10"/>
  </w:num>
  <w:num w:numId="16">
    <w:abstractNumId w:val="18"/>
  </w:num>
  <w:num w:numId="17">
    <w:abstractNumId w:val="4"/>
  </w:num>
  <w:num w:numId="18">
    <w:abstractNumId w:val="3"/>
  </w:num>
  <w:num w:numId="19">
    <w:abstractNumId w:val="15"/>
  </w:num>
  <w:num w:numId="20">
    <w:abstractNumId w:val="8"/>
  </w:num>
  <w:num w:numId="21">
    <w:abstractNumId w:val="6"/>
  </w:num>
  <w:num w:numId="22">
    <w:abstractNumId w:val="12"/>
  </w:num>
  <w:num w:numId="23">
    <w:abstractNumId w:val="13"/>
  </w:num>
  <w:num w:numId="24">
    <w:abstractNumId w:val="14"/>
  </w:num>
  <w:num w:numId="25">
    <w:abstractNumId w:val="1"/>
  </w:num>
  <w:num w:numId="26">
    <w:abstractNumId w:val="16"/>
  </w:num>
  <w:num w:numId="2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dwinn Gamborino Castañeda">
    <w15:presenceInfo w15:providerId="AD" w15:userId="S::gamborino@comunidad.unam.mx::23ed1d05-ec78-4700-9bcc-6e0387fedd57"/>
  </w15:person>
  <w15:person w15:author="Joshua Goh">
    <w15:presenceInfo w15:providerId="None" w15:userId="Joshua Goh"/>
  </w15:person>
  <w15:person w15:author="Su-Ling Yeh">
    <w15:presenceInfo w15:providerId="None" w15:userId="Su-Ling Yeh"/>
  </w15:person>
  <w15:person w15:author="Hsin-Yi Hung">
    <w15:presenceInfo w15:providerId="AD" w15:userId="S::hhung6@jh.edu::ba6d279d-0671-4057-88f1-b7cb7c78a4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6"/>
  <w:bordersDoNotSurroundHeader/>
  <w:bordersDoNotSurroundFooter/>
  <w:proofState w:spelling="clean" w:grammar="clean"/>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D71"/>
    <w:rsid w:val="00016923"/>
    <w:rsid w:val="00045235"/>
    <w:rsid w:val="0005127D"/>
    <w:rsid w:val="00056F72"/>
    <w:rsid w:val="00093FE6"/>
    <w:rsid w:val="000A4470"/>
    <w:rsid w:val="000F420E"/>
    <w:rsid w:val="00107CE1"/>
    <w:rsid w:val="00126A9C"/>
    <w:rsid w:val="001373C3"/>
    <w:rsid w:val="00194941"/>
    <w:rsid w:val="001C406B"/>
    <w:rsid w:val="001C554E"/>
    <w:rsid w:val="00215B74"/>
    <w:rsid w:val="0023175B"/>
    <w:rsid w:val="00241A44"/>
    <w:rsid w:val="00260E4D"/>
    <w:rsid w:val="002748F1"/>
    <w:rsid w:val="00275F6E"/>
    <w:rsid w:val="002962CD"/>
    <w:rsid w:val="002C12C5"/>
    <w:rsid w:val="002F4F8D"/>
    <w:rsid w:val="00330C51"/>
    <w:rsid w:val="00333681"/>
    <w:rsid w:val="003560D9"/>
    <w:rsid w:val="00361C80"/>
    <w:rsid w:val="003837CE"/>
    <w:rsid w:val="003A3028"/>
    <w:rsid w:val="003A640E"/>
    <w:rsid w:val="003B200C"/>
    <w:rsid w:val="003B226D"/>
    <w:rsid w:val="003C38E4"/>
    <w:rsid w:val="003E73DB"/>
    <w:rsid w:val="004144FD"/>
    <w:rsid w:val="004546ED"/>
    <w:rsid w:val="0048384E"/>
    <w:rsid w:val="00486B83"/>
    <w:rsid w:val="004870A9"/>
    <w:rsid w:val="004912F1"/>
    <w:rsid w:val="004C2445"/>
    <w:rsid w:val="005135FD"/>
    <w:rsid w:val="00531075"/>
    <w:rsid w:val="005A0558"/>
    <w:rsid w:val="005B4496"/>
    <w:rsid w:val="005C246B"/>
    <w:rsid w:val="005C5B9B"/>
    <w:rsid w:val="005E1B8F"/>
    <w:rsid w:val="00626549"/>
    <w:rsid w:val="00634D33"/>
    <w:rsid w:val="00647390"/>
    <w:rsid w:val="0066519B"/>
    <w:rsid w:val="00676CCC"/>
    <w:rsid w:val="006A287F"/>
    <w:rsid w:val="006C42CB"/>
    <w:rsid w:val="006D33D0"/>
    <w:rsid w:val="006F02F1"/>
    <w:rsid w:val="00701374"/>
    <w:rsid w:val="0071550E"/>
    <w:rsid w:val="00733051"/>
    <w:rsid w:val="00770765"/>
    <w:rsid w:val="00775DC0"/>
    <w:rsid w:val="007E18C5"/>
    <w:rsid w:val="007E4E2B"/>
    <w:rsid w:val="007E5A23"/>
    <w:rsid w:val="007F51D9"/>
    <w:rsid w:val="008409A4"/>
    <w:rsid w:val="00862725"/>
    <w:rsid w:val="00871FAA"/>
    <w:rsid w:val="00891263"/>
    <w:rsid w:val="008B220E"/>
    <w:rsid w:val="008D4C07"/>
    <w:rsid w:val="00900A3B"/>
    <w:rsid w:val="00914C57"/>
    <w:rsid w:val="009259A5"/>
    <w:rsid w:val="00927AC4"/>
    <w:rsid w:val="00960D71"/>
    <w:rsid w:val="00977B5D"/>
    <w:rsid w:val="00991D74"/>
    <w:rsid w:val="009A55DC"/>
    <w:rsid w:val="009B0248"/>
    <w:rsid w:val="009B03F8"/>
    <w:rsid w:val="009D2B9A"/>
    <w:rsid w:val="009F2A9F"/>
    <w:rsid w:val="009F3962"/>
    <w:rsid w:val="00A614A1"/>
    <w:rsid w:val="00A61EFA"/>
    <w:rsid w:val="00AC2AD4"/>
    <w:rsid w:val="00AC3093"/>
    <w:rsid w:val="00AC520B"/>
    <w:rsid w:val="00AF5726"/>
    <w:rsid w:val="00B2352F"/>
    <w:rsid w:val="00B443DC"/>
    <w:rsid w:val="00B80AF1"/>
    <w:rsid w:val="00BA1AE5"/>
    <w:rsid w:val="00BE1925"/>
    <w:rsid w:val="00C2662D"/>
    <w:rsid w:val="00C35BE4"/>
    <w:rsid w:val="00C647D0"/>
    <w:rsid w:val="00C66CCD"/>
    <w:rsid w:val="00C70AB5"/>
    <w:rsid w:val="00C858AE"/>
    <w:rsid w:val="00C91D8B"/>
    <w:rsid w:val="00C96EFE"/>
    <w:rsid w:val="00CA1519"/>
    <w:rsid w:val="00CC0E68"/>
    <w:rsid w:val="00CD2EF3"/>
    <w:rsid w:val="00CE0D80"/>
    <w:rsid w:val="00D036B3"/>
    <w:rsid w:val="00D23702"/>
    <w:rsid w:val="00D252AA"/>
    <w:rsid w:val="00D41206"/>
    <w:rsid w:val="00D72817"/>
    <w:rsid w:val="00D81178"/>
    <w:rsid w:val="00D93A77"/>
    <w:rsid w:val="00DB1CA7"/>
    <w:rsid w:val="00DC50E2"/>
    <w:rsid w:val="00E00563"/>
    <w:rsid w:val="00E1319C"/>
    <w:rsid w:val="00E24D6B"/>
    <w:rsid w:val="00E33B3F"/>
    <w:rsid w:val="00E8260C"/>
    <w:rsid w:val="00EA7B58"/>
    <w:rsid w:val="00ED4CCB"/>
    <w:rsid w:val="00EF351D"/>
    <w:rsid w:val="00F068DE"/>
    <w:rsid w:val="00F1717F"/>
    <w:rsid w:val="00F302E3"/>
    <w:rsid w:val="00F56CC1"/>
    <w:rsid w:val="00F57983"/>
    <w:rsid w:val="00F9644E"/>
    <w:rsid w:val="00FA6946"/>
    <w:rsid w:val="00FB3BDD"/>
    <w:rsid w:val="00FC09C8"/>
    <w:rsid w:val="00FC19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3975C"/>
  <w15:chartTrackingRefBased/>
  <w15:docId w15:val="{B88E7252-99F2-7A4B-BC6C-9CA1F3ED0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D71"/>
    <w:pPr>
      <w:autoSpaceDE w:val="0"/>
      <w:autoSpaceDN w:val="0"/>
    </w:pPr>
    <w:rPr>
      <w:rFonts w:ascii="Times New Roman" w:eastAsia="PMingLiU" w:hAnsi="Times New Roman" w:cs="Times New Roman"/>
      <w:sz w:val="20"/>
      <w:szCs w:val="20"/>
      <w:lang w:eastAsia="en-US"/>
    </w:rPr>
  </w:style>
  <w:style w:type="paragraph" w:styleId="Heading1">
    <w:name w:val="heading 1"/>
    <w:basedOn w:val="Normal"/>
    <w:next w:val="Normal"/>
    <w:link w:val="Heading1Char"/>
    <w:qFormat/>
    <w:rsid w:val="00960D71"/>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960D71"/>
    <w:pPr>
      <w:keepNext/>
      <w:numPr>
        <w:ilvl w:val="1"/>
        <w:numId w:val="1"/>
      </w:numPr>
      <w:spacing w:before="120" w:after="60"/>
      <w:ind w:left="144"/>
      <w:outlineLvl w:val="1"/>
    </w:pPr>
    <w:rPr>
      <w:i/>
      <w:iCs/>
    </w:rPr>
  </w:style>
  <w:style w:type="paragraph" w:styleId="Heading3">
    <w:name w:val="heading 3"/>
    <w:basedOn w:val="Normal"/>
    <w:next w:val="Normal"/>
    <w:link w:val="Heading3Char"/>
    <w:qFormat/>
    <w:rsid w:val="00960D71"/>
    <w:pPr>
      <w:keepNext/>
      <w:numPr>
        <w:ilvl w:val="2"/>
        <w:numId w:val="1"/>
      </w:numPr>
      <w:ind w:left="288"/>
      <w:outlineLvl w:val="2"/>
    </w:pPr>
    <w:rPr>
      <w:i/>
      <w:iCs/>
    </w:rPr>
  </w:style>
  <w:style w:type="paragraph" w:styleId="Heading4">
    <w:name w:val="heading 4"/>
    <w:basedOn w:val="Normal"/>
    <w:next w:val="Normal"/>
    <w:link w:val="Heading4Char"/>
    <w:qFormat/>
    <w:rsid w:val="00960D71"/>
    <w:pPr>
      <w:keepNext/>
      <w:numPr>
        <w:ilvl w:val="3"/>
        <w:numId w:val="1"/>
      </w:numPr>
      <w:spacing w:before="240" w:after="60"/>
      <w:outlineLvl w:val="3"/>
    </w:pPr>
    <w:rPr>
      <w:i/>
      <w:iCs/>
      <w:sz w:val="18"/>
      <w:szCs w:val="18"/>
    </w:rPr>
  </w:style>
  <w:style w:type="paragraph" w:styleId="Heading5">
    <w:name w:val="heading 5"/>
    <w:basedOn w:val="Normal"/>
    <w:next w:val="Normal"/>
    <w:link w:val="Heading5Char"/>
    <w:qFormat/>
    <w:rsid w:val="00960D71"/>
    <w:pPr>
      <w:numPr>
        <w:ilvl w:val="4"/>
        <w:numId w:val="1"/>
      </w:numPr>
      <w:spacing w:before="240" w:after="60"/>
      <w:outlineLvl w:val="4"/>
    </w:pPr>
    <w:rPr>
      <w:sz w:val="18"/>
      <w:szCs w:val="18"/>
    </w:rPr>
  </w:style>
  <w:style w:type="paragraph" w:styleId="Heading6">
    <w:name w:val="heading 6"/>
    <w:basedOn w:val="Normal"/>
    <w:next w:val="Normal"/>
    <w:link w:val="Heading6Char"/>
    <w:qFormat/>
    <w:rsid w:val="00960D71"/>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960D71"/>
    <w:pPr>
      <w:numPr>
        <w:ilvl w:val="6"/>
        <w:numId w:val="1"/>
      </w:numPr>
      <w:spacing w:before="240" w:after="60"/>
      <w:outlineLvl w:val="6"/>
    </w:pPr>
    <w:rPr>
      <w:sz w:val="16"/>
      <w:szCs w:val="16"/>
    </w:rPr>
  </w:style>
  <w:style w:type="paragraph" w:styleId="Heading8">
    <w:name w:val="heading 8"/>
    <w:basedOn w:val="Normal"/>
    <w:next w:val="Normal"/>
    <w:link w:val="Heading8Char"/>
    <w:qFormat/>
    <w:rsid w:val="00960D71"/>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960D71"/>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60D71"/>
    <w:rPr>
      <w:rFonts w:ascii="Times New Roman" w:eastAsia="PMingLiU" w:hAnsi="Times New Roman" w:cs="Times New Roman"/>
      <w:smallCaps/>
      <w:kern w:val="28"/>
      <w:sz w:val="20"/>
      <w:szCs w:val="20"/>
      <w:lang w:eastAsia="en-US"/>
    </w:rPr>
  </w:style>
  <w:style w:type="character" w:customStyle="1" w:styleId="Heading2Char">
    <w:name w:val="Heading 2 Char"/>
    <w:basedOn w:val="DefaultParagraphFont"/>
    <w:link w:val="Heading2"/>
    <w:rsid w:val="00960D71"/>
    <w:rPr>
      <w:rFonts w:ascii="Times New Roman" w:eastAsia="PMingLiU" w:hAnsi="Times New Roman" w:cs="Times New Roman"/>
      <w:i/>
      <w:iCs/>
      <w:sz w:val="20"/>
      <w:szCs w:val="20"/>
      <w:lang w:eastAsia="en-US"/>
    </w:rPr>
  </w:style>
  <w:style w:type="character" w:customStyle="1" w:styleId="Heading3Char">
    <w:name w:val="Heading 3 Char"/>
    <w:basedOn w:val="DefaultParagraphFont"/>
    <w:link w:val="Heading3"/>
    <w:rsid w:val="00960D71"/>
    <w:rPr>
      <w:rFonts w:ascii="Times New Roman" w:eastAsia="PMingLiU" w:hAnsi="Times New Roman" w:cs="Times New Roman"/>
      <w:i/>
      <w:iCs/>
      <w:sz w:val="20"/>
      <w:szCs w:val="20"/>
      <w:lang w:eastAsia="en-US"/>
    </w:rPr>
  </w:style>
  <w:style w:type="character" w:customStyle="1" w:styleId="Heading4Char">
    <w:name w:val="Heading 4 Char"/>
    <w:basedOn w:val="DefaultParagraphFont"/>
    <w:link w:val="Heading4"/>
    <w:rsid w:val="00960D71"/>
    <w:rPr>
      <w:rFonts w:ascii="Times New Roman" w:eastAsia="PMingLiU" w:hAnsi="Times New Roman" w:cs="Times New Roman"/>
      <w:i/>
      <w:iCs/>
      <w:sz w:val="18"/>
      <w:szCs w:val="18"/>
      <w:lang w:eastAsia="en-US"/>
    </w:rPr>
  </w:style>
  <w:style w:type="character" w:customStyle="1" w:styleId="Heading5Char">
    <w:name w:val="Heading 5 Char"/>
    <w:basedOn w:val="DefaultParagraphFont"/>
    <w:link w:val="Heading5"/>
    <w:rsid w:val="00960D71"/>
    <w:rPr>
      <w:rFonts w:ascii="Times New Roman" w:eastAsia="PMingLiU" w:hAnsi="Times New Roman" w:cs="Times New Roman"/>
      <w:sz w:val="18"/>
      <w:szCs w:val="18"/>
      <w:lang w:eastAsia="en-US"/>
    </w:rPr>
  </w:style>
  <w:style w:type="character" w:customStyle="1" w:styleId="Heading6Char">
    <w:name w:val="Heading 6 Char"/>
    <w:basedOn w:val="DefaultParagraphFont"/>
    <w:link w:val="Heading6"/>
    <w:rsid w:val="00960D71"/>
    <w:rPr>
      <w:rFonts w:ascii="Times New Roman" w:eastAsia="PMingLiU" w:hAnsi="Times New Roman" w:cs="Times New Roman"/>
      <w:i/>
      <w:iCs/>
      <w:sz w:val="16"/>
      <w:szCs w:val="16"/>
      <w:lang w:eastAsia="en-US"/>
    </w:rPr>
  </w:style>
  <w:style w:type="character" w:customStyle="1" w:styleId="Heading7Char">
    <w:name w:val="Heading 7 Char"/>
    <w:basedOn w:val="DefaultParagraphFont"/>
    <w:link w:val="Heading7"/>
    <w:rsid w:val="00960D71"/>
    <w:rPr>
      <w:rFonts w:ascii="Times New Roman" w:eastAsia="PMingLiU" w:hAnsi="Times New Roman" w:cs="Times New Roman"/>
      <w:sz w:val="16"/>
      <w:szCs w:val="16"/>
      <w:lang w:eastAsia="en-US"/>
    </w:rPr>
  </w:style>
  <w:style w:type="character" w:customStyle="1" w:styleId="Heading8Char">
    <w:name w:val="Heading 8 Char"/>
    <w:basedOn w:val="DefaultParagraphFont"/>
    <w:link w:val="Heading8"/>
    <w:rsid w:val="00960D71"/>
    <w:rPr>
      <w:rFonts w:ascii="Times New Roman" w:eastAsia="PMingLiU" w:hAnsi="Times New Roman" w:cs="Times New Roman"/>
      <w:i/>
      <w:iCs/>
      <w:sz w:val="16"/>
      <w:szCs w:val="16"/>
      <w:lang w:eastAsia="en-US"/>
    </w:rPr>
  </w:style>
  <w:style w:type="character" w:customStyle="1" w:styleId="Heading9Char">
    <w:name w:val="Heading 9 Char"/>
    <w:basedOn w:val="DefaultParagraphFont"/>
    <w:link w:val="Heading9"/>
    <w:rsid w:val="00960D71"/>
    <w:rPr>
      <w:rFonts w:ascii="Times New Roman" w:eastAsia="PMingLiU" w:hAnsi="Times New Roman" w:cs="Times New Roman"/>
      <w:sz w:val="16"/>
      <w:szCs w:val="16"/>
      <w:lang w:eastAsia="en-US"/>
    </w:rPr>
  </w:style>
  <w:style w:type="paragraph" w:customStyle="1" w:styleId="Abstract">
    <w:name w:val="Abstract"/>
    <w:basedOn w:val="Normal"/>
    <w:next w:val="Normal"/>
    <w:rsid w:val="00960D71"/>
    <w:pPr>
      <w:spacing w:before="20"/>
      <w:ind w:firstLine="202"/>
      <w:jc w:val="both"/>
    </w:pPr>
    <w:rPr>
      <w:b/>
      <w:bCs/>
      <w:sz w:val="18"/>
      <w:szCs w:val="18"/>
    </w:rPr>
  </w:style>
  <w:style w:type="paragraph" w:customStyle="1" w:styleId="Authors">
    <w:name w:val="Authors"/>
    <w:basedOn w:val="Normal"/>
    <w:next w:val="Normal"/>
    <w:rsid w:val="00960D71"/>
    <w:pPr>
      <w:framePr w:w="9072" w:hSpace="187" w:vSpace="187" w:wrap="notBeside" w:vAnchor="text" w:hAnchor="page" w:xAlign="center" w:y="1"/>
      <w:spacing w:after="320"/>
      <w:jc w:val="center"/>
    </w:pPr>
    <w:rPr>
      <w:sz w:val="22"/>
      <w:szCs w:val="22"/>
    </w:rPr>
  </w:style>
  <w:style w:type="character" w:customStyle="1" w:styleId="MemberType">
    <w:name w:val="MemberType"/>
    <w:rsid w:val="00960D71"/>
    <w:rPr>
      <w:rFonts w:ascii="Times New Roman" w:hAnsi="Times New Roman" w:cs="Times New Roman"/>
      <w:i/>
      <w:iCs/>
      <w:sz w:val="22"/>
      <w:szCs w:val="22"/>
    </w:rPr>
  </w:style>
  <w:style w:type="paragraph" w:styleId="Title">
    <w:name w:val="Title"/>
    <w:basedOn w:val="Normal"/>
    <w:next w:val="Normal"/>
    <w:link w:val="TitleChar"/>
    <w:qFormat/>
    <w:rsid w:val="00960D71"/>
    <w:pPr>
      <w:framePr w:w="9360" w:hSpace="187" w:vSpace="187" w:wrap="notBeside" w:vAnchor="text" w:hAnchor="page" w:xAlign="center" w:y="1" w:anchorLock="1"/>
      <w:spacing w:before="360"/>
      <w:jc w:val="center"/>
    </w:pPr>
    <w:rPr>
      <w:b/>
      <w:kern w:val="28"/>
      <w:sz w:val="32"/>
      <w:szCs w:val="48"/>
    </w:rPr>
  </w:style>
  <w:style w:type="character" w:customStyle="1" w:styleId="TitleChar">
    <w:name w:val="Title Char"/>
    <w:basedOn w:val="DefaultParagraphFont"/>
    <w:link w:val="Title"/>
    <w:rsid w:val="00960D71"/>
    <w:rPr>
      <w:rFonts w:ascii="Times New Roman" w:eastAsia="PMingLiU" w:hAnsi="Times New Roman" w:cs="Times New Roman"/>
      <w:b/>
      <w:kern w:val="28"/>
      <w:sz w:val="32"/>
      <w:szCs w:val="48"/>
      <w:lang w:eastAsia="en-US"/>
    </w:rPr>
  </w:style>
  <w:style w:type="paragraph" w:styleId="FootnoteText">
    <w:name w:val="footnote text"/>
    <w:basedOn w:val="Normal"/>
    <w:link w:val="FootnoteTextChar"/>
    <w:semiHidden/>
    <w:rsid w:val="00960D71"/>
    <w:pPr>
      <w:ind w:firstLine="202"/>
      <w:jc w:val="both"/>
    </w:pPr>
    <w:rPr>
      <w:sz w:val="16"/>
      <w:szCs w:val="16"/>
    </w:rPr>
  </w:style>
  <w:style w:type="character" w:customStyle="1" w:styleId="FootnoteTextChar">
    <w:name w:val="Footnote Text Char"/>
    <w:basedOn w:val="DefaultParagraphFont"/>
    <w:link w:val="FootnoteText"/>
    <w:semiHidden/>
    <w:rsid w:val="00960D71"/>
    <w:rPr>
      <w:rFonts w:ascii="Times New Roman" w:eastAsia="PMingLiU" w:hAnsi="Times New Roman" w:cs="Times New Roman"/>
      <w:sz w:val="16"/>
      <w:szCs w:val="16"/>
      <w:lang w:eastAsia="en-US"/>
    </w:rPr>
  </w:style>
  <w:style w:type="paragraph" w:customStyle="1" w:styleId="References">
    <w:name w:val="References"/>
    <w:basedOn w:val="Normal"/>
    <w:rsid w:val="00960D71"/>
    <w:pPr>
      <w:numPr>
        <w:numId w:val="12"/>
      </w:numPr>
      <w:jc w:val="both"/>
    </w:pPr>
    <w:rPr>
      <w:sz w:val="16"/>
      <w:szCs w:val="16"/>
    </w:rPr>
  </w:style>
  <w:style w:type="paragraph" w:customStyle="1" w:styleId="IndexTerms">
    <w:name w:val="IndexTerms"/>
    <w:basedOn w:val="Normal"/>
    <w:next w:val="Normal"/>
    <w:rsid w:val="00960D71"/>
    <w:pPr>
      <w:ind w:firstLine="202"/>
      <w:jc w:val="both"/>
    </w:pPr>
    <w:rPr>
      <w:b/>
      <w:bCs/>
      <w:sz w:val="18"/>
      <w:szCs w:val="18"/>
    </w:rPr>
  </w:style>
  <w:style w:type="character" w:styleId="FootnoteReference">
    <w:name w:val="footnote reference"/>
    <w:semiHidden/>
    <w:rsid w:val="00960D71"/>
    <w:rPr>
      <w:vertAlign w:val="superscript"/>
    </w:rPr>
  </w:style>
  <w:style w:type="paragraph" w:styleId="Footer">
    <w:name w:val="footer"/>
    <w:basedOn w:val="Normal"/>
    <w:link w:val="FooterChar"/>
    <w:rsid w:val="00960D71"/>
    <w:pPr>
      <w:tabs>
        <w:tab w:val="center" w:pos="4320"/>
        <w:tab w:val="right" w:pos="8640"/>
      </w:tabs>
    </w:pPr>
  </w:style>
  <w:style w:type="character" w:customStyle="1" w:styleId="FooterChar">
    <w:name w:val="Footer Char"/>
    <w:basedOn w:val="DefaultParagraphFont"/>
    <w:link w:val="Footer"/>
    <w:rsid w:val="00960D71"/>
    <w:rPr>
      <w:rFonts w:ascii="Times New Roman" w:eastAsia="PMingLiU" w:hAnsi="Times New Roman" w:cs="Times New Roman"/>
      <w:sz w:val="20"/>
      <w:szCs w:val="20"/>
      <w:lang w:eastAsia="en-US"/>
    </w:rPr>
  </w:style>
  <w:style w:type="paragraph" w:customStyle="1" w:styleId="Text">
    <w:name w:val="Text"/>
    <w:basedOn w:val="Normal"/>
    <w:rsid w:val="00960D71"/>
    <w:pPr>
      <w:widowControl w:val="0"/>
      <w:spacing w:line="252" w:lineRule="auto"/>
      <w:ind w:firstLine="202"/>
      <w:jc w:val="both"/>
    </w:pPr>
  </w:style>
  <w:style w:type="paragraph" w:customStyle="1" w:styleId="FigureCaption0">
    <w:name w:val="Figure Caption"/>
    <w:basedOn w:val="Normal"/>
    <w:rsid w:val="00960D71"/>
    <w:pPr>
      <w:jc w:val="both"/>
    </w:pPr>
    <w:rPr>
      <w:sz w:val="16"/>
      <w:szCs w:val="16"/>
    </w:rPr>
  </w:style>
  <w:style w:type="paragraph" w:customStyle="1" w:styleId="TableTitle">
    <w:name w:val="Table Title"/>
    <w:basedOn w:val="Normal"/>
    <w:rsid w:val="00960D71"/>
    <w:pPr>
      <w:jc w:val="center"/>
    </w:pPr>
    <w:rPr>
      <w:smallCaps/>
      <w:sz w:val="16"/>
      <w:szCs w:val="16"/>
    </w:rPr>
  </w:style>
  <w:style w:type="paragraph" w:customStyle="1" w:styleId="ReferenceHead">
    <w:name w:val="Reference Head"/>
    <w:basedOn w:val="Heading1"/>
    <w:rsid w:val="00960D71"/>
    <w:pPr>
      <w:numPr>
        <w:numId w:val="0"/>
      </w:numPr>
    </w:pPr>
  </w:style>
  <w:style w:type="paragraph" w:styleId="Header">
    <w:name w:val="header"/>
    <w:basedOn w:val="Normal"/>
    <w:link w:val="HeaderChar"/>
    <w:rsid w:val="00960D71"/>
    <w:pPr>
      <w:tabs>
        <w:tab w:val="center" w:pos="4320"/>
        <w:tab w:val="right" w:pos="8640"/>
      </w:tabs>
    </w:pPr>
  </w:style>
  <w:style w:type="character" w:customStyle="1" w:styleId="HeaderChar">
    <w:name w:val="Header Char"/>
    <w:basedOn w:val="DefaultParagraphFont"/>
    <w:link w:val="Header"/>
    <w:rsid w:val="00960D71"/>
    <w:rPr>
      <w:rFonts w:ascii="Times New Roman" w:eastAsia="PMingLiU" w:hAnsi="Times New Roman" w:cs="Times New Roman"/>
      <w:sz w:val="20"/>
      <w:szCs w:val="20"/>
      <w:lang w:eastAsia="en-US"/>
    </w:rPr>
  </w:style>
  <w:style w:type="paragraph" w:customStyle="1" w:styleId="Equation">
    <w:name w:val="Equation"/>
    <w:basedOn w:val="Normal"/>
    <w:next w:val="Normal"/>
    <w:rsid w:val="00960D71"/>
    <w:pPr>
      <w:widowControl w:val="0"/>
      <w:tabs>
        <w:tab w:val="right" w:pos="4810"/>
      </w:tabs>
      <w:spacing w:line="252" w:lineRule="auto"/>
      <w:jc w:val="both"/>
    </w:pPr>
  </w:style>
  <w:style w:type="character" w:styleId="Hyperlink">
    <w:name w:val="Hyperlink"/>
    <w:rsid w:val="00960D71"/>
    <w:rPr>
      <w:color w:val="0000FF"/>
      <w:u w:val="single"/>
    </w:rPr>
  </w:style>
  <w:style w:type="character" w:styleId="FollowedHyperlink">
    <w:name w:val="FollowedHyperlink"/>
    <w:rsid w:val="00960D71"/>
    <w:rPr>
      <w:color w:val="800080"/>
      <w:u w:val="single"/>
    </w:rPr>
  </w:style>
  <w:style w:type="paragraph" w:styleId="BodyTextIndent">
    <w:name w:val="Body Text Indent"/>
    <w:basedOn w:val="Normal"/>
    <w:link w:val="BodyTextIndentChar"/>
    <w:rsid w:val="00960D71"/>
    <w:pPr>
      <w:ind w:left="630" w:hanging="630"/>
    </w:pPr>
    <w:rPr>
      <w:szCs w:val="24"/>
    </w:rPr>
  </w:style>
  <w:style w:type="character" w:customStyle="1" w:styleId="BodyTextIndentChar">
    <w:name w:val="Body Text Indent Char"/>
    <w:basedOn w:val="DefaultParagraphFont"/>
    <w:link w:val="BodyTextIndent"/>
    <w:rsid w:val="00960D71"/>
    <w:rPr>
      <w:rFonts w:ascii="Times New Roman" w:eastAsia="PMingLiU" w:hAnsi="Times New Roman" w:cs="Times New Roman"/>
      <w:sz w:val="20"/>
      <w:lang w:eastAsia="en-US"/>
    </w:rPr>
  </w:style>
  <w:style w:type="paragraph" w:customStyle="1" w:styleId="DefaultParagraphFont1">
    <w:name w:val="Default Paragraph Font1"/>
    <w:next w:val="Normal"/>
    <w:rsid w:val="00960D71"/>
    <w:pPr>
      <w:overflowPunct w:val="0"/>
      <w:autoSpaceDE w:val="0"/>
      <w:autoSpaceDN w:val="0"/>
      <w:adjustRightInd w:val="0"/>
      <w:textAlignment w:val="baseline"/>
    </w:pPr>
    <w:rPr>
      <w:rFonts w:ascii="Times" w:eastAsia="PMingLiU" w:hAnsi="Times" w:cs="Times New Roman"/>
      <w:sz w:val="20"/>
      <w:szCs w:val="20"/>
    </w:rPr>
  </w:style>
  <w:style w:type="paragraph" w:customStyle="1" w:styleId="abs-title">
    <w:name w:val="abs-title"/>
    <w:basedOn w:val="DefaultParagraphFont1"/>
    <w:rsid w:val="00960D71"/>
    <w:pPr>
      <w:ind w:firstLine="14"/>
      <w:jc w:val="both"/>
    </w:pPr>
    <w:rPr>
      <w:b/>
      <w:bCs/>
      <w:i/>
      <w:iCs/>
      <w:sz w:val="18"/>
    </w:rPr>
  </w:style>
  <w:style w:type="paragraph" w:customStyle="1" w:styleId="body-text">
    <w:name w:val="body-text"/>
    <w:rsid w:val="00960D71"/>
    <w:pPr>
      <w:ind w:firstLine="230"/>
      <w:jc w:val="both"/>
    </w:pPr>
    <w:rPr>
      <w:rFonts w:ascii="Times" w:eastAsia="PMingLiU" w:hAnsi="Times" w:cs="Times New Roman"/>
      <w:color w:val="000000"/>
      <w:sz w:val="20"/>
      <w:szCs w:val="20"/>
      <w:lang w:eastAsia="en-US"/>
    </w:rPr>
  </w:style>
  <w:style w:type="paragraph" w:customStyle="1" w:styleId="table-figure-caption">
    <w:name w:val="table-figure-caption"/>
    <w:basedOn w:val="body-text"/>
    <w:rsid w:val="00960D71"/>
    <w:pPr>
      <w:spacing w:before="60" w:after="120"/>
      <w:ind w:firstLine="0"/>
      <w:jc w:val="center"/>
    </w:pPr>
    <w:rPr>
      <w:sz w:val="18"/>
    </w:rPr>
  </w:style>
  <w:style w:type="paragraph" w:customStyle="1" w:styleId="footnote">
    <w:name w:val="footnote"/>
    <w:basedOn w:val="FootnoteText"/>
    <w:rsid w:val="00960D71"/>
    <w:pPr>
      <w:overflowPunct w:val="0"/>
      <w:adjustRightInd w:val="0"/>
      <w:ind w:firstLine="346"/>
      <w:jc w:val="left"/>
      <w:textAlignment w:val="baseline"/>
    </w:pPr>
    <w:rPr>
      <w:rFonts w:ascii="Times" w:hAnsi="Times"/>
      <w:szCs w:val="20"/>
      <w:lang w:val="en-AU" w:eastAsia="zh-TW"/>
    </w:rPr>
  </w:style>
  <w:style w:type="paragraph" w:customStyle="1" w:styleId="subsection-title">
    <w:name w:val="subsection-title"/>
    <w:basedOn w:val="Heading2"/>
    <w:rsid w:val="00960D71"/>
    <w:pPr>
      <w:numPr>
        <w:ilvl w:val="0"/>
        <w:numId w:val="0"/>
      </w:numPr>
      <w:overflowPunct w:val="0"/>
      <w:adjustRightInd w:val="0"/>
      <w:spacing w:before="60"/>
      <w:ind w:firstLine="43"/>
      <w:textAlignment w:val="baseline"/>
    </w:pPr>
    <w:rPr>
      <w:rFonts w:ascii="Times" w:hAnsi="Times"/>
      <w:b/>
      <w:bCs/>
      <w:szCs w:val="24"/>
      <w:lang w:eastAsia="zh-TW"/>
    </w:rPr>
  </w:style>
  <w:style w:type="paragraph" w:styleId="BodyText">
    <w:name w:val="Body Text"/>
    <w:basedOn w:val="Normal"/>
    <w:link w:val="BodyTextChar"/>
    <w:rsid w:val="00960D71"/>
    <w:pPr>
      <w:autoSpaceDE/>
      <w:autoSpaceDN/>
      <w:spacing w:after="120" w:line="228" w:lineRule="auto"/>
      <w:ind w:firstLine="288"/>
      <w:jc w:val="both"/>
    </w:pPr>
    <w:rPr>
      <w:rFonts w:eastAsia="SimSun"/>
      <w:spacing w:val="-1"/>
    </w:rPr>
  </w:style>
  <w:style w:type="character" w:customStyle="1" w:styleId="BodyTextChar">
    <w:name w:val="Body Text Char"/>
    <w:basedOn w:val="DefaultParagraphFont"/>
    <w:link w:val="BodyText"/>
    <w:rsid w:val="00960D71"/>
    <w:rPr>
      <w:rFonts w:ascii="Times New Roman" w:eastAsia="SimSun" w:hAnsi="Times New Roman" w:cs="Times New Roman"/>
      <w:spacing w:val="-1"/>
      <w:sz w:val="20"/>
      <w:szCs w:val="20"/>
      <w:lang w:eastAsia="en-US"/>
    </w:rPr>
  </w:style>
  <w:style w:type="paragraph" w:customStyle="1" w:styleId="bulletlist">
    <w:name w:val="bullet list"/>
    <w:basedOn w:val="BodyText"/>
    <w:rsid w:val="00960D71"/>
    <w:pPr>
      <w:numPr>
        <w:numId w:val="21"/>
      </w:numPr>
    </w:pPr>
  </w:style>
  <w:style w:type="paragraph" w:customStyle="1" w:styleId="sponsors">
    <w:name w:val="sponsors"/>
    <w:rsid w:val="00960D71"/>
    <w:pPr>
      <w:framePr w:wrap="auto" w:hAnchor="text" w:x="615" w:y="2239"/>
      <w:pBdr>
        <w:top w:val="single" w:sz="4" w:space="2" w:color="auto"/>
      </w:pBdr>
      <w:ind w:firstLine="288"/>
    </w:pPr>
    <w:rPr>
      <w:rFonts w:ascii="Times New Roman" w:eastAsia="SimSun" w:hAnsi="Times New Roman" w:cs="Times New Roman"/>
      <w:sz w:val="16"/>
      <w:szCs w:val="16"/>
      <w:lang w:eastAsia="en-US"/>
    </w:rPr>
  </w:style>
  <w:style w:type="paragraph" w:customStyle="1" w:styleId="papersubtitle">
    <w:name w:val="paper subtitle"/>
    <w:rsid w:val="00960D71"/>
    <w:pPr>
      <w:spacing w:after="120"/>
      <w:jc w:val="center"/>
    </w:pPr>
    <w:rPr>
      <w:rFonts w:ascii="Times New Roman" w:eastAsia="MS Mincho" w:hAnsi="Times New Roman" w:cs="Times New Roman"/>
      <w:noProof/>
      <w:sz w:val="28"/>
      <w:szCs w:val="28"/>
      <w:lang w:eastAsia="en-US"/>
    </w:rPr>
  </w:style>
  <w:style w:type="paragraph" w:customStyle="1" w:styleId="equation0">
    <w:name w:val="equation"/>
    <w:basedOn w:val="Normal"/>
    <w:rsid w:val="00960D7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960D71"/>
    <w:pPr>
      <w:numPr>
        <w:numId w:val="22"/>
      </w:numPr>
      <w:spacing w:before="80" w:after="200"/>
      <w:jc w:val="center"/>
    </w:pPr>
    <w:rPr>
      <w:rFonts w:ascii="Times New Roman" w:eastAsia="SimSun" w:hAnsi="Times New Roman" w:cs="Times New Roman"/>
      <w:noProof/>
      <w:sz w:val="16"/>
      <w:szCs w:val="16"/>
      <w:lang w:eastAsia="en-US"/>
    </w:rPr>
  </w:style>
  <w:style w:type="paragraph" w:customStyle="1" w:styleId="tablecolhead">
    <w:name w:val="table col head"/>
    <w:basedOn w:val="Normal"/>
    <w:rsid w:val="00960D71"/>
    <w:pPr>
      <w:autoSpaceDE/>
      <w:autoSpaceDN/>
      <w:jc w:val="center"/>
    </w:pPr>
    <w:rPr>
      <w:rFonts w:eastAsia="SimSun"/>
      <w:b/>
      <w:bCs/>
      <w:sz w:val="16"/>
      <w:szCs w:val="16"/>
    </w:rPr>
  </w:style>
  <w:style w:type="paragraph" w:customStyle="1" w:styleId="tablecolsubhead">
    <w:name w:val="table col subhead"/>
    <w:basedOn w:val="tablecolhead"/>
    <w:rsid w:val="00960D71"/>
    <w:rPr>
      <w:i/>
      <w:iCs/>
      <w:sz w:val="15"/>
      <w:szCs w:val="15"/>
    </w:rPr>
  </w:style>
  <w:style w:type="paragraph" w:customStyle="1" w:styleId="tablecopy">
    <w:name w:val="table copy"/>
    <w:rsid w:val="00960D71"/>
    <w:pPr>
      <w:jc w:val="both"/>
    </w:pPr>
    <w:rPr>
      <w:rFonts w:ascii="Times New Roman" w:eastAsia="SimSun" w:hAnsi="Times New Roman" w:cs="Times New Roman"/>
      <w:noProof/>
      <w:sz w:val="16"/>
      <w:szCs w:val="16"/>
      <w:lang w:eastAsia="en-US"/>
    </w:rPr>
  </w:style>
  <w:style w:type="paragraph" w:customStyle="1" w:styleId="tablefootnote">
    <w:name w:val="table footnote"/>
    <w:rsid w:val="00960D71"/>
    <w:pPr>
      <w:spacing w:before="60" w:after="30"/>
      <w:jc w:val="right"/>
    </w:pPr>
    <w:rPr>
      <w:rFonts w:ascii="Times New Roman" w:eastAsia="SimSun" w:hAnsi="Times New Roman" w:cs="Times New Roman"/>
      <w:sz w:val="12"/>
      <w:szCs w:val="12"/>
      <w:lang w:eastAsia="en-US"/>
    </w:rPr>
  </w:style>
  <w:style w:type="paragraph" w:customStyle="1" w:styleId="tablehead">
    <w:name w:val="table head"/>
    <w:rsid w:val="00960D71"/>
    <w:pPr>
      <w:numPr>
        <w:numId w:val="23"/>
      </w:numPr>
      <w:spacing w:before="240" w:after="120" w:line="216" w:lineRule="auto"/>
      <w:jc w:val="center"/>
    </w:pPr>
    <w:rPr>
      <w:rFonts w:ascii="Times New Roman" w:eastAsia="SimSun" w:hAnsi="Times New Roman" w:cs="Times New Roman"/>
      <w:smallCaps/>
      <w:noProof/>
      <w:sz w:val="16"/>
      <w:szCs w:val="16"/>
      <w:lang w:eastAsia="en-US"/>
    </w:rPr>
  </w:style>
  <w:style w:type="paragraph" w:customStyle="1" w:styleId="a">
    <w:name w:val="바탕글"/>
    <w:rsid w:val="00960D7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eastAsia="BatangChe" w:hAnsi="Times New Roman" w:cs="Times New Roman"/>
      <w:color w:val="000000"/>
      <w:sz w:val="20"/>
      <w:szCs w:val="20"/>
      <w:lang w:eastAsia="ko-KR"/>
    </w:rPr>
  </w:style>
  <w:style w:type="paragraph" w:styleId="ListParagraph">
    <w:name w:val="List Paragraph"/>
    <w:basedOn w:val="Normal"/>
    <w:qFormat/>
    <w:rsid w:val="00960D71"/>
    <w:pPr>
      <w:ind w:left="720"/>
      <w:contextualSpacing/>
    </w:pPr>
  </w:style>
  <w:style w:type="character" w:styleId="CommentReference">
    <w:name w:val="annotation reference"/>
    <w:basedOn w:val="DefaultParagraphFont"/>
    <w:rsid w:val="00960D71"/>
    <w:rPr>
      <w:sz w:val="16"/>
      <w:szCs w:val="16"/>
    </w:rPr>
  </w:style>
  <w:style w:type="paragraph" w:styleId="CommentText">
    <w:name w:val="annotation text"/>
    <w:basedOn w:val="Normal"/>
    <w:link w:val="CommentTextChar"/>
    <w:rsid w:val="00960D71"/>
  </w:style>
  <w:style w:type="character" w:customStyle="1" w:styleId="CommentTextChar">
    <w:name w:val="Comment Text Char"/>
    <w:basedOn w:val="DefaultParagraphFont"/>
    <w:link w:val="CommentText"/>
    <w:rsid w:val="00960D71"/>
    <w:rPr>
      <w:rFonts w:ascii="Times New Roman" w:eastAsia="PMingLiU" w:hAnsi="Times New Roman" w:cs="Times New Roman"/>
      <w:sz w:val="20"/>
      <w:szCs w:val="20"/>
      <w:lang w:eastAsia="en-US"/>
    </w:rPr>
  </w:style>
  <w:style w:type="paragraph" w:styleId="CommentSubject">
    <w:name w:val="annotation subject"/>
    <w:basedOn w:val="CommentText"/>
    <w:next w:val="CommentText"/>
    <w:link w:val="CommentSubjectChar"/>
    <w:rsid w:val="00960D71"/>
    <w:rPr>
      <w:b/>
      <w:bCs/>
    </w:rPr>
  </w:style>
  <w:style w:type="character" w:customStyle="1" w:styleId="CommentSubjectChar">
    <w:name w:val="Comment Subject Char"/>
    <w:basedOn w:val="CommentTextChar"/>
    <w:link w:val="CommentSubject"/>
    <w:rsid w:val="00960D71"/>
    <w:rPr>
      <w:rFonts w:ascii="Times New Roman" w:eastAsia="PMingLiU" w:hAnsi="Times New Roman" w:cs="Times New Roman"/>
      <w:b/>
      <w:bCs/>
      <w:sz w:val="20"/>
      <w:szCs w:val="20"/>
      <w:lang w:eastAsia="en-US"/>
    </w:rPr>
  </w:style>
  <w:style w:type="paragraph" w:styleId="BalloonText">
    <w:name w:val="Balloon Text"/>
    <w:basedOn w:val="Normal"/>
    <w:link w:val="BalloonTextChar"/>
    <w:rsid w:val="00960D71"/>
    <w:rPr>
      <w:rFonts w:ascii="Segoe UI" w:hAnsi="Segoe UI" w:cs="Segoe UI"/>
      <w:sz w:val="18"/>
      <w:szCs w:val="18"/>
    </w:rPr>
  </w:style>
  <w:style w:type="character" w:customStyle="1" w:styleId="BalloonTextChar">
    <w:name w:val="Balloon Text Char"/>
    <w:basedOn w:val="DefaultParagraphFont"/>
    <w:link w:val="BalloonText"/>
    <w:rsid w:val="00960D71"/>
    <w:rPr>
      <w:rFonts w:ascii="Segoe UI" w:eastAsia="PMingLiU" w:hAnsi="Segoe UI" w:cs="Segoe UI"/>
      <w:sz w:val="18"/>
      <w:szCs w:val="18"/>
      <w:lang w:eastAsia="en-US"/>
    </w:rPr>
  </w:style>
  <w:style w:type="character" w:styleId="UnresolvedMention">
    <w:name w:val="Unresolved Mention"/>
    <w:basedOn w:val="DefaultParagraphFont"/>
    <w:uiPriority w:val="99"/>
    <w:semiHidden/>
    <w:unhideWhenUsed/>
    <w:rsid w:val="00960D71"/>
    <w:rPr>
      <w:color w:val="605E5C"/>
      <w:shd w:val="clear" w:color="auto" w:fill="E1DFDD"/>
    </w:rPr>
  </w:style>
  <w:style w:type="paragraph" w:styleId="NormalWeb">
    <w:name w:val="Normal (Web)"/>
    <w:basedOn w:val="Normal"/>
    <w:uiPriority w:val="99"/>
    <w:unhideWhenUsed/>
    <w:rsid w:val="00960D71"/>
    <w:pPr>
      <w:autoSpaceDE/>
      <w:autoSpaceDN/>
      <w:spacing w:before="100" w:beforeAutospacing="1" w:after="100" w:afterAutospacing="1"/>
    </w:pPr>
    <w:rPr>
      <w:sz w:val="24"/>
      <w:szCs w:val="24"/>
      <w:lang w:eastAsia="zh-TW"/>
    </w:rPr>
  </w:style>
  <w:style w:type="character" w:styleId="Emphasis">
    <w:name w:val="Emphasis"/>
    <w:basedOn w:val="DefaultParagraphFont"/>
    <w:qFormat/>
    <w:rsid w:val="00960D71"/>
    <w:rPr>
      <w:i/>
      <w:iCs/>
    </w:rPr>
  </w:style>
  <w:style w:type="character" w:styleId="PlaceholderText">
    <w:name w:val="Placeholder Text"/>
    <w:basedOn w:val="DefaultParagraphFont"/>
    <w:semiHidden/>
    <w:rsid w:val="00960D71"/>
    <w:rPr>
      <w:color w:val="808080"/>
    </w:rPr>
  </w:style>
  <w:style w:type="paragraph" w:styleId="Revision">
    <w:name w:val="Revision"/>
    <w:hidden/>
    <w:semiHidden/>
    <w:rsid w:val="00960D71"/>
    <w:rPr>
      <w:rFonts w:ascii="Times New Roman" w:eastAsia="PMingLiU" w:hAnsi="Times New Roman"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1794552">
      <w:bodyDiv w:val="1"/>
      <w:marLeft w:val="0"/>
      <w:marRight w:val="0"/>
      <w:marTop w:val="0"/>
      <w:marBottom w:val="0"/>
      <w:divBdr>
        <w:top w:val="none" w:sz="0" w:space="0" w:color="auto"/>
        <w:left w:val="none" w:sz="0" w:space="0" w:color="auto"/>
        <w:bottom w:val="none" w:sz="0" w:space="0" w:color="auto"/>
        <w:right w:val="none" w:sz="0" w:space="0" w:color="auto"/>
      </w:divBdr>
      <w:divsChild>
        <w:div w:id="584343188">
          <w:marLeft w:val="0"/>
          <w:marRight w:val="0"/>
          <w:marTop w:val="0"/>
          <w:marBottom w:val="0"/>
          <w:divBdr>
            <w:top w:val="none" w:sz="0" w:space="0" w:color="auto"/>
            <w:left w:val="none" w:sz="0" w:space="0" w:color="auto"/>
            <w:bottom w:val="none" w:sz="0" w:space="0" w:color="auto"/>
            <w:right w:val="none" w:sz="0" w:space="0" w:color="auto"/>
          </w:divBdr>
        </w:div>
      </w:divsChild>
    </w:div>
    <w:div w:id="167661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2.png"/><Relationship Id="rId18" Type="http://schemas.openxmlformats.org/officeDocument/2006/relationships/image" Target="media/image40.wmf"/><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w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0.wmf"/><Relationship Id="rId2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0.wmf"/><Relationship Id="rId14" Type="http://schemas.openxmlformats.org/officeDocument/2006/relationships/image" Target="media/image20.png"/><Relationship Id="rId22" Type="http://schemas.openxmlformats.org/officeDocument/2006/relationships/image" Target="media/image6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A99F3-A59A-5646-B650-0AF66098F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Pages>
  <Words>11221</Words>
  <Characters>63963</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Goh</dc:creator>
  <cp:keywords/>
  <dc:description/>
  <cp:lastModifiedBy>Hsin-Yi Hung</cp:lastModifiedBy>
  <cp:revision>4</cp:revision>
  <dcterms:created xsi:type="dcterms:W3CDTF">2020-03-27T17:22:00Z</dcterms:created>
  <dcterms:modified xsi:type="dcterms:W3CDTF">2020-04-01T14:41:00Z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Id">
    <vt:lpwstr>http://www.zotero.org/styles/ieee</vt:lpwstr>
  </property>
  <property fmtid="{D5CDD505-2E9C-101B-9397-08002B2CF9AE}" pid="3" name="InsertAsFootnote">
    <vt:lpwstr>0</vt:lpwstr>
  </property>
</Properties>
</file>
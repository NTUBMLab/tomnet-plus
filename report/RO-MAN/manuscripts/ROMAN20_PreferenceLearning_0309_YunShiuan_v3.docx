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a3"/>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Su-Ling </w:t>
      </w:r>
      <w:proofErr w:type="spellStart"/>
      <w:r>
        <w:t>Yeh</w:t>
      </w:r>
      <w:proofErr w:type="spellEnd"/>
      <w:r>
        <w:t xml:space="preserve">,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1"/>
        <w:spacing w:before="120" w:after="120"/>
        <w:contextualSpacing/>
      </w:pPr>
      <w:r>
        <w:t>I</w:t>
      </w:r>
      <w:r>
        <w:rPr>
          <w:sz w:val="16"/>
          <w:szCs w:val="16"/>
        </w:rPr>
        <w:t>NTRODUCTION</w:t>
      </w:r>
    </w:p>
    <w:p w14:paraId="38A81AFB" w14:textId="77777777" w:rsidR="00A701AA" w:rsidRDefault="00A701AA" w:rsidP="00A701AA">
      <w:pPr>
        <w:pStyle w:val="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ED057B" w:rsidRDefault="00ED057B" w:rsidP="00A701AA">
                            <w:pPr>
                              <w:pStyle w:val="a4"/>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ED057B" w:rsidRDefault="00ED057B" w:rsidP="00A701AA">
                            <w:pPr>
                              <w:pStyle w:val="a4"/>
                            </w:pPr>
                            <w:r>
                              <w:t>Y.-S. Chuang is with the Graduate Institute of Brain and Mind Sciences, National Taiwan University, Taipei, Taiwan (e-mail: yunshiuan.chuang@gmail.com).</w:t>
                            </w:r>
                          </w:p>
                          <w:p w14:paraId="59610854" w14:textId="77777777" w:rsidR="00ED057B" w:rsidRDefault="00ED057B" w:rsidP="00A701AA">
                            <w:pPr>
                              <w:pStyle w:val="a4"/>
                            </w:pPr>
                            <w:r>
                              <w:t>H.-Y. Hung is with the Graduate Institute of Brain and Mind Sciences and the Center for Artificial Intelligence and Advanced Robotics, National Taiwan University, Taipei, Taiwan (e-mail: r05454001@ntu.edu.tw).</w:t>
                            </w:r>
                          </w:p>
                          <w:p w14:paraId="7A8976B3" w14:textId="77777777" w:rsidR="00ED057B" w:rsidRDefault="00ED057B" w:rsidP="00A701AA">
                            <w:pPr>
                              <w:pStyle w:val="a4"/>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ED057B" w:rsidRDefault="00ED057B" w:rsidP="00A701AA">
                            <w:pPr>
                              <w:pStyle w:val="a4"/>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ED057B" w:rsidRDefault="00ED057B" w:rsidP="00A701AA">
                            <w:pPr>
                              <w:pStyle w:val="a4"/>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ED057B" w:rsidRDefault="00ED057B" w:rsidP="00A701AA">
                            <w:pPr>
                              <w:pStyle w:val="a4"/>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ED057B" w:rsidRPr="00B72B8A" w:rsidRDefault="00ED057B" w:rsidP="00A701AA">
                            <w:pPr>
                              <w:pStyle w:val="a4"/>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ED057B" w:rsidRPr="00B72B8A" w:rsidRDefault="00ED057B" w:rsidP="00A701AA">
                            <w:pPr>
                              <w:pStyle w:val="a4"/>
                            </w:pPr>
                          </w:p>
                          <w:p w14:paraId="64C26F0E" w14:textId="77777777" w:rsidR="00ED057B" w:rsidRDefault="00ED057B" w:rsidP="00A701AA">
                            <w:pPr>
                              <w:pStyle w:val="a4"/>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" stroked="f">
                <v:textbox inset="0,0,0,0">
                  <w:txbxContent>
                    <w:p w14:paraId="1376CDE3" w14:textId="77777777" w:rsidR="00ED057B" w:rsidRDefault="00ED057B" w:rsidP="00A701AA">
                      <w:pPr>
                        <w:pStyle w:val="a4"/>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ED057B" w:rsidRDefault="00ED057B" w:rsidP="00A701AA">
                      <w:pPr>
                        <w:pStyle w:val="a4"/>
                      </w:pPr>
                      <w:r>
                        <w:t>Y.-S. Chuang is with the Graduate Institute of Brain and Mind Sciences, National Taiwan University, Taipei, Taiwan (e-mail: yunshiuan.chuang@gmail.com).</w:t>
                      </w:r>
                    </w:p>
                    <w:p w14:paraId="59610854" w14:textId="77777777" w:rsidR="00ED057B" w:rsidRDefault="00ED057B" w:rsidP="00A701AA">
                      <w:pPr>
                        <w:pStyle w:val="a4"/>
                      </w:pPr>
                      <w:r>
                        <w:t>H.-Y. Hung is with the Graduate Institute of Brain and Mind Sciences and the Center for Artificial Intelligence and Advanced Robotics, National Taiwan University, Taipei, Taiwan (e-mail: r05454001@ntu.edu.tw).</w:t>
                      </w:r>
                    </w:p>
                    <w:p w14:paraId="7A8976B3" w14:textId="77777777" w:rsidR="00ED057B" w:rsidRDefault="00ED057B" w:rsidP="00A701AA">
                      <w:pPr>
                        <w:pStyle w:val="a4"/>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ED057B" w:rsidRDefault="00ED057B" w:rsidP="00A701AA">
                      <w:pPr>
                        <w:pStyle w:val="a4"/>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ED057B" w:rsidRDefault="00ED057B" w:rsidP="00A701AA">
                      <w:pPr>
                        <w:pStyle w:val="a4"/>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ED057B" w:rsidRDefault="00ED057B" w:rsidP="00A701AA">
                      <w:pPr>
                        <w:pStyle w:val="a4"/>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ED057B" w:rsidRPr="00B72B8A" w:rsidRDefault="00ED057B" w:rsidP="00A701AA">
                      <w:pPr>
                        <w:pStyle w:val="a4"/>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ED057B" w:rsidRPr="00B72B8A" w:rsidRDefault="00ED057B" w:rsidP="00A701AA">
                      <w:pPr>
                        <w:pStyle w:val="a4"/>
                      </w:pPr>
                    </w:p>
                    <w:p w14:paraId="64C26F0E" w14:textId="77777777" w:rsidR="00ED057B" w:rsidRDefault="00ED057B" w:rsidP="00A701AA">
                      <w:pPr>
                        <w:pStyle w:val="a4"/>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ED057B" w:rsidRDefault="00ED057B"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ED057B" w:rsidRDefault="00ED057B"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" stroked="f">
                <v:textbox inset="0,0,0,0">
                  <w:txbxContent>
                    <w:p w14:paraId="122B56A3" w14:textId="77777777" w:rsidR="00ED057B" w:rsidRDefault="00ED057B"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ED057B" w:rsidRDefault="00ED057B"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1"/>
        <w:numPr>
          <w:ilvl w:val="0"/>
          <w:numId w:val="0"/>
        </w:numPr>
        <w:contextualSpacing/>
        <w:jc w:val="both"/>
        <w:rPr>
          <w:rFonts w:eastAsia="BatangChe"/>
          <w:lang w:eastAsia="ko-KR"/>
        </w:rPr>
      </w:pPr>
    </w:p>
    <w:p w14:paraId="3B4A4515" w14:textId="77777777" w:rsidR="00A701AA" w:rsidRDefault="00A701AA" w:rsidP="00A701AA">
      <w:pPr>
        <w:pStyle w:val="1"/>
        <w:spacing w:before="120" w:after="120"/>
        <w:contextualSpacing/>
      </w:pPr>
      <w:r>
        <w:t>Background and Related Works</w:t>
      </w:r>
    </w:p>
    <w:p w14:paraId="2B491B09" w14:textId="77777777" w:rsidR="00A701AA" w:rsidRDefault="00A701AA" w:rsidP="00A701AA">
      <w:pPr>
        <w:pStyle w:val="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ab"/>
        <w:ind w:firstLine="289"/>
        <w:contextualSpacing/>
        <w:rPr>
          <w:iCs/>
        </w:rPr>
      </w:pPr>
      <w:r>
        <w:rPr>
          <w:rStyle w:val="af7"/>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ab"/>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ab"/>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ab"/>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ab"/>
        <w:ind w:firstLine="289"/>
        <w:contextualSpacing/>
        <w:rPr>
          <w:rStyle w:val="af7"/>
          <w:i w:val="0"/>
        </w:rPr>
      </w:pPr>
      <w:r w:rsidRPr="00667082">
        <w:rPr>
          <w:rStyle w:val="af7"/>
          <w:i w:val="0"/>
        </w:rPr>
        <w:t xml:space="preserve">The </w:t>
      </w:r>
      <w:r>
        <w:rPr>
          <w:rStyle w:val="af7"/>
          <w:i w:val="0"/>
        </w:rPr>
        <w:t>role of social networks in modulating</w:t>
      </w:r>
      <w:r w:rsidRPr="00667082">
        <w:rPr>
          <w:rStyle w:val="af7"/>
          <w:i w:val="0"/>
        </w:rPr>
        <w:t xml:space="preserve"> human </w:t>
      </w:r>
      <w:r>
        <w:rPr>
          <w:rStyle w:val="af7"/>
          <w:i w:val="0"/>
        </w:rPr>
        <w:t xml:space="preserve">inter-personal </w:t>
      </w:r>
      <w:r w:rsidRPr="00667082">
        <w:rPr>
          <w:rStyle w:val="af7"/>
          <w:i w:val="0"/>
        </w:rPr>
        <w:t xml:space="preserve">interaction behaviors </w:t>
      </w:r>
      <w:r>
        <w:rPr>
          <w:rStyle w:val="af7"/>
          <w:i w:val="0"/>
        </w:rPr>
        <w:t>has been extensively studied in sociology and psychology</w:t>
      </w:r>
      <w:r w:rsidRPr="00667082">
        <w:rPr>
          <w:rStyle w:val="af7"/>
          <w:i w:val="0"/>
        </w:rPr>
        <w:t xml:space="preserve">. </w:t>
      </w:r>
      <w:r>
        <w:rPr>
          <w:rStyle w:val="af7"/>
          <w:i w:val="0"/>
        </w:rPr>
        <w:t xml:space="preserve">To our knowledge, </w:t>
      </w:r>
      <w:r>
        <w:rPr>
          <w:rStyle w:val="af7"/>
          <w:i w:val="0"/>
        </w:rPr>
        <w:fldChar w:fldCharType="begin"/>
      </w:r>
      <w:r>
        <w:rPr>
          <w:rStyle w:val="af7"/>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af7"/>
          <w:i w:val="0"/>
        </w:rPr>
        <w:fldChar w:fldCharType="separate"/>
      </w:r>
      <w:r w:rsidRPr="00667082">
        <w:rPr>
          <w:rStyle w:val="af7"/>
          <w:i w:val="0"/>
          <w:noProof/>
        </w:rPr>
        <w:t>[14]</w:t>
      </w:r>
      <w:r>
        <w:rPr>
          <w:rStyle w:val="af7"/>
          <w:i w:val="0"/>
        </w:rPr>
        <w:fldChar w:fldCharType="end"/>
      </w:r>
      <w:r w:rsidRPr="00667082">
        <w:rPr>
          <w:rStyle w:val="af7"/>
          <w:i w:val="0"/>
        </w:rPr>
        <w:t xml:space="preserve"> was the first study to </w:t>
      </w:r>
      <w:r>
        <w:rPr>
          <w:rStyle w:val="af7"/>
          <w:i w:val="0"/>
        </w:rPr>
        <w:t>use</w:t>
      </w:r>
      <w:r w:rsidRPr="00667082">
        <w:rPr>
          <w:rStyle w:val="af7"/>
          <w:i w:val="0"/>
        </w:rPr>
        <w:t xml:space="preserve"> the term “network” </w:t>
      </w:r>
      <w:r>
        <w:rPr>
          <w:rStyle w:val="af7"/>
          <w:i w:val="0"/>
        </w:rPr>
        <w:t>and apply its concept on</w:t>
      </w:r>
      <w:r w:rsidRPr="00FA4EC6">
        <w:rPr>
          <w:rStyle w:val="af7"/>
          <w:i w:val="0"/>
        </w:rPr>
        <w:t xml:space="preserve"> </w:t>
      </w:r>
      <w:r>
        <w:rPr>
          <w:rStyle w:val="af7"/>
          <w:i w:val="0"/>
        </w:rPr>
        <w:t>a small Norwegian community</w:t>
      </w:r>
      <w:r w:rsidRPr="00471911">
        <w:rPr>
          <w:rStyle w:val="af7"/>
          <w:i w:val="0"/>
        </w:rPr>
        <w:t xml:space="preserve"> </w:t>
      </w:r>
      <w:r w:rsidRPr="00667082">
        <w:rPr>
          <w:rStyle w:val="af7"/>
          <w:i w:val="0"/>
        </w:rPr>
        <w:t xml:space="preserve">to </w:t>
      </w:r>
      <w:r>
        <w:rPr>
          <w:rStyle w:val="af7"/>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af7"/>
          <w:i w:val="0"/>
        </w:rPr>
        <w:fldChar w:fldCharType="begin"/>
      </w:r>
      <w:r>
        <w:rPr>
          <w:rStyle w:val="af7"/>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af7"/>
          <w:i w:val="0"/>
        </w:rPr>
        <w:fldChar w:fldCharType="separate"/>
      </w:r>
      <w:r w:rsidRPr="00667082">
        <w:rPr>
          <w:rStyle w:val="af7"/>
          <w:i w:val="0"/>
          <w:noProof/>
        </w:rPr>
        <w:t>[15]</w:t>
      </w:r>
      <w:r>
        <w:rPr>
          <w:rStyle w:val="af7"/>
          <w:i w:val="0"/>
        </w:rPr>
        <w:fldChar w:fldCharType="end"/>
      </w:r>
      <w:r>
        <w:rPr>
          <w:rStyle w:val="af7"/>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ab"/>
        <w:ind w:firstLine="289"/>
        <w:contextualSpacing/>
        <w:rPr>
          <w:rStyle w:val="af7"/>
          <w:i w:val="0"/>
        </w:rPr>
      </w:pPr>
      <w:r>
        <w:rPr>
          <w:rStyle w:val="af7"/>
          <w:i w:val="0"/>
        </w:rPr>
        <w:t xml:space="preserve">Importantly, as mentioned, social network structure or topology also determines the sort of social interactions a person preferentially engages in or not. Critically, a person’s </w:t>
      </w:r>
      <w:r>
        <w:rPr>
          <w:rStyle w:val="af7"/>
          <w:i w:val="0"/>
        </w:rPr>
        <w:lastRenderedPageBreak/>
        <w:t xml:space="preserve">social network mediates the ease of obtaining support from others for certain needs </w:t>
      </w:r>
      <w:r>
        <w:rPr>
          <w:rStyle w:val="af7"/>
          <w:i w:val="0"/>
        </w:rPr>
        <w:fldChar w:fldCharType="begin"/>
      </w:r>
      <w:r>
        <w:rPr>
          <w:rStyle w:val="af7"/>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af7"/>
          <w:i w:val="0"/>
        </w:rPr>
        <w:fldChar w:fldCharType="separate"/>
      </w:r>
      <w:r w:rsidRPr="00667082">
        <w:rPr>
          <w:rStyle w:val="af7"/>
          <w:i w:val="0"/>
          <w:noProof/>
        </w:rPr>
        <w:t>[9], [16]</w:t>
      </w:r>
      <w:r>
        <w:rPr>
          <w:rStyle w:val="af7"/>
          <w:i w:val="0"/>
        </w:rPr>
        <w:fldChar w:fldCharType="end"/>
      </w:r>
      <w:r>
        <w:rPr>
          <w:rStyle w:val="af7"/>
          <w:i w:val="0"/>
        </w:rPr>
        <w:t>. For instance, a baby obtains food from parents more readily than from siblings, and seeks out siblings for other purposes (despite similar physical proximities for both)</w:t>
      </w:r>
      <w:proofErr w:type="gramStart"/>
      <w:r>
        <w:rPr>
          <w:rStyle w:val="af7"/>
          <w:i w:val="0"/>
        </w:rPr>
        <w:t xml:space="preserve">. </w:t>
      </w:r>
      <w:proofErr w:type="gramEnd"/>
      <w:r>
        <w:rPr>
          <w:rStyle w:val="af7"/>
          <w:i w:val="0"/>
        </w:rPr>
        <w:t xml:space="preserve">Thus, a given person maintains several different classes of social support networks for different needs (e.g. emotional, financial, health) </w:t>
      </w:r>
      <w:r>
        <w:rPr>
          <w:rStyle w:val="af7"/>
          <w:i w:val="0"/>
        </w:rPr>
        <w:fldChar w:fldCharType="begin"/>
      </w:r>
      <w:r>
        <w:rPr>
          <w:rStyle w:val="af7"/>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af7"/>
          <w:i w:val="0"/>
        </w:rPr>
        <w:fldChar w:fldCharType="separate"/>
      </w:r>
      <w:r w:rsidRPr="00667082">
        <w:rPr>
          <w:rStyle w:val="af7"/>
          <w:i w:val="0"/>
          <w:noProof/>
        </w:rPr>
        <w:t>[17]</w:t>
      </w:r>
      <w:r>
        <w:rPr>
          <w:rStyle w:val="af7"/>
          <w:i w:val="0"/>
        </w:rPr>
        <w:fldChar w:fldCharType="end"/>
      </w:r>
      <w:r>
        <w:rPr>
          <w:rStyle w:val="af7"/>
          <w:i w:val="0"/>
        </w:rPr>
        <w:t>. Such social support networks drive many everyday social interaction decisions between different people.</w:t>
      </w:r>
    </w:p>
    <w:p w14:paraId="79C5F162" w14:textId="77777777" w:rsidR="00A701AA" w:rsidRDefault="00A701AA" w:rsidP="00A701AA">
      <w:pPr>
        <w:pStyle w:val="ab"/>
        <w:ind w:firstLine="289"/>
        <w:contextualSpacing/>
        <w:rPr>
          <w:iCs/>
        </w:rPr>
      </w:pPr>
      <w:r>
        <w:rPr>
          <w:rStyle w:val="af7"/>
          <w:i w:val="0"/>
        </w:rPr>
        <w:t xml:space="preserve">Several approaches have been applied to index social support networks </w:t>
      </w:r>
      <w:r>
        <w:rPr>
          <w:rStyle w:val="af7"/>
          <w:i w:val="0"/>
        </w:rPr>
        <w:fldChar w:fldCharType="begin"/>
      </w:r>
      <w:r>
        <w:rPr>
          <w:rStyle w:val="af7"/>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af7"/>
          <w:i w:val="0"/>
        </w:rPr>
        <w:fldChar w:fldCharType="separate"/>
      </w:r>
      <w:r w:rsidRPr="00667082">
        <w:rPr>
          <w:rStyle w:val="af7"/>
          <w:i w:val="0"/>
          <w:noProof/>
        </w:rPr>
        <w:t>[18]</w:t>
      </w:r>
      <w:r>
        <w:rPr>
          <w:rStyle w:val="af7"/>
          <w:i w:val="0"/>
        </w:rPr>
        <w:fldChar w:fldCharType="end"/>
      </w:r>
      <w:r>
        <w:rPr>
          <w:rStyle w:val="af7"/>
          <w:i w:val="0"/>
        </w:rPr>
        <w:t xml:space="preserve">. These methods range from assessments of the availability of assistive persons to self-ratings of personal levels of social functioning. Of these, the SSQ </w:t>
      </w:r>
      <w:r>
        <w:rPr>
          <w:rStyle w:val="af7"/>
          <w:i w:val="0"/>
        </w:rPr>
        <w:fldChar w:fldCharType="begin"/>
      </w:r>
      <w:r>
        <w:rPr>
          <w:rStyle w:val="af7"/>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af7"/>
          <w:i w:val="0"/>
        </w:rPr>
        <w:fldChar w:fldCharType="separate"/>
      </w:r>
      <w:r w:rsidRPr="00667082">
        <w:rPr>
          <w:rStyle w:val="af7"/>
          <w:i w:val="0"/>
          <w:noProof/>
        </w:rPr>
        <w:t>[7]</w:t>
      </w:r>
      <w:r>
        <w:rPr>
          <w:rStyle w:val="af7"/>
          <w:i w:val="0"/>
        </w:rPr>
        <w:fldChar w:fldCharType="end"/>
      </w:r>
      <w:r>
        <w:rPr>
          <w:rStyle w:val="af7"/>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2"/>
        <w:keepLines/>
        <w:numPr>
          <w:ilvl w:val="1"/>
          <w:numId w:val="0"/>
        </w:numPr>
        <w:tabs>
          <w:tab w:val="num" w:pos="360"/>
        </w:tabs>
        <w:autoSpaceDE/>
        <w:autoSpaceDN/>
        <w:ind w:left="288" w:hanging="288"/>
        <w:contextualSpacing/>
      </w:pPr>
      <w:r>
        <w:t>C.</w:t>
      </w:r>
      <w:r>
        <w:tab/>
        <w:t>Machine Theory of Mind</w:t>
      </w:r>
    </w:p>
    <w:p w14:paraId="1EC4FA00" w14:textId="05F66C6C" w:rsidR="00A701AA" w:rsidRDefault="00BD1495" w:rsidP="00A701AA">
      <w:pPr>
        <w:pStyle w:val="ab"/>
        <w:ind w:firstLine="289"/>
        <w:contextualSpacing/>
        <w:rPr>
          <w:rStyle w:val="af7"/>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C81A0B">
                <wp:simplePos x="0" y="0"/>
                <wp:positionH relativeFrom="margin">
                  <wp:posOffset>3285490</wp:posOffset>
                </wp:positionH>
                <wp:positionV relativeFrom="margin">
                  <wp:posOffset>5481714</wp:posOffset>
                </wp:positionV>
                <wp:extent cx="3099435" cy="3159760"/>
                <wp:effectExtent l="0" t="0" r="5715"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9760"/>
                        </a:xfrm>
                        <a:prstGeom prst="rect">
                          <a:avLst/>
                        </a:prstGeom>
                        <a:solidFill>
                          <a:srgbClr val="FFFFFF"/>
                        </a:solidFill>
                        <a:ln w="9525">
                          <a:noFill/>
                          <a:miter lim="800000"/>
                          <a:headEnd/>
                          <a:tailEnd/>
                        </a:ln>
                      </wps:spPr>
                      <wps:txbx>
                        <w:txbxContent>
                          <w:p w14:paraId="11065B7A" w14:textId="7FE5F798" w:rsidR="009E74FA" w:rsidRDefault="009E74FA" w:rsidP="00A701AA">
                            <w:pPr>
                              <w:jc w:val="center"/>
                              <w:rPr>
                                <w:sz w:val="16"/>
                              </w:rPr>
                            </w:pPr>
                            <w:del w:id="2" w:author="Sean Yun-Shiuan Chuang" w:date="2020-03-11T13:47:00Z">
                              <w:r w:rsidDel="00625F81">
                                <w:rPr>
                                  <w:noProof/>
                                </w:rPr>
                                <w:drawing>
                                  <wp:inline distT="0" distB="0" distL="0" distR="0" wp14:anchorId="0211CED7" wp14:editId="176C9C55">
                                    <wp:extent cx="2007675" cy="1900909"/>
                                    <wp:effectExtent l="0" t="0" r="0" b="4445"/>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3" w:author="Sean Yun-Shiuan Chuang" w:date="2020-03-11T13:47:00Z">
                              <w:r w:rsidR="00625F81" w:rsidRPr="00625F81">
                                <w:rPr>
                                  <w:noProof/>
                                </w:rPr>
                                <w:drawing>
                                  <wp:inline distT="0" distB="0" distL="0" distR="0" wp14:anchorId="0C032F5F" wp14:editId="15AE1686">
                                    <wp:extent cx="2001941" cy="1857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388" cy="1864062"/>
                                            </a:xfrm>
                                            <a:prstGeom prst="rect">
                                              <a:avLst/>
                                            </a:prstGeom>
                                            <a:noFill/>
                                            <a:ln>
                                              <a:noFill/>
                                            </a:ln>
                                          </pic:spPr>
                                        </pic:pic>
                                      </a:graphicData>
                                    </a:graphic>
                                  </wp:inline>
                                </w:drawing>
                              </w:r>
                            </w:ins>
                          </w:p>
                          <w:p w14:paraId="3BF0058D" w14:textId="4E939193" w:rsidR="00ED057B" w:rsidRDefault="009E74FA" w:rsidP="00A701AA">
                            <w:pPr>
                              <w:jc w:val="both"/>
                            </w:pPr>
                            <w:r w:rsidRPr="00AF74F9">
                              <w:rPr>
                                <w:sz w:val="16"/>
                              </w:rPr>
                              <w:t>Fig</w:t>
                            </w:r>
                            <w:r>
                              <w:rPr>
                                <w:sz w:val="16"/>
                              </w:rPr>
                              <w:t>. 2</w:t>
                            </w:r>
                            <w:proofErr w:type="gramStart"/>
                            <w:r>
                              <w:rPr>
                                <w:sz w:val="16"/>
                              </w:rPr>
                              <w:t xml:space="preserve">. </w:t>
                            </w:r>
                            <w:proofErr w:type="gramEnd"/>
                            <w:r>
                              <w:rPr>
                                <w:sz w:val="16"/>
                              </w:rPr>
                              <w:t>System overview schematic</w:t>
                            </w:r>
                            <w:proofErr w:type="gramStart"/>
                            <w:r>
                              <w:rPr>
                                <w:sz w:val="16"/>
                              </w:rPr>
                              <w:t xml:space="preserve">. </w:t>
                            </w:r>
                            <w:proofErr w:type="gramEnd"/>
                            <w:r>
                              <w:rPr>
                                <w:sz w:val="16"/>
                              </w:rPr>
                              <w:t>A</w:t>
                            </w:r>
                            <w:r w:rsidRPr="008A7B9F">
                              <w:rPr>
                                <w:sz w:val="16"/>
                              </w:rPr>
                              <w:t>gent</w:t>
                            </w:r>
                            <w:r>
                              <w:rPr>
                                <w:sz w:val="16"/>
                              </w:rPr>
                              <w:t>,</w:t>
                            </w:r>
                            <w:r w:rsidRPr="008A7B9F">
                              <w:rPr>
                                <w:sz w:val="16"/>
                              </w:rPr>
                              <w:t xml:space="preserve"> </w:t>
                            </w:r>
                            <m:oMath>
                              <m:sSub>
                                <m:sSubPr>
                                  <m:ctrlPr>
                                    <w:ins w:id="4" w:author="Unknown" w:date="2020-03-10T01:12:00Z">
                                      <w:rPr>
                                        <w:rFonts w:ascii="Cambria Math" w:hAnsi="Cambria Math"/>
                                        <w:bCs/>
                                        <w:i/>
                                        <w:sz w:val="16"/>
                                      </w:rPr>
                                    </w:ins>
                                  </m:ctrlPr>
                                </m:sSubPr>
                                <m:e>
                                  <m:r>
                                    <w:ins w:id="5" w:author="Unknown" w:date="2020-03-10T01:12:00Z">
                                      <w:rPr>
                                        <w:rFonts w:ascii="Cambria Math" w:hAnsi="Cambria Math"/>
                                        <w:sz w:val="16"/>
                                      </w:rPr>
                                      <m:t>a</m:t>
                                    </w:ins>
                                  </m:r>
                                </m:e>
                                <m:sub>
                                  <m:r>
                                    <w:ins w:id="6" w:author="Unknown" w:date="2020-03-10T01:12:00Z">
                                      <w:rPr>
                                        <w:rFonts w:ascii="Cambria Math" w:hAnsi="Cambria Math"/>
                                        <w:sz w:val="16"/>
                                      </w:rPr>
                                      <m:t>i</m:t>
                                    </w:ins>
                                  </m:r>
                                </m:sub>
                              </m:sSub>
                            </m:oMath>
                            <w:del w:id="7"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8" w:author="Unknown" w:date="2020-03-10T01:12:00Z">
                              <w:r>
                                <w:rPr>
                                  <w:i/>
                                  <w:sz w:val="16"/>
                                </w:rPr>
                                <w:t>G</w:t>
                              </w:r>
                            </w:ins>
                            <w:del w:id="9" w:author="Unknown">
                              <w:r w:rsidRPr="00941A11" w:rsidDel="001F50E3">
                                <w:rPr>
                                  <w:i/>
                                  <w:sz w:val="16"/>
                                </w:rPr>
                                <w:delText>S</w:delText>
                              </w:r>
                            </w:del>
                            <w:r>
                              <w:rPr>
                                <w:sz w:val="16"/>
                              </w:rPr>
                              <w:t>,</w:t>
                            </w:r>
                            <w:r w:rsidRPr="008A7B9F">
                              <w:rPr>
                                <w:sz w:val="16"/>
                              </w:rPr>
                              <w:t xml:space="preserve"> </w:t>
                            </w:r>
                            <w:r>
                              <w:rPr>
                                <w:sz w:val="16"/>
                              </w:rPr>
                              <w:t xml:space="preserve">by approaching </w:t>
                            </w:r>
                            <w:del w:id="10" w:author="Unknown">
                              <w:r w:rsidDel="001F50E3">
                                <w:rPr>
                                  <w:sz w:val="16"/>
                                </w:rPr>
                                <w:delText>or avoiding</w:delText>
                              </w:r>
                            </w:del>
                            <w:ins w:id="11" w:author="Unknown" w:date="2020-03-10T01:13:00Z">
                              <w:r>
                                <w:rPr>
                                  <w:sz w:val="16"/>
                                </w:rPr>
                                <w:t>one of</w:t>
                              </w:r>
                            </w:ins>
                            <w:r>
                              <w:rPr>
                                <w:sz w:val="16"/>
                              </w:rPr>
                              <w:t xml:space="preserve"> them in grid world</w:t>
                            </w:r>
                            <w:proofErr w:type="gramStart"/>
                            <w:r>
                              <w:rPr>
                                <w:sz w:val="16"/>
                              </w:rPr>
                              <w:t xml:space="preserve">. </w:t>
                            </w:r>
                            <w:proofErr w:type="gramEnd"/>
                            <w:r>
                              <w:rPr>
                                <w:sz w:val="16"/>
                              </w:rPr>
                              <w:t xml:space="preserve">On the left, three example grid world interaction </w:t>
                            </w:r>
                            <w:del w:id="12" w:author="Unknown">
                              <w:r w:rsidDel="001F50E3">
                                <w:rPr>
                                  <w:sz w:val="16"/>
                                </w:rPr>
                                <w:delText xml:space="preserve">context </w:delText>
                              </w:r>
                            </w:del>
                            <w:r>
                              <w:rPr>
                                <w:sz w:val="16"/>
                              </w:rPr>
                              <w:t>trajectories are shown (green arrows delineate paths taken)</w:t>
                            </w:r>
                            <w:proofErr w:type="gramStart"/>
                            <w:r>
                              <w:rPr>
                                <w:sz w:val="16"/>
                              </w:rPr>
                              <w:t xml:space="preserve">. </w:t>
                            </w:r>
                            <w:proofErr w:type="gramEnd"/>
                            <w:r w:rsidRPr="008A7B9F">
                              <w:rPr>
                                <w:sz w:val="16"/>
                              </w:rPr>
                              <w:t>Agent</w:t>
                            </w:r>
                            <w:r>
                              <w:rPr>
                                <w:sz w:val="16"/>
                              </w:rPr>
                              <w:t>s’ movements to targets depended on which target provided greater social support in its social network penalized by the distance required to travel to reach the target</w:t>
                            </w:r>
                            <w:proofErr w:type="gramStart"/>
                            <w:r>
                              <w:rPr>
                                <w:sz w:val="16"/>
                              </w:rPr>
                              <w:t xml:space="preserve">. </w:t>
                            </w:r>
                            <w:proofErr w:type="gramEnd"/>
                            <w:ins w:id="13" w:author="莊昀軒" w:date="2020-03-11T16:24:00Z">
                              <w:r w:rsidR="009923C4">
                                <w:rPr>
                                  <w:sz w:val="16"/>
                                </w:rPr>
                                <w:t>Each training example contains</w:t>
                              </w:r>
                              <w:r w:rsidR="005D4C97">
                                <w:rPr>
                                  <w:sz w:val="16"/>
                                </w:rPr>
                                <w:t xml:space="preserve"> a tuple </w:t>
                              </w:r>
                              <w:proofErr w:type="gramStart"/>
                              <w:r w:rsidR="005D4C97">
                                <w:rPr>
                                  <w:sz w:val="16"/>
                                </w:rPr>
                                <w:t xml:space="preserve">of </w:t>
                              </w:r>
                              <w:r w:rsidR="005D4C97">
                                <w:rPr>
                                  <w:sz w:val="16"/>
                                </w:rPr>
                                <w:t xml:space="preserve"> </w:t>
                              </w:r>
                              <w:r w:rsidR="005D4C97" w:rsidRPr="00B12565">
                                <w:rPr>
                                  <w:sz w:val="16"/>
                                </w:rPr>
                                <w:t>(</w:t>
                              </w:r>
                              <w:proofErr w:type="gramEnd"/>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5D4C97" w:rsidRPr="00B12565">
                                <w:rPr>
                                  <w:sz w:val="16"/>
                                </w:rPr>
                                <w:t>)</w:t>
                              </w:r>
                              <w:r w:rsidR="005D4C97">
                                <w:rPr>
                                  <w:sz w:val="16"/>
                                </w:rPr>
                                <w:t>, where</w:t>
                              </w:r>
                            </w:ins>
                            <w:del w:id="14" w:author="莊昀軒" w:date="2020-03-11T16:24:00Z">
                              <w:r w:rsidDel="005D4C97">
                                <w:rPr>
                                  <w:sz w:val="16"/>
                                </w:rPr>
                                <w:delText>Interaction trajectories</w:delText>
                              </w:r>
                            </w:del>
                            <w:ins w:id="15" w:author="莊昀軒" w:date="2020-03-11T16:23:00Z">
                              <w:r w:rsidR="009923C4">
                                <w:rPr>
                                  <w:sz w:val="16"/>
                                </w:rPr>
                                <w:t xml:space="preserv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ins>
                            <w:ins w:id="16" w:author="莊昀軒" w:date="2020-03-11T16:24:00Z">
                              <w:r w:rsidR="005D4C97">
                                <w:rPr>
                                  <w:rFonts w:hint="eastAsia"/>
                                  <w:sz w:val="16"/>
                                </w:rPr>
                                <w:t xml:space="preserve"> </w:t>
                              </w:r>
                              <w:r w:rsidR="005D4C97">
                                <w:rPr>
                                  <w:sz w:val="16"/>
                                </w:rPr>
                                <w:t>the</w:t>
                              </w:r>
                              <w:r w:rsidR="005D4C97">
                                <w:rPr>
                                  <w:sz w:val="16"/>
                                </w:rPr>
                                <w:t xml:space="preserve"> trajector</w:t>
                              </w:r>
                              <w:r w:rsidR="005D4C97">
                                <w:rPr>
                                  <w:sz w:val="16"/>
                                </w:rPr>
                                <w:t>y</w:t>
                              </w:r>
                            </w:ins>
                            <w:ins w:id="17" w:author="莊昀軒" w:date="2020-03-11T16:23:00Z">
                              <w:r w:rsidR="009923C4">
                                <w:rPr>
                                  <w:rFonts w:hint="eastAsia"/>
                                  <w:sz w:val="16"/>
                                </w:rPr>
                                <w:t>,</w:t>
                              </w:r>
                              <w:r w:rsidR="009923C4">
                                <w:rPr>
                                  <w:sz w:val="16"/>
                                </w:rPr>
                                <w:t xml:space="preserve"> </w:t>
                              </w:r>
                            </w:ins>
                            <m:oMath>
                              <m:sSub>
                                <m:sSubPr>
                                  <m:ctrlPr>
                                    <w:ins w:id="18" w:author="莊昀軒" w:date="2020-03-11T16:24:00Z">
                                      <w:rPr>
                                        <w:rFonts w:ascii="Cambria Math" w:hAnsi="Cambria Math"/>
                                        <w:i/>
                                        <w:sz w:val="16"/>
                                      </w:rPr>
                                    </w:ins>
                                  </m:ctrlPr>
                                </m:sSubPr>
                                <m:e>
                                  <m:r>
                                    <w:ins w:id="19" w:author="莊昀軒" w:date="2020-03-11T16:24:00Z">
                                      <m:rPr>
                                        <m:nor/>
                                      </m:rPr>
                                      <w:rPr>
                                        <w:i/>
                                        <w:sz w:val="16"/>
                                      </w:rPr>
                                      <m:t>q</m:t>
                                    </w:ins>
                                  </m:r>
                                </m:e>
                                <m:sub>
                                  <m:r>
                                    <w:ins w:id="20" w:author="莊昀軒" w:date="2020-03-11T16:24:00Z">
                                      <w:rPr>
                                        <w:rFonts w:ascii="Cambria Math" w:hAnsi="Cambria Math"/>
                                        <w:sz w:val="16"/>
                                      </w:rPr>
                                      <m:t>k</m:t>
                                    </w:ins>
                                  </m:r>
                                </m:sub>
                              </m:sSub>
                            </m:oMath>
                            <w:ins w:id="21" w:author="莊昀軒" w:date="2020-03-11T16:24:00Z">
                              <w:r w:rsidR="005D4C97">
                                <w:rPr>
                                  <w:rFonts w:hint="eastAsia"/>
                                  <w:sz w:val="16"/>
                                </w:rPr>
                                <w:t xml:space="preserve"> </w:t>
                              </w:r>
                              <w:r w:rsidR="005D4C97">
                                <w:rPr>
                                  <w:sz w:val="16"/>
                                </w:rPr>
                                <w:t xml:space="preserve">is the </w:t>
                              </w:r>
                            </w:ins>
                            <w:ins w:id="22" w:author="莊昀軒" w:date="2020-03-11T16:23:00Z">
                              <w:r w:rsidR="009923C4">
                                <w:rPr>
                                  <w:sz w:val="16"/>
                                </w:rPr>
                                <w:t>query state</w:t>
                              </w:r>
                            </w:ins>
                            <w:ins w:id="23" w:author="莊昀軒" w:date="2020-03-11T16:24:00Z">
                              <w:r w:rsidR="005D4C97">
                                <w:rPr>
                                  <w:sz w:val="16"/>
                                </w:rPr>
                                <w:t>, and</w:t>
                              </w:r>
                            </w:ins>
                            <w:ins w:id="24" w:author="Unknown" w:date="2020-03-10T01:18:00Z">
                              <w:r>
                                <w:rPr>
                                  <w:sz w:val="16"/>
                                </w:rPr>
                                <w:t xml:space="preserve"> </w:t>
                              </w:r>
                            </w:ins>
                            <m:oMath>
                              <m:sSubSup>
                                <m:sSubSupPr>
                                  <m:ctrlPr>
                                    <w:ins w:id="25" w:author="莊昀軒" w:date="2020-03-11T16:24:00Z">
                                      <w:rPr>
                                        <w:rFonts w:ascii="Cambria Math" w:hAnsi="Cambria Math"/>
                                        <w:i/>
                                        <w:sz w:val="16"/>
                                      </w:rPr>
                                    </w:ins>
                                  </m:ctrlPr>
                                </m:sSubSupPr>
                                <m:e>
                                  <m:r>
                                    <w:ins w:id="26" w:author="莊昀軒" w:date="2020-03-11T16:24:00Z">
                                      <w:rPr>
                                        <w:rFonts w:ascii="Cambria Math" w:hAnsi="Cambria Math"/>
                                        <w:sz w:val="16"/>
                                      </w:rPr>
                                      <m:t>g</m:t>
                                    </w:ins>
                                  </m:r>
                                </m:e>
                                <m:sub>
                                  <m:r>
                                    <w:ins w:id="27" w:author="莊昀軒" w:date="2020-03-11T16:24:00Z">
                                      <w:rPr>
                                        <w:rFonts w:ascii="Cambria Math" w:hAnsi="Cambria Math"/>
                                        <w:sz w:val="16"/>
                                      </w:rPr>
                                      <m:t>k</m:t>
                                    </w:ins>
                                  </m:r>
                                </m:sub>
                                <m:sup>
                                  <m:r>
                                    <w:ins w:id="28" w:author="莊昀軒" w:date="2020-03-11T16:24:00Z">
                                      <w:rPr>
                                        <w:rFonts w:ascii="Cambria Math" w:hAnsi="Cambria Math"/>
                                        <w:sz w:val="16"/>
                                      </w:rPr>
                                      <m:t>*</m:t>
                                    </w:ins>
                                  </m:r>
                                </m:sup>
                              </m:sSubSup>
                            </m:oMath>
                            <w:ins w:id="29" w:author="莊昀軒" w:date="2020-03-11T16:25:00Z">
                              <w:r w:rsidR="005D4C97">
                                <w:rPr>
                                  <w:sz w:val="16"/>
                                </w:rPr>
                                <w:t xml:space="preserve"> is the approached target in the query state</w:t>
                              </w:r>
                              <w:r w:rsidR="00C03B26">
                                <w:rPr>
                                  <w:sz w:val="16"/>
                                </w:rPr>
                                <w:t>.</w:t>
                              </w:r>
                            </w:ins>
                            <w:ins w:id="30" w:author="Unknown" w:date="2020-03-10T01:18:00Z">
                              <w:del w:id="31" w:author="莊昀軒" w:date="2020-03-11T16:25:00Z">
                                <w:r w:rsidDel="005D4C97">
                                  <w:rPr>
                                    <w:sz w:val="16"/>
                                  </w:rPr>
                                  <w:delText>w</w:delText>
                                </w:r>
                                <w:r w:rsidDel="00C03B26">
                                  <w:rPr>
                                    <w:sz w:val="16"/>
                                  </w:rPr>
                                  <w:delText>ith the approached targets</w:delText>
                                </w:r>
                              </w:del>
                            </w:ins>
                            <w:del w:id="32" w:author="莊昀軒" w:date="2020-03-11T16:25:00Z">
                              <w:r w:rsidDel="00C03B26">
                                <w:rPr>
                                  <w:sz w:val="16"/>
                                </w:rPr>
                                <w:delText xml:space="preserve"> </w:delText>
                              </w:r>
                            </w:del>
                            <w:ins w:id="33" w:author="Unknown" w:date="2020-03-10T01:18:00Z">
                              <w:del w:id="34" w:author="莊昀軒" w:date="2020-03-11T16:25:00Z">
                                <w:r w:rsidRPr="00B12565" w:rsidDel="00C03B26">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C03B26">
                                  <w:rPr>
                                    <w:sz w:val="16"/>
                                  </w:rPr>
                                  <w:delText>)</w:delText>
                                </w:r>
                                <w:r w:rsidDel="00C03B26">
                                  <w:rPr>
                                    <w:sz w:val="16"/>
                                  </w:rPr>
                                  <w:delText xml:space="preserve"> </w:delText>
                                </w:r>
                              </w:del>
                            </w:ins>
                            <w:del w:id="35" w:author="莊昀軒" w:date="2020-03-11T16:25:00Z">
                              <w:r w:rsidDel="00C03B26">
                                <w:rPr>
                                  <w:sz w:val="16"/>
                                </w:rPr>
                                <w:delText xml:space="preserve">were fed to ToMnet+ as learning </w:delText>
                              </w:r>
                            </w:del>
                            <w:ins w:id="36" w:author="Unknown" w:date="2020-03-10T01:18:00Z">
                              <w:del w:id="37" w:author="莊昀軒" w:date="2020-03-11T16:25:00Z">
                                <w:r w:rsidDel="00C03B26">
                                  <w:rPr>
                                    <w:sz w:val="16"/>
                                  </w:rPr>
                                  <w:delText xml:space="preserve">training </w:delText>
                                </w:r>
                              </w:del>
                            </w:ins>
                            <w:del w:id="38" w:author="莊昀軒" w:date="2020-03-11T16:25:00Z">
                              <w:r w:rsidDel="00C03B26">
                                <w:rPr>
                                  <w:sz w:val="16"/>
                                </w:rPr>
                                <w:delText>data.</w:delText>
                              </w:r>
                            </w:del>
                            <w:r>
                              <w:rPr>
                                <w:sz w:val="16"/>
                              </w:rPr>
                              <w:t xml:space="preserve"> On the right, </w:t>
                            </w:r>
                            <w:ins w:id="39" w:author="Sean Yun-Shiuan Chuang" w:date="2020-03-11T13:47:00Z">
                              <w:r w:rsidR="00625F81">
                                <w:rPr>
                                  <w:sz w:val="16"/>
                                </w:rPr>
                                <w:t xml:space="preserve">after the model is trained, </w:t>
                              </w:r>
                            </w:ins>
                            <w:r>
                              <w:rPr>
                                <w:sz w:val="16"/>
                              </w:rPr>
                              <w:t xml:space="preserve">example </w:t>
                            </w:r>
                            <w:del w:id="40" w:author="莊昀軒" w:date="2020-03-11T16:26:00Z">
                              <w:r w:rsidDel="00C03B26">
                                <w:rPr>
                                  <w:sz w:val="16"/>
                                </w:rPr>
                                <w:delText>new test</w:delText>
                              </w:r>
                            </w:del>
                            <w:ins w:id="41" w:author="莊昀軒" w:date="2020-03-11T16:26:00Z">
                              <w:r w:rsidR="00C34C85">
                                <w:rPr>
                                  <w:sz w:val="16"/>
                                </w:rPr>
                                <w:t>special</w:t>
                              </w:r>
                            </w:ins>
                            <w:r>
                              <w:rPr>
                                <w:sz w:val="16"/>
                              </w:rPr>
                              <w:t xml:space="preserve"> </w:t>
                            </w:r>
                            <w:ins w:id="42" w:author="Unknown" w:date="2020-03-10T01:14:00Z">
                              <w:r>
                                <w:rPr>
                                  <w:sz w:val="16"/>
                                </w:rPr>
                                <w:t>query st</w:t>
                              </w:r>
                              <w:bookmarkStart w:id="43" w:name="_GoBack"/>
                              <w:bookmarkEnd w:id="43"/>
                              <w:r>
                                <w:rPr>
                                  <w:sz w:val="16"/>
                                </w:rPr>
                                <w:t xml:space="preserve">ate </w:t>
                              </w:r>
                            </w:ins>
                            <m:oMath>
                              <m:r>
                                <w:ins w:id="44" w:author="Unknown" w:date="2020-03-10T01:15:00Z">
                                  <w:rPr>
                                    <w:rFonts w:ascii="Cambria Math" w:hAnsi="Cambria Math"/>
                                    <w:sz w:val="16"/>
                                  </w:rPr>
                                  <m:t xml:space="preserve"> </m:t>
                                </w:ins>
                              </m:r>
                              <m:sSub>
                                <m:sSubPr>
                                  <m:ctrlPr>
                                    <w:ins w:id="45" w:author="莊昀軒" w:date="2020-03-11T16:27:00Z">
                                      <w:rPr>
                                        <w:rFonts w:ascii="Cambria Math" w:hAnsi="Cambria Math"/>
                                        <w:i/>
                                        <w:sz w:val="16"/>
                                      </w:rPr>
                                    </w:ins>
                                  </m:ctrlPr>
                                </m:sSubPr>
                                <m:e>
                                  <m:r>
                                    <w:ins w:id="46" w:author="莊昀軒" w:date="2020-03-11T16:27:00Z">
                                      <m:rPr>
                                        <m:nor/>
                                      </m:rPr>
                                      <w:rPr>
                                        <w:rFonts w:ascii="Cambria Math" w:hAnsi="Cambria Math"/>
                                        <w:i/>
                                        <w:sz w:val="16"/>
                                      </w:rPr>
                                      <m:t>q</m:t>
                                    </w:ins>
                                  </m:r>
                                </m:e>
                                <m:sub>
                                  <m:r>
                                    <w:ins w:id="47" w:author="莊昀軒" w:date="2020-03-11T16:27:00Z">
                                      <w:rPr>
                                        <w:rFonts w:ascii="Cambria Math" w:hAnsi="Cambria Math"/>
                                        <w:sz w:val="16"/>
                                      </w:rPr>
                                      <m:t>k+</m:t>
                                    </w:ins>
                                  </m:r>
                                </m:sub>
                              </m:sSub>
                              <m:sSub>
                                <m:sSubPr>
                                  <m:ctrlPr>
                                    <w:ins w:id="48" w:author="Unknown" w:date="2020-03-10T01:15:00Z">
                                      <w:del w:id="49" w:author="莊昀軒" w:date="2020-03-11T16:26:00Z">
                                        <w:rPr>
                                          <w:rFonts w:ascii="Cambria Math" w:hAnsi="Cambria Math"/>
                                          <w:i/>
                                          <w:sz w:val="16"/>
                                        </w:rPr>
                                      </w:del>
                                    </w:ins>
                                  </m:ctrlPr>
                                </m:sSubPr>
                                <m:e>
                                  <m:r>
                                    <w:ins w:id="50" w:author="Unknown" w:date="2020-03-10T01:15:00Z">
                                      <w:del w:id="51" w:author="莊昀軒" w:date="2020-03-11T16:26:00Z">
                                        <m:rPr>
                                          <m:nor/>
                                        </m:rPr>
                                        <w:rPr>
                                          <w:i/>
                                          <w:sz w:val="16"/>
                                        </w:rPr>
                                        <m:t>q</m:t>
                                      </w:del>
                                    </w:ins>
                                  </m:r>
                                </m:e>
                                <m:sub>
                                  <m:r>
                                    <w:ins w:id="52" w:author="Unknown" w:date="2020-03-10T01:15:00Z">
                                      <w:del w:id="53" w:author="莊昀軒" w:date="2020-03-11T16:26:00Z">
                                        <w:rPr>
                                          <w:rFonts w:ascii="Cambria Math" w:hAnsi="Cambria Math"/>
                                          <w:sz w:val="16"/>
                                        </w:rPr>
                                        <m:t>k'</m:t>
                                      </w:del>
                                    </w:ins>
                                  </m:r>
                                </m:sub>
                              </m:sSub>
                            </m:oMath>
                            <w:ins w:id="54" w:author="Unknown" w:date="2020-03-10T01:15:00Z">
                              <w:r w:rsidRPr="001F50E3">
                                <w:rPr>
                                  <w:bCs/>
                                  <w:sz w:val="16"/>
                                </w:rPr>
                                <w:t xml:space="preserve"> </w:t>
                              </w:r>
                            </w:ins>
                            <w:del w:id="55" w:author="Unknown">
                              <w:r w:rsidDel="001F50E3">
                                <w:rPr>
                                  <w:sz w:val="16"/>
                                </w:rPr>
                                <w:delText xml:space="preserve">grid worlds </w:delText>
                              </w:r>
                            </w:del>
                            <w:ins w:id="56" w:author="Unknown" w:date="2020-03-10T01:15:00Z">
                              <w:r>
                                <w:rPr>
                                  <w:sz w:val="16"/>
                                </w:rPr>
                                <w:t>is</w:t>
                              </w:r>
                            </w:ins>
                            <w:del w:id="57" w:author="Unknown">
                              <w:r w:rsidDel="001F50E3">
                                <w:rPr>
                                  <w:sz w:val="16"/>
                                </w:rPr>
                                <w:delText>are</w:delText>
                              </w:r>
                            </w:del>
                            <w:r>
                              <w:rPr>
                                <w:sz w:val="16"/>
                              </w:rPr>
                              <w:t xml:space="preserve"> presented (top; different combinations of </w:t>
                            </w:r>
                            <w:r>
                              <w:rPr>
                                <w:i/>
                                <w:sz w:val="16"/>
                              </w:rPr>
                              <w:t>S</w:t>
                            </w:r>
                            <w:r>
                              <w:rPr>
                                <w:sz w:val="16"/>
                              </w:rPr>
                              <w:t xml:space="preserve"> are drawn during testing) for which </w:t>
                            </w:r>
                            <w:proofErr w:type="spellStart"/>
                            <w:r>
                              <w:rPr>
                                <w:sz w:val="16"/>
                              </w:rPr>
                              <w:t>ToMnet</w:t>
                            </w:r>
                            <w:proofErr w:type="spellEnd"/>
                            <w:r>
                              <w:rPr>
                                <w:sz w:val="16"/>
                              </w:rPr>
                              <w:t xml:space="preserve">+ predicts the </w:t>
                            </w:r>
                            <w:del w:id="58" w:author="Unknown">
                              <w:r w:rsidDel="00B12565">
                                <w:rPr>
                                  <w:sz w:val="16"/>
                                </w:rPr>
                                <w:delText>trajectory agents take</w:delText>
                              </w:r>
                            </w:del>
                            <w:ins w:id="59" w:author="Unknown" w:date="2020-03-10T01:15:00Z">
                              <w:r>
                                <w:rPr>
                                  <w:sz w:val="16"/>
                                </w:rPr>
                                <w:t>target the agent will approach</w:t>
                              </w:r>
                            </w:ins>
                            <w:ins w:id="60" w:author="Unknown" w:date="2020-03-10T01:16:00Z">
                              <w:r>
                                <w:rPr>
                                  <w:sz w:val="16"/>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w:t>
                              </w:r>
                            </w:ins>
                            <w:r>
                              <w:rPr>
                                <w:sz w:val="16"/>
                              </w:rPr>
                              <w:t xml:space="preserve"> (bottom; blue </w:t>
                            </w:r>
                            <w:del w:id="61" w:author="Unknown">
                              <w:r w:rsidDel="00B12565">
                                <w:rPr>
                                  <w:sz w:val="16"/>
                                </w:rPr>
                                <w:delText>arrows</w:delText>
                              </w:r>
                            </w:del>
                            <w:ins w:id="62" w:author="Unknown" w:date="2020-03-10T01:17:00Z">
                              <w:r>
                                <w:rPr>
                                  <w:sz w:val="16"/>
                                </w:rPr>
                                <w:t>circle</w:t>
                              </w:r>
                            </w:ins>
                            <w:r w:rsidR="00ED057B">
                              <w:rPr>
                                <w:sz w:val="16"/>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65pt;width:244.05pt;height:248.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" stroked="f">
                <v:textbox inset="0,0,0,0">
                  <w:txbxContent>
                    <w:p w14:paraId="11065B7A" w14:textId="7FE5F798" w:rsidR="009E74FA" w:rsidRDefault="009E74FA" w:rsidP="00A701AA">
                      <w:pPr>
                        <w:jc w:val="center"/>
                        <w:rPr>
                          <w:sz w:val="16"/>
                        </w:rPr>
                      </w:pPr>
                      <w:del w:id="63" w:author="Sean Yun-Shiuan Chuang" w:date="2020-03-11T13:47:00Z">
                        <w:r w:rsidDel="00625F81">
                          <w:rPr>
                            <w:noProof/>
                          </w:rPr>
                          <w:drawing>
                            <wp:inline distT="0" distB="0" distL="0" distR="0" wp14:anchorId="0211CED7" wp14:editId="176C9C55">
                              <wp:extent cx="2007675" cy="1900909"/>
                              <wp:effectExtent l="0" t="0" r="0" b="4445"/>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64" w:author="Sean Yun-Shiuan Chuang" w:date="2020-03-11T13:47:00Z">
                        <w:r w:rsidR="00625F81" w:rsidRPr="00625F81">
                          <w:rPr>
                            <w:noProof/>
                          </w:rPr>
                          <w:drawing>
                            <wp:inline distT="0" distB="0" distL="0" distR="0" wp14:anchorId="0C032F5F" wp14:editId="15AE1686">
                              <wp:extent cx="2001941" cy="1857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388" cy="1864062"/>
                                      </a:xfrm>
                                      <a:prstGeom prst="rect">
                                        <a:avLst/>
                                      </a:prstGeom>
                                      <a:noFill/>
                                      <a:ln>
                                        <a:noFill/>
                                      </a:ln>
                                    </pic:spPr>
                                  </pic:pic>
                                </a:graphicData>
                              </a:graphic>
                            </wp:inline>
                          </w:drawing>
                        </w:r>
                      </w:ins>
                    </w:p>
                    <w:p w14:paraId="3BF0058D" w14:textId="4E939193" w:rsidR="00ED057B" w:rsidRDefault="009E74FA" w:rsidP="00A701AA">
                      <w:pPr>
                        <w:jc w:val="both"/>
                      </w:pPr>
                      <w:r w:rsidRPr="00AF74F9">
                        <w:rPr>
                          <w:sz w:val="16"/>
                        </w:rPr>
                        <w:t>Fig</w:t>
                      </w:r>
                      <w:r>
                        <w:rPr>
                          <w:sz w:val="16"/>
                        </w:rPr>
                        <w:t>. 2</w:t>
                      </w:r>
                      <w:proofErr w:type="gramStart"/>
                      <w:r>
                        <w:rPr>
                          <w:sz w:val="16"/>
                        </w:rPr>
                        <w:t xml:space="preserve">. </w:t>
                      </w:r>
                      <w:proofErr w:type="gramEnd"/>
                      <w:r>
                        <w:rPr>
                          <w:sz w:val="16"/>
                        </w:rPr>
                        <w:t>System overview schematic</w:t>
                      </w:r>
                      <w:proofErr w:type="gramStart"/>
                      <w:r>
                        <w:rPr>
                          <w:sz w:val="16"/>
                        </w:rPr>
                        <w:t xml:space="preserve">. </w:t>
                      </w:r>
                      <w:proofErr w:type="gramEnd"/>
                      <w:r>
                        <w:rPr>
                          <w:sz w:val="16"/>
                        </w:rPr>
                        <w:t>A</w:t>
                      </w:r>
                      <w:r w:rsidRPr="008A7B9F">
                        <w:rPr>
                          <w:sz w:val="16"/>
                        </w:rPr>
                        <w:t>gent</w:t>
                      </w:r>
                      <w:r>
                        <w:rPr>
                          <w:sz w:val="16"/>
                        </w:rPr>
                        <w:t>,</w:t>
                      </w:r>
                      <w:r w:rsidRPr="008A7B9F">
                        <w:rPr>
                          <w:sz w:val="16"/>
                        </w:rPr>
                        <w:t xml:space="preserve"> </w:t>
                      </w:r>
                      <m:oMath>
                        <m:sSub>
                          <m:sSubPr>
                            <m:ctrlPr>
                              <w:ins w:id="65" w:author="Unknown" w:date="2020-03-10T01:12:00Z">
                                <w:rPr>
                                  <w:rFonts w:ascii="Cambria Math" w:hAnsi="Cambria Math"/>
                                  <w:bCs/>
                                  <w:i/>
                                  <w:sz w:val="16"/>
                                </w:rPr>
                              </w:ins>
                            </m:ctrlPr>
                          </m:sSubPr>
                          <m:e>
                            <m:r>
                              <w:ins w:id="66" w:author="Unknown" w:date="2020-03-10T01:12:00Z">
                                <w:rPr>
                                  <w:rFonts w:ascii="Cambria Math" w:hAnsi="Cambria Math"/>
                                  <w:sz w:val="16"/>
                                </w:rPr>
                                <m:t>a</m:t>
                              </w:ins>
                            </m:r>
                          </m:e>
                          <m:sub>
                            <m:r>
                              <w:ins w:id="67" w:author="Unknown" w:date="2020-03-10T01:12:00Z">
                                <w:rPr>
                                  <w:rFonts w:ascii="Cambria Math" w:hAnsi="Cambria Math"/>
                                  <w:sz w:val="16"/>
                                </w:rPr>
                                <m:t>i</m:t>
                              </w:ins>
                            </m:r>
                          </m:sub>
                        </m:sSub>
                      </m:oMath>
                      <w:del w:id="68"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69" w:author="Unknown" w:date="2020-03-10T01:12:00Z">
                        <w:r>
                          <w:rPr>
                            <w:i/>
                            <w:sz w:val="16"/>
                          </w:rPr>
                          <w:t>G</w:t>
                        </w:r>
                      </w:ins>
                      <w:del w:id="70" w:author="Unknown">
                        <w:r w:rsidRPr="00941A11" w:rsidDel="001F50E3">
                          <w:rPr>
                            <w:i/>
                            <w:sz w:val="16"/>
                          </w:rPr>
                          <w:delText>S</w:delText>
                        </w:r>
                      </w:del>
                      <w:r>
                        <w:rPr>
                          <w:sz w:val="16"/>
                        </w:rPr>
                        <w:t>,</w:t>
                      </w:r>
                      <w:r w:rsidRPr="008A7B9F">
                        <w:rPr>
                          <w:sz w:val="16"/>
                        </w:rPr>
                        <w:t xml:space="preserve"> </w:t>
                      </w:r>
                      <w:r>
                        <w:rPr>
                          <w:sz w:val="16"/>
                        </w:rPr>
                        <w:t xml:space="preserve">by approaching </w:t>
                      </w:r>
                      <w:del w:id="71" w:author="Unknown">
                        <w:r w:rsidDel="001F50E3">
                          <w:rPr>
                            <w:sz w:val="16"/>
                          </w:rPr>
                          <w:delText>or avoiding</w:delText>
                        </w:r>
                      </w:del>
                      <w:ins w:id="72" w:author="Unknown" w:date="2020-03-10T01:13:00Z">
                        <w:r>
                          <w:rPr>
                            <w:sz w:val="16"/>
                          </w:rPr>
                          <w:t>one of</w:t>
                        </w:r>
                      </w:ins>
                      <w:r>
                        <w:rPr>
                          <w:sz w:val="16"/>
                        </w:rPr>
                        <w:t xml:space="preserve"> them in grid world</w:t>
                      </w:r>
                      <w:proofErr w:type="gramStart"/>
                      <w:r>
                        <w:rPr>
                          <w:sz w:val="16"/>
                        </w:rPr>
                        <w:t xml:space="preserve">. </w:t>
                      </w:r>
                      <w:proofErr w:type="gramEnd"/>
                      <w:r>
                        <w:rPr>
                          <w:sz w:val="16"/>
                        </w:rPr>
                        <w:t xml:space="preserve">On the left, three example grid world interaction </w:t>
                      </w:r>
                      <w:del w:id="73" w:author="Unknown">
                        <w:r w:rsidDel="001F50E3">
                          <w:rPr>
                            <w:sz w:val="16"/>
                          </w:rPr>
                          <w:delText xml:space="preserve">context </w:delText>
                        </w:r>
                      </w:del>
                      <w:r>
                        <w:rPr>
                          <w:sz w:val="16"/>
                        </w:rPr>
                        <w:t>trajectories are shown (green arrows delineate paths taken)</w:t>
                      </w:r>
                      <w:proofErr w:type="gramStart"/>
                      <w:r>
                        <w:rPr>
                          <w:sz w:val="16"/>
                        </w:rPr>
                        <w:t xml:space="preserve">. </w:t>
                      </w:r>
                      <w:proofErr w:type="gramEnd"/>
                      <w:r w:rsidRPr="008A7B9F">
                        <w:rPr>
                          <w:sz w:val="16"/>
                        </w:rPr>
                        <w:t>Agent</w:t>
                      </w:r>
                      <w:r>
                        <w:rPr>
                          <w:sz w:val="16"/>
                        </w:rPr>
                        <w:t>s’ movements to targets depended on which target provided greater social support in its social network penalized by the distance required to travel to reach the target</w:t>
                      </w:r>
                      <w:proofErr w:type="gramStart"/>
                      <w:r>
                        <w:rPr>
                          <w:sz w:val="16"/>
                        </w:rPr>
                        <w:t xml:space="preserve">. </w:t>
                      </w:r>
                      <w:proofErr w:type="gramEnd"/>
                      <w:ins w:id="74" w:author="莊昀軒" w:date="2020-03-11T16:24:00Z">
                        <w:r w:rsidR="009923C4">
                          <w:rPr>
                            <w:sz w:val="16"/>
                          </w:rPr>
                          <w:t>Each training example contains</w:t>
                        </w:r>
                        <w:r w:rsidR="005D4C97">
                          <w:rPr>
                            <w:sz w:val="16"/>
                          </w:rPr>
                          <w:t xml:space="preserve"> a tuple </w:t>
                        </w:r>
                        <w:proofErr w:type="gramStart"/>
                        <w:r w:rsidR="005D4C97">
                          <w:rPr>
                            <w:sz w:val="16"/>
                          </w:rPr>
                          <w:t xml:space="preserve">of </w:t>
                        </w:r>
                        <w:r w:rsidR="005D4C97">
                          <w:rPr>
                            <w:sz w:val="16"/>
                          </w:rPr>
                          <w:t xml:space="preserve"> </w:t>
                        </w:r>
                        <w:r w:rsidR="005D4C97" w:rsidRPr="00B12565">
                          <w:rPr>
                            <w:sz w:val="16"/>
                          </w:rPr>
                          <w:t>(</w:t>
                        </w:r>
                        <w:proofErr w:type="gramEnd"/>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5D4C97" w:rsidRPr="00B12565">
                          <w:rPr>
                            <w:sz w:val="16"/>
                          </w:rPr>
                          <w:t>)</w:t>
                        </w:r>
                        <w:r w:rsidR="005D4C97">
                          <w:rPr>
                            <w:sz w:val="16"/>
                          </w:rPr>
                          <w:t>, where</w:t>
                        </w:r>
                      </w:ins>
                      <w:del w:id="75" w:author="莊昀軒" w:date="2020-03-11T16:24:00Z">
                        <w:r w:rsidDel="005D4C97">
                          <w:rPr>
                            <w:sz w:val="16"/>
                          </w:rPr>
                          <w:delText>Interaction trajectories</w:delText>
                        </w:r>
                      </w:del>
                      <w:ins w:id="76" w:author="莊昀軒" w:date="2020-03-11T16:23:00Z">
                        <w:r w:rsidR="009923C4">
                          <w:rPr>
                            <w:sz w:val="16"/>
                          </w:rPr>
                          <w:t xml:space="preserv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ins>
                      <w:ins w:id="77" w:author="莊昀軒" w:date="2020-03-11T16:24:00Z">
                        <w:r w:rsidR="005D4C97">
                          <w:rPr>
                            <w:rFonts w:hint="eastAsia"/>
                            <w:sz w:val="16"/>
                          </w:rPr>
                          <w:t xml:space="preserve"> </w:t>
                        </w:r>
                        <w:r w:rsidR="005D4C97">
                          <w:rPr>
                            <w:sz w:val="16"/>
                          </w:rPr>
                          <w:t>the</w:t>
                        </w:r>
                        <w:r w:rsidR="005D4C97">
                          <w:rPr>
                            <w:sz w:val="16"/>
                          </w:rPr>
                          <w:t xml:space="preserve"> trajector</w:t>
                        </w:r>
                        <w:r w:rsidR="005D4C97">
                          <w:rPr>
                            <w:sz w:val="16"/>
                          </w:rPr>
                          <w:t>y</w:t>
                        </w:r>
                      </w:ins>
                      <w:ins w:id="78" w:author="莊昀軒" w:date="2020-03-11T16:23:00Z">
                        <w:r w:rsidR="009923C4">
                          <w:rPr>
                            <w:rFonts w:hint="eastAsia"/>
                            <w:sz w:val="16"/>
                          </w:rPr>
                          <w:t>,</w:t>
                        </w:r>
                        <w:r w:rsidR="009923C4">
                          <w:rPr>
                            <w:sz w:val="16"/>
                          </w:rPr>
                          <w:t xml:space="preserve"> </w:t>
                        </w:r>
                      </w:ins>
                      <m:oMath>
                        <m:sSub>
                          <m:sSubPr>
                            <m:ctrlPr>
                              <w:ins w:id="79" w:author="莊昀軒" w:date="2020-03-11T16:24:00Z">
                                <w:rPr>
                                  <w:rFonts w:ascii="Cambria Math" w:hAnsi="Cambria Math"/>
                                  <w:i/>
                                  <w:sz w:val="16"/>
                                </w:rPr>
                              </w:ins>
                            </m:ctrlPr>
                          </m:sSubPr>
                          <m:e>
                            <m:r>
                              <w:ins w:id="80" w:author="莊昀軒" w:date="2020-03-11T16:24:00Z">
                                <m:rPr>
                                  <m:nor/>
                                </m:rPr>
                                <w:rPr>
                                  <w:i/>
                                  <w:sz w:val="16"/>
                                </w:rPr>
                                <m:t>q</m:t>
                              </w:ins>
                            </m:r>
                          </m:e>
                          <m:sub>
                            <m:r>
                              <w:ins w:id="81" w:author="莊昀軒" w:date="2020-03-11T16:24:00Z">
                                <w:rPr>
                                  <w:rFonts w:ascii="Cambria Math" w:hAnsi="Cambria Math"/>
                                  <w:sz w:val="16"/>
                                </w:rPr>
                                <m:t>k</m:t>
                              </w:ins>
                            </m:r>
                          </m:sub>
                        </m:sSub>
                      </m:oMath>
                      <w:ins w:id="82" w:author="莊昀軒" w:date="2020-03-11T16:24:00Z">
                        <w:r w:rsidR="005D4C97">
                          <w:rPr>
                            <w:rFonts w:hint="eastAsia"/>
                            <w:sz w:val="16"/>
                          </w:rPr>
                          <w:t xml:space="preserve"> </w:t>
                        </w:r>
                        <w:r w:rsidR="005D4C97">
                          <w:rPr>
                            <w:sz w:val="16"/>
                          </w:rPr>
                          <w:t xml:space="preserve">is the </w:t>
                        </w:r>
                      </w:ins>
                      <w:ins w:id="83" w:author="莊昀軒" w:date="2020-03-11T16:23:00Z">
                        <w:r w:rsidR="009923C4">
                          <w:rPr>
                            <w:sz w:val="16"/>
                          </w:rPr>
                          <w:t>query state</w:t>
                        </w:r>
                      </w:ins>
                      <w:ins w:id="84" w:author="莊昀軒" w:date="2020-03-11T16:24:00Z">
                        <w:r w:rsidR="005D4C97">
                          <w:rPr>
                            <w:sz w:val="16"/>
                          </w:rPr>
                          <w:t>, and</w:t>
                        </w:r>
                      </w:ins>
                      <w:ins w:id="85" w:author="Unknown" w:date="2020-03-10T01:18:00Z">
                        <w:r>
                          <w:rPr>
                            <w:sz w:val="16"/>
                          </w:rPr>
                          <w:t xml:space="preserve"> </w:t>
                        </w:r>
                      </w:ins>
                      <m:oMath>
                        <m:sSubSup>
                          <m:sSubSupPr>
                            <m:ctrlPr>
                              <w:ins w:id="86" w:author="莊昀軒" w:date="2020-03-11T16:24:00Z">
                                <w:rPr>
                                  <w:rFonts w:ascii="Cambria Math" w:hAnsi="Cambria Math"/>
                                  <w:i/>
                                  <w:sz w:val="16"/>
                                </w:rPr>
                              </w:ins>
                            </m:ctrlPr>
                          </m:sSubSupPr>
                          <m:e>
                            <m:r>
                              <w:ins w:id="87" w:author="莊昀軒" w:date="2020-03-11T16:24:00Z">
                                <w:rPr>
                                  <w:rFonts w:ascii="Cambria Math" w:hAnsi="Cambria Math"/>
                                  <w:sz w:val="16"/>
                                </w:rPr>
                                <m:t>g</m:t>
                              </w:ins>
                            </m:r>
                          </m:e>
                          <m:sub>
                            <m:r>
                              <w:ins w:id="88" w:author="莊昀軒" w:date="2020-03-11T16:24:00Z">
                                <w:rPr>
                                  <w:rFonts w:ascii="Cambria Math" w:hAnsi="Cambria Math"/>
                                  <w:sz w:val="16"/>
                                </w:rPr>
                                <m:t>k</m:t>
                              </w:ins>
                            </m:r>
                          </m:sub>
                          <m:sup>
                            <m:r>
                              <w:ins w:id="89" w:author="莊昀軒" w:date="2020-03-11T16:24:00Z">
                                <w:rPr>
                                  <w:rFonts w:ascii="Cambria Math" w:hAnsi="Cambria Math"/>
                                  <w:sz w:val="16"/>
                                </w:rPr>
                                <m:t>*</m:t>
                              </w:ins>
                            </m:r>
                          </m:sup>
                        </m:sSubSup>
                      </m:oMath>
                      <w:ins w:id="90" w:author="莊昀軒" w:date="2020-03-11T16:25:00Z">
                        <w:r w:rsidR="005D4C97">
                          <w:rPr>
                            <w:sz w:val="16"/>
                          </w:rPr>
                          <w:t xml:space="preserve"> is the approached target in the query state</w:t>
                        </w:r>
                        <w:r w:rsidR="00C03B26">
                          <w:rPr>
                            <w:sz w:val="16"/>
                          </w:rPr>
                          <w:t>.</w:t>
                        </w:r>
                      </w:ins>
                      <w:ins w:id="91" w:author="Unknown" w:date="2020-03-10T01:18:00Z">
                        <w:del w:id="92" w:author="莊昀軒" w:date="2020-03-11T16:25:00Z">
                          <w:r w:rsidDel="005D4C97">
                            <w:rPr>
                              <w:sz w:val="16"/>
                            </w:rPr>
                            <w:delText>w</w:delText>
                          </w:r>
                          <w:r w:rsidDel="00C03B26">
                            <w:rPr>
                              <w:sz w:val="16"/>
                            </w:rPr>
                            <w:delText>ith the approached targets</w:delText>
                          </w:r>
                        </w:del>
                      </w:ins>
                      <w:del w:id="93" w:author="莊昀軒" w:date="2020-03-11T16:25:00Z">
                        <w:r w:rsidDel="00C03B26">
                          <w:rPr>
                            <w:sz w:val="16"/>
                          </w:rPr>
                          <w:delText xml:space="preserve"> </w:delText>
                        </w:r>
                      </w:del>
                      <w:ins w:id="94" w:author="Unknown" w:date="2020-03-10T01:18:00Z">
                        <w:del w:id="95" w:author="莊昀軒" w:date="2020-03-11T16:25:00Z">
                          <w:r w:rsidRPr="00B12565" w:rsidDel="00C03B26">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C03B26">
                            <w:rPr>
                              <w:sz w:val="16"/>
                            </w:rPr>
                            <w:delText>)</w:delText>
                          </w:r>
                          <w:r w:rsidDel="00C03B26">
                            <w:rPr>
                              <w:sz w:val="16"/>
                            </w:rPr>
                            <w:delText xml:space="preserve"> </w:delText>
                          </w:r>
                        </w:del>
                      </w:ins>
                      <w:del w:id="96" w:author="莊昀軒" w:date="2020-03-11T16:25:00Z">
                        <w:r w:rsidDel="00C03B26">
                          <w:rPr>
                            <w:sz w:val="16"/>
                          </w:rPr>
                          <w:delText xml:space="preserve">were fed to ToMnet+ as learning </w:delText>
                        </w:r>
                      </w:del>
                      <w:ins w:id="97" w:author="Unknown" w:date="2020-03-10T01:18:00Z">
                        <w:del w:id="98" w:author="莊昀軒" w:date="2020-03-11T16:25:00Z">
                          <w:r w:rsidDel="00C03B26">
                            <w:rPr>
                              <w:sz w:val="16"/>
                            </w:rPr>
                            <w:delText xml:space="preserve">training </w:delText>
                          </w:r>
                        </w:del>
                      </w:ins>
                      <w:del w:id="99" w:author="莊昀軒" w:date="2020-03-11T16:25:00Z">
                        <w:r w:rsidDel="00C03B26">
                          <w:rPr>
                            <w:sz w:val="16"/>
                          </w:rPr>
                          <w:delText>data.</w:delText>
                        </w:r>
                      </w:del>
                      <w:r>
                        <w:rPr>
                          <w:sz w:val="16"/>
                        </w:rPr>
                        <w:t xml:space="preserve"> On the right, </w:t>
                      </w:r>
                      <w:ins w:id="100" w:author="Sean Yun-Shiuan Chuang" w:date="2020-03-11T13:47:00Z">
                        <w:r w:rsidR="00625F81">
                          <w:rPr>
                            <w:sz w:val="16"/>
                          </w:rPr>
                          <w:t xml:space="preserve">after the model is trained, </w:t>
                        </w:r>
                      </w:ins>
                      <w:r>
                        <w:rPr>
                          <w:sz w:val="16"/>
                        </w:rPr>
                        <w:t xml:space="preserve">example </w:t>
                      </w:r>
                      <w:del w:id="101" w:author="莊昀軒" w:date="2020-03-11T16:26:00Z">
                        <w:r w:rsidDel="00C03B26">
                          <w:rPr>
                            <w:sz w:val="16"/>
                          </w:rPr>
                          <w:delText>new test</w:delText>
                        </w:r>
                      </w:del>
                      <w:ins w:id="102" w:author="莊昀軒" w:date="2020-03-11T16:26:00Z">
                        <w:r w:rsidR="00C34C85">
                          <w:rPr>
                            <w:sz w:val="16"/>
                          </w:rPr>
                          <w:t>special</w:t>
                        </w:r>
                      </w:ins>
                      <w:r>
                        <w:rPr>
                          <w:sz w:val="16"/>
                        </w:rPr>
                        <w:t xml:space="preserve"> </w:t>
                      </w:r>
                      <w:ins w:id="103" w:author="Unknown" w:date="2020-03-10T01:14:00Z">
                        <w:r>
                          <w:rPr>
                            <w:sz w:val="16"/>
                          </w:rPr>
                          <w:t>query st</w:t>
                        </w:r>
                        <w:bookmarkStart w:id="104" w:name="_GoBack"/>
                        <w:bookmarkEnd w:id="104"/>
                        <w:r>
                          <w:rPr>
                            <w:sz w:val="16"/>
                          </w:rPr>
                          <w:t xml:space="preserve">ate </w:t>
                        </w:r>
                      </w:ins>
                      <m:oMath>
                        <m:r>
                          <w:ins w:id="105" w:author="Unknown" w:date="2020-03-10T01:15:00Z">
                            <w:rPr>
                              <w:rFonts w:ascii="Cambria Math" w:hAnsi="Cambria Math"/>
                              <w:sz w:val="16"/>
                            </w:rPr>
                            <m:t xml:space="preserve"> </m:t>
                          </w:ins>
                        </m:r>
                        <m:sSub>
                          <m:sSubPr>
                            <m:ctrlPr>
                              <w:ins w:id="106" w:author="莊昀軒" w:date="2020-03-11T16:27:00Z">
                                <w:rPr>
                                  <w:rFonts w:ascii="Cambria Math" w:hAnsi="Cambria Math"/>
                                  <w:i/>
                                  <w:sz w:val="16"/>
                                </w:rPr>
                              </w:ins>
                            </m:ctrlPr>
                          </m:sSubPr>
                          <m:e>
                            <m:r>
                              <w:ins w:id="107" w:author="莊昀軒" w:date="2020-03-11T16:27:00Z">
                                <m:rPr>
                                  <m:nor/>
                                </m:rPr>
                                <w:rPr>
                                  <w:rFonts w:ascii="Cambria Math" w:hAnsi="Cambria Math"/>
                                  <w:i/>
                                  <w:sz w:val="16"/>
                                </w:rPr>
                                <m:t>q</m:t>
                              </w:ins>
                            </m:r>
                          </m:e>
                          <m:sub>
                            <m:r>
                              <w:ins w:id="108" w:author="莊昀軒" w:date="2020-03-11T16:27:00Z">
                                <w:rPr>
                                  <w:rFonts w:ascii="Cambria Math" w:hAnsi="Cambria Math"/>
                                  <w:sz w:val="16"/>
                                </w:rPr>
                                <m:t>k+</m:t>
                              </w:ins>
                            </m:r>
                          </m:sub>
                        </m:sSub>
                        <m:sSub>
                          <m:sSubPr>
                            <m:ctrlPr>
                              <w:ins w:id="109" w:author="Unknown" w:date="2020-03-10T01:15:00Z">
                                <w:del w:id="110" w:author="莊昀軒" w:date="2020-03-11T16:26:00Z">
                                  <w:rPr>
                                    <w:rFonts w:ascii="Cambria Math" w:hAnsi="Cambria Math"/>
                                    <w:i/>
                                    <w:sz w:val="16"/>
                                  </w:rPr>
                                </w:del>
                              </w:ins>
                            </m:ctrlPr>
                          </m:sSubPr>
                          <m:e>
                            <m:r>
                              <w:ins w:id="111" w:author="Unknown" w:date="2020-03-10T01:15:00Z">
                                <w:del w:id="112" w:author="莊昀軒" w:date="2020-03-11T16:26:00Z">
                                  <m:rPr>
                                    <m:nor/>
                                  </m:rPr>
                                  <w:rPr>
                                    <w:i/>
                                    <w:sz w:val="16"/>
                                  </w:rPr>
                                  <m:t>q</m:t>
                                </w:del>
                              </w:ins>
                            </m:r>
                          </m:e>
                          <m:sub>
                            <m:r>
                              <w:ins w:id="113" w:author="Unknown" w:date="2020-03-10T01:15:00Z">
                                <w:del w:id="114" w:author="莊昀軒" w:date="2020-03-11T16:26:00Z">
                                  <w:rPr>
                                    <w:rFonts w:ascii="Cambria Math" w:hAnsi="Cambria Math"/>
                                    <w:sz w:val="16"/>
                                  </w:rPr>
                                  <m:t>k'</m:t>
                                </w:del>
                              </w:ins>
                            </m:r>
                          </m:sub>
                        </m:sSub>
                      </m:oMath>
                      <w:ins w:id="115" w:author="Unknown" w:date="2020-03-10T01:15:00Z">
                        <w:r w:rsidRPr="001F50E3">
                          <w:rPr>
                            <w:bCs/>
                            <w:sz w:val="16"/>
                          </w:rPr>
                          <w:t xml:space="preserve"> </w:t>
                        </w:r>
                      </w:ins>
                      <w:del w:id="116" w:author="Unknown">
                        <w:r w:rsidDel="001F50E3">
                          <w:rPr>
                            <w:sz w:val="16"/>
                          </w:rPr>
                          <w:delText xml:space="preserve">grid worlds </w:delText>
                        </w:r>
                      </w:del>
                      <w:ins w:id="117" w:author="Unknown" w:date="2020-03-10T01:15:00Z">
                        <w:r>
                          <w:rPr>
                            <w:sz w:val="16"/>
                          </w:rPr>
                          <w:t>is</w:t>
                        </w:r>
                      </w:ins>
                      <w:del w:id="118" w:author="Unknown">
                        <w:r w:rsidDel="001F50E3">
                          <w:rPr>
                            <w:sz w:val="16"/>
                          </w:rPr>
                          <w:delText>are</w:delText>
                        </w:r>
                      </w:del>
                      <w:r>
                        <w:rPr>
                          <w:sz w:val="16"/>
                        </w:rPr>
                        <w:t xml:space="preserve"> presented (top; different combinations of </w:t>
                      </w:r>
                      <w:r>
                        <w:rPr>
                          <w:i/>
                          <w:sz w:val="16"/>
                        </w:rPr>
                        <w:t>S</w:t>
                      </w:r>
                      <w:r>
                        <w:rPr>
                          <w:sz w:val="16"/>
                        </w:rPr>
                        <w:t xml:space="preserve"> are drawn during testing) for which </w:t>
                      </w:r>
                      <w:proofErr w:type="spellStart"/>
                      <w:r>
                        <w:rPr>
                          <w:sz w:val="16"/>
                        </w:rPr>
                        <w:t>ToMnet</w:t>
                      </w:r>
                      <w:proofErr w:type="spellEnd"/>
                      <w:r>
                        <w:rPr>
                          <w:sz w:val="16"/>
                        </w:rPr>
                        <w:t xml:space="preserve">+ predicts the </w:t>
                      </w:r>
                      <w:del w:id="119" w:author="Unknown">
                        <w:r w:rsidDel="00B12565">
                          <w:rPr>
                            <w:sz w:val="16"/>
                          </w:rPr>
                          <w:delText>trajectory agents take</w:delText>
                        </w:r>
                      </w:del>
                      <w:ins w:id="120" w:author="Unknown" w:date="2020-03-10T01:15:00Z">
                        <w:r>
                          <w:rPr>
                            <w:sz w:val="16"/>
                          </w:rPr>
                          <w:t>target the agent will approach</w:t>
                        </w:r>
                      </w:ins>
                      <w:ins w:id="121" w:author="Unknown" w:date="2020-03-10T01:16:00Z">
                        <w:r>
                          <w:rPr>
                            <w:sz w:val="16"/>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w:t>
                        </w:r>
                      </w:ins>
                      <w:r>
                        <w:rPr>
                          <w:sz w:val="16"/>
                        </w:rPr>
                        <w:t xml:space="preserve"> (bottom; blue </w:t>
                      </w:r>
                      <w:del w:id="122" w:author="Unknown">
                        <w:r w:rsidDel="00B12565">
                          <w:rPr>
                            <w:sz w:val="16"/>
                          </w:rPr>
                          <w:delText>arrows</w:delText>
                        </w:r>
                      </w:del>
                      <w:ins w:id="123" w:author="Unknown" w:date="2020-03-10T01:17:00Z">
                        <w:r>
                          <w:rPr>
                            <w:sz w:val="16"/>
                          </w:rPr>
                          <w:t>circle</w:t>
                        </w:r>
                      </w:ins>
                      <w:r w:rsidR="00ED057B">
                        <w:rPr>
                          <w:sz w:val="16"/>
                        </w:rPr>
                        <w:t>).</w:t>
                      </w:r>
                    </w:p>
                  </w:txbxContent>
                </v:textbox>
                <w10:wrap type="square" anchorx="margin" anchory="margin"/>
              </v:shape>
            </w:pict>
          </mc:Fallback>
        </mc:AlternateContent>
      </w:r>
      <w:r w:rsidR="00A701AA">
        <w:rPr>
          <w:rStyle w:val="af7"/>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77777777" w:rsidR="00A701AA" w:rsidRPr="008B505E" w:rsidRDefault="00A701AA" w:rsidP="00A701AA">
      <w:pPr>
        <w:pStyle w:val="ab"/>
        <w:ind w:firstLine="289"/>
        <w:contextualSpacing/>
        <w:rPr>
          <w:iCs/>
        </w:rPr>
      </w:pPr>
      <w:r>
        <w:rPr>
          <w:rStyle w:val="af7"/>
          <w:i w:val="0"/>
        </w:rPr>
        <w:fldChar w:fldCharType="begin"/>
      </w:r>
      <w:r>
        <w:rPr>
          <w:rStyle w:val="af7"/>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af7"/>
          <w:i w:val="0"/>
        </w:rPr>
        <w:fldChar w:fldCharType="separate"/>
      </w:r>
      <w:r w:rsidRPr="00667082">
        <w:rPr>
          <w:rStyle w:val="af7"/>
          <w:i w:val="0"/>
          <w:noProof/>
        </w:rPr>
        <w:t>[6]</w:t>
      </w:r>
      <w:r>
        <w:rPr>
          <w:rStyle w:val="af7"/>
          <w:i w:val="0"/>
        </w:rPr>
        <w:fldChar w:fldCharType="end"/>
      </w:r>
      <w:r>
        <w:rPr>
          <w:rStyle w:val="af7"/>
          <w:i w:val="0"/>
        </w:rPr>
        <w:t xml:space="preserve"> presents </w:t>
      </w:r>
      <w:proofErr w:type="spellStart"/>
      <w:r>
        <w:rPr>
          <w:rStyle w:val="af7"/>
          <w:i w:val="0"/>
        </w:rPr>
        <w:t>ToMnet’s</w:t>
      </w:r>
      <w:proofErr w:type="spellEnd"/>
      <w:r>
        <w:rPr>
          <w:rStyle w:val="af7"/>
          <w:i w:val="0"/>
        </w:rPr>
        <w:t xml:space="preserve"> ability to represent an agent’s false beliefs. </w:t>
      </w:r>
      <w:proofErr w:type="spellStart"/>
      <w:r>
        <w:rPr>
          <w:rStyle w:val="af7"/>
          <w:i w:val="0"/>
        </w:rPr>
        <w:t>ToMnet</w:t>
      </w:r>
      <w:proofErr w:type="spellEnd"/>
      <w:r>
        <w:rPr>
          <w:rStyle w:val="af7"/>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af7"/>
          <w:i w:val="0"/>
        </w:rPr>
        <w:t>ToMnet</w:t>
      </w:r>
      <w:proofErr w:type="spellEnd"/>
      <w:r>
        <w:rPr>
          <w:rStyle w:val="af7"/>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af7"/>
          <w:i w:val="0"/>
        </w:rPr>
        <w:t>ToMnet</w:t>
      </w:r>
      <w:proofErr w:type="spellEnd"/>
      <w:r>
        <w:rPr>
          <w:rStyle w:val="af7"/>
          <w:i w:val="0"/>
        </w:rPr>
        <w:t xml:space="preserve"> but not the agent. Despite this, </w:t>
      </w:r>
      <w:proofErr w:type="spellStart"/>
      <w:r>
        <w:rPr>
          <w:rStyle w:val="af7"/>
          <w:i w:val="0"/>
        </w:rPr>
        <w:t>ToMnet</w:t>
      </w:r>
      <w:proofErr w:type="spellEnd"/>
      <w:r>
        <w:rPr>
          <w:rStyle w:val="af7"/>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af7"/>
          <w:i w:val="0"/>
        </w:rPr>
        <w:t xml:space="preserve">apply a modification of </w:t>
      </w:r>
      <w:proofErr w:type="spellStart"/>
      <w:r>
        <w:rPr>
          <w:rStyle w:val="af7"/>
          <w:i w:val="0"/>
        </w:rPr>
        <w:t>ToMnet</w:t>
      </w:r>
      <w:proofErr w:type="spellEnd"/>
      <w:r>
        <w:rPr>
          <w:rStyle w:val="af7"/>
          <w:i w:val="0"/>
        </w:rPr>
        <w:t xml:space="preserve"> to infer social networks through observations of how agents interact with targets.  </w:t>
      </w:r>
    </w:p>
    <w:p w14:paraId="6CA80991" w14:textId="77777777" w:rsidR="00A701AA" w:rsidRDefault="00A701AA" w:rsidP="00A701AA">
      <w:pPr>
        <w:pStyle w:val="1"/>
        <w:spacing w:before="120" w:after="120"/>
        <w:contextualSpacing/>
      </w:pPr>
      <w:r>
        <w:t>Methodology</w:t>
      </w:r>
    </w:p>
    <w:p w14:paraId="0583F877" w14:textId="77777777" w:rsidR="00A701AA" w:rsidRDefault="00A701AA" w:rsidP="00A701AA">
      <w:pPr>
        <w:pStyle w:val="2"/>
        <w:keepLines/>
        <w:numPr>
          <w:ilvl w:val="1"/>
          <w:numId w:val="0"/>
        </w:numPr>
        <w:tabs>
          <w:tab w:val="num" w:pos="360"/>
        </w:tabs>
        <w:autoSpaceDE/>
        <w:autoSpaceDN/>
        <w:ind w:left="288" w:hanging="288"/>
        <w:contextualSpacing/>
      </w:pPr>
      <w:r>
        <w:t>A.</w:t>
      </w:r>
      <w:r>
        <w:tab/>
      </w:r>
      <w:del w:id="124" w:author="Unknown">
        <w:r w:rsidDel="000734B4">
          <w:delText>System Overview</w:delText>
        </w:r>
      </w:del>
      <w:ins w:id="125" w:author="Unknown" w:date="2020-03-09T20:30:00Z">
        <w:r>
          <w:t xml:space="preserve">The </w:t>
        </w:r>
      </w:ins>
      <w:ins w:id="126" w:author="Unknown" w:date="2020-03-09T20:34:00Z">
        <w:r>
          <w:t>Social Game</w:t>
        </w:r>
      </w:ins>
      <w:ins w:id="127" w:author="Unknown" w:date="2020-03-09T20:30:00Z">
        <w:r>
          <w:t xml:space="preserve"> </w:t>
        </w:r>
        <w:del w:id="128" w:author="Unknown" w:date="2020-03-09T20:30:00Z">
          <w:r w:rsidDel="00C82911">
            <w:delText xml:space="preserve">Design </w:delText>
          </w:r>
        </w:del>
      </w:ins>
      <w:ins w:id="129" w:author="Unknown" w:date="2020-03-09T20:33:00Z">
        <w:r>
          <w:t>for</w:t>
        </w:r>
      </w:ins>
      <w:ins w:id="130" w:author="Unknown" w:date="2020-03-09T20:30:00Z">
        <w:r>
          <w:t xml:space="preserve"> Simulat</w:t>
        </w:r>
      </w:ins>
      <w:ins w:id="131" w:author="Unknown" w:date="2020-03-09T20:31:00Z">
        <w:r>
          <w:t>ed Agents</w:t>
        </w:r>
      </w:ins>
    </w:p>
    <w:p w14:paraId="32DF9937" w14:textId="1D64DD21" w:rsidR="00A701AA" w:rsidRDefault="00A701AA" w:rsidP="00A701AA">
      <w:pPr>
        <w:pStyle w:val="ad"/>
        <w:tabs>
          <w:tab w:val="clear" w:pos="800"/>
          <w:tab w:val="left" w:pos="180"/>
        </w:tabs>
        <w:wordWrap/>
        <w:spacing w:line="240" w:lineRule="auto"/>
        <w:contextualSpacing/>
        <w:outlineLvl w:val="0"/>
        <w:rPr>
          <w:ins w:id="132" w:author="Unknown" w:date="2020-03-09T20:09:00Z"/>
          <w:rFonts w:ascii="Times New Roman"/>
          <w:bCs/>
        </w:rPr>
      </w:pPr>
      <w:r>
        <w:rPr>
          <w:rFonts w:ascii="Times New Roman"/>
          <w:bCs/>
        </w:rPr>
        <w:tab/>
      </w:r>
      <w:r w:rsidRPr="008B3F6C">
        <w:rPr>
          <w:rFonts w:ascii="Times New Roman"/>
          <w:bCs/>
        </w:rPr>
        <w:t xml:space="preserve">We simulated </w:t>
      </w:r>
      <w:del w:id="133" w:author="Unknown">
        <w:r w:rsidRPr="008B3F6C" w:rsidDel="00270184">
          <w:rPr>
            <w:rFonts w:ascii="Times New Roman"/>
            <w:bCs/>
          </w:rPr>
          <w:delText xml:space="preserve">a </w:delText>
        </w:r>
      </w:del>
      <w:r w:rsidRPr="008B3F6C">
        <w:rPr>
          <w:rFonts w:ascii="Times New Roman"/>
          <w:bCs/>
        </w:rPr>
        <w:t>social network</w:t>
      </w:r>
      <w:ins w:id="134" w:author="Unknown" w:date="2020-03-09T19:01:00Z">
        <w:r>
          <w:rPr>
            <w:rFonts w:ascii="Times New Roman"/>
            <w:bCs/>
          </w:rPr>
          <w:t>s</w:t>
        </w:r>
      </w:ins>
      <w:r w:rsidRPr="008B3F6C">
        <w:rPr>
          <w:rFonts w:ascii="Times New Roman"/>
          <w:bCs/>
        </w:rPr>
        <w:t xml:space="preserve"> </w:t>
      </w:r>
      <w:ins w:id="135" w:author="Unknown" w:date="2020-03-09T19:01:00Z">
        <w:r>
          <w:rPr>
            <w:rFonts w:ascii="Times New Roman"/>
            <w:bCs/>
          </w:rPr>
          <w:t>for 30</w:t>
        </w:r>
      </w:ins>
      <w:del w:id="136" w:author="Unknown">
        <w:r w:rsidRPr="008B3F6C" w:rsidDel="00270184">
          <w:rPr>
            <w:rFonts w:ascii="Times New Roman"/>
            <w:bCs/>
          </w:rPr>
          <w:delText>of a</w:delText>
        </w:r>
      </w:del>
      <w:r w:rsidRPr="008B3F6C">
        <w:rPr>
          <w:rFonts w:ascii="Times New Roman"/>
          <w:bCs/>
        </w:rPr>
        <w:t xml:space="preserve"> virtual agent</w:t>
      </w:r>
      <w:ins w:id="137" w:author="Unknown" w:date="2020-03-09T19:01:00Z">
        <w:r>
          <w:rPr>
            <w:rFonts w:ascii="Times New Roman"/>
            <w:bCs/>
          </w:rPr>
          <w:t>s</w:t>
        </w:r>
      </w:ins>
      <m:oMath>
        <m:r>
          <w:ins w:id="138" w:author="Unknown" w:date="2020-03-09T19:26:00Z">
            <w:rPr>
              <w:rFonts w:ascii="Cambria Math" w:hAnsi="Cambria Math"/>
            </w:rPr>
            <m:t xml:space="preserve">, </m:t>
          </w:ins>
        </m:r>
        <m:r>
          <w:ins w:id="139" w:author="Unknown" w:date="2020-03-09T20:14:00Z">
            <w:del w:id="140" w:author="Unknown" w:date="2020-03-09T20:14:00Z">
              <w:rPr>
                <w:rFonts w:ascii="Cambria Math" w:hAnsi="Cambria Math"/>
              </w:rPr>
              <m:t>A=</m:t>
            </w:del>
          </w:ins>
        </m:r>
      </m:oMath>
      <w:del w:id="141" w:author="Unknown">
        <w:r w:rsidRPr="008B3F6C" w:rsidDel="00794DA7">
          <w:rPr>
            <w:rFonts w:ascii="Times New Roman"/>
            <w:bCs/>
          </w:rPr>
          <w:delText xml:space="preserve"> (</w:delText>
        </w:r>
      </w:del>
      <m:oMath>
        <m:r>
          <w:ins w:id="142" w:author="Unknown" w:date="2020-03-09T19:04:00Z">
            <w:rPr>
              <w:rFonts w:ascii="Cambria Math" w:hAnsi="Cambria Math"/>
            </w:rPr>
            <m:t>{</m:t>
          </w:ins>
        </m:r>
        <m:sSub>
          <m:sSubPr>
            <m:ctrlPr>
              <w:ins w:id="143" w:author="Unknown" w:date="2020-03-09T19:05:00Z">
                <w:rPr>
                  <w:rFonts w:ascii="Cambria Math" w:hAnsi="Cambria Math"/>
                  <w:bCs/>
                  <w:i/>
                </w:rPr>
              </w:ins>
            </m:ctrlPr>
          </m:sSubPr>
          <m:e>
            <m:r>
              <w:ins w:id="144" w:author="Unknown" w:date="2020-03-09T19:05:00Z">
                <w:rPr>
                  <w:rFonts w:ascii="Cambria Math" w:hAnsi="Cambria Math"/>
                </w:rPr>
                <m:t>a</m:t>
              </w:ins>
            </m:r>
          </m:e>
          <m:sub>
            <m:r>
              <w:ins w:id="145" w:author="Unknown" w:date="2020-03-09T19:05:00Z">
                <w:rPr>
                  <w:rFonts w:ascii="Cambria Math" w:hAnsi="Cambria Math"/>
                </w:rPr>
                <m:t>i</m:t>
              </w:ins>
            </m:r>
          </m:sub>
        </m:sSub>
        <m:r>
          <w:ins w:id="146" w:author="Unknown" w:date="2020-03-09T19:05:00Z">
            <w:rPr>
              <w:rFonts w:ascii="Cambria Math" w:hAnsi="Cambria Math"/>
            </w:rPr>
            <m:t>|</m:t>
          </w:ins>
        </m:r>
        <m:r>
          <w:ins w:id="147" w:author="Unknown" w:date="2020-03-09T19:06:00Z">
            <w:rPr>
              <w:rFonts w:ascii="Cambria Math" w:hAnsi="Cambria Math"/>
            </w:rPr>
            <m:t>i</m:t>
          </w:ins>
        </m:r>
        <m:r>
          <w:ins w:id="148" w:author="Unknown" w:date="2020-03-09T19:24:00Z">
            <w:rPr>
              <w:rFonts w:ascii="Cambria Math" w:hAnsi="Cambria Math"/>
            </w:rPr>
            <m:t>∈[</m:t>
          </w:ins>
        </m:r>
        <m:r>
          <w:ins w:id="149" w:author="Unknown" w:date="2020-03-09T19:06:00Z">
            <w:rPr>
              <w:rFonts w:ascii="Cambria Math" w:hAnsi="Cambria Math"/>
            </w:rPr>
            <m:t>1,</m:t>
          </w:ins>
        </m:r>
        <m:r>
          <w:ins w:id="150" w:author="Unknown" w:date="2020-03-09T19:24:00Z">
            <w:rPr>
              <w:rFonts w:ascii="Cambria Math" w:hAnsi="Cambria Math"/>
            </w:rPr>
            <m:t>30</m:t>
          </w:ins>
        </m:r>
        <m:r>
          <w:ins w:id="151" w:author="Unknown" w:date="2020-03-09T19:50:00Z">
            <w:rPr>
              <w:rFonts w:ascii="Cambria Math" w:hAnsi="Cambria Math"/>
            </w:rPr>
            <m:t>]</m:t>
          </w:ins>
        </m:r>
        <m:r>
          <w:ins w:id="152" w:author="Unknown" w:date="2020-03-09T19:04:00Z">
            <w:rPr>
              <w:rFonts w:ascii="Cambria Math" w:hAnsi="Cambria Math"/>
            </w:rPr>
            <m:t>}</m:t>
          </w:ins>
        </m:r>
      </m:oMath>
      <w:del w:id="153" w:author="Unknown">
        <w:r w:rsidRPr="008B3F6C" w:rsidDel="00270184">
          <w:rPr>
            <w:rFonts w:ascii="Times New Roman"/>
            <w:bCs/>
            <w:i/>
          </w:rPr>
          <w:delText>A</w:delText>
        </w:r>
        <w:r w:rsidRPr="008B3F6C" w:rsidDel="00794DA7">
          <w:rPr>
            <w:rFonts w:ascii="Times New Roman"/>
            <w:bCs/>
          </w:rPr>
          <w:delText>)</w:delText>
        </w:r>
      </w:del>
      <w:ins w:id="154" w:author="Unknown" w:date="2020-03-09T19:01:00Z">
        <w:r>
          <w:rPr>
            <w:rFonts w:ascii="Times New Roman"/>
            <w:bCs/>
          </w:rPr>
          <w:t>, each</w:t>
        </w:r>
      </w:ins>
      <w:r w:rsidRPr="008B3F6C">
        <w:rPr>
          <w:rFonts w:ascii="Times New Roman"/>
          <w:bCs/>
        </w:rPr>
        <w:t xml:space="preserve"> with four social targets</w:t>
      </w:r>
      <w:ins w:id="155" w:author="Unknown" w:date="2020-03-09T19:26:00Z">
        <w:r>
          <w:rPr>
            <w:rFonts w:ascii="Times New Roman"/>
            <w:bCs/>
          </w:rPr>
          <w:t xml:space="preserve">, </w:t>
        </w:r>
      </w:ins>
      <w:ins w:id="156" w:author="Unknown" w:date="2020-03-10T01:12:00Z">
        <w:r>
          <w:rPr>
            <w:rFonts w:ascii="Times New Roman"/>
            <w:bCs/>
          </w:rPr>
          <w:t>G=</w:t>
        </w:r>
      </w:ins>
      <w:commentRangeStart w:id="157"/>
      <w:del w:id="158" w:author="Unknown">
        <w:r w:rsidRPr="008B3F6C" w:rsidDel="00794DA7">
          <w:rPr>
            <w:rFonts w:ascii="Times New Roman"/>
            <w:bCs/>
          </w:rPr>
          <w:delText xml:space="preserve"> (</w:delText>
        </w:r>
      </w:del>
      <m:oMath>
        <m:r>
          <w:ins w:id="159" w:author="Unknown" w:date="2020-03-09T20:15:00Z">
            <w:del w:id="160" w:author="Unknown" w:date="2020-03-09T20:15:00Z">
              <w:rPr>
                <w:rFonts w:ascii="Cambria Math" w:hAnsi="Cambria Math"/>
              </w:rPr>
              <m:t>G=</m:t>
            </w:del>
          </w:ins>
        </m:r>
        <m:r>
          <w:ins w:id="161" w:author="Unknown" w:date="2020-03-09T20:15:00Z">
            <w:rPr>
              <w:rFonts w:ascii="Cambria Math" w:hAnsi="Cambria Math"/>
            </w:rPr>
            <m:t>{</m:t>
          </w:ins>
        </m:r>
        <m:sSub>
          <m:sSubPr>
            <m:ctrlPr>
              <w:ins w:id="162" w:author="Unknown" w:date="2020-03-09T19:09:00Z">
                <w:rPr>
                  <w:rFonts w:ascii="Cambria Math" w:hAnsi="Cambria Math"/>
                  <w:bCs/>
                  <w:i/>
                </w:rPr>
              </w:ins>
            </m:ctrlPr>
          </m:sSubPr>
          <m:e>
            <m:r>
              <w:ins w:id="163" w:author="Unknown" w:date="2020-03-09T19:17:00Z">
                <w:rPr>
                  <w:rFonts w:ascii="Cambria Math" w:hAnsi="Cambria Math"/>
                </w:rPr>
                <m:t>g</m:t>
              </w:ins>
            </m:r>
          </m:e>
          <m:sub>
            <m:r>
              <w:ins w:id="164" w:author="Unknown" w:date="2020-03-09T19:43:00Z">
                <w:rPr>
                  <w:rFonts w:ascii="Cambria Math" w:hAnsi="Cambria Math"/>
                </w:rPr>
                <m:t>s</m:t>
              </w:ins>
            </m:r>
          </m:sub>
        </m:sSub>
        <m:r>
          <w:ins w:id="165" w:author="Unknown" w:date="2020-03-09T19:09:00Z">
            <w:rPr>
              <w:rFonts w:ascii="Cambria Math" w:hAnsi="Cambria Math"/>
            </w:rPr>
            <m:t>|</m:t>
          </w:ins>
        </m:r>
        <m:r>
          <w:ins w:id="166" w:author="Unknown" w:date="2020-03-09T19:43:00Z">
            <w:rPr>
              <w:rFonts w:ascii="Cambria Math" w:hAnsi="Cambria Math"/>
            </w:rPr>
            <m:t>s</m:t>
          </w:ins>
        </m:r>
        <m:r>
          <w:ins w:id="167" w:author="Unknown" w:date="2020-03-09T19:25:00Z">
            <w:rPr>
              <w:rFonts w:ascii="Cambria Math" w:hAnsi="Cambria Math"/>
            </w:rPr>
            <m:t>∈[</m:t>
          </w:ins>
        </m:r>
        <w:commentRangeEnd w:id="157"/>
        <m:r>
          <m:rPr>
            <m:sty m:val="p"/>
          </m:rPr>
          <w:rPr>
            <w:rStyle w:val="af"/>
            <w:rFonts w:ascii="Times New Roman" w:eastAsia="新細明體"/>
            <w:color w:val="auto"/>
            <w:lang w:eastAsia="en-US"/>
          </w:rPr>
          <w:commentReference w:id="157"/>
        </m:r>
        <m:r>
          <w:ins w:id="168" w:author="Unknown" w:date="2020-03-09T19:25:00Z">
            <w:rPr>
              <w:rFonts w:ascii="Cambria Math" w:hAnsi="Cambria Math"/>
            </w:rPr>
            <m:t>1,4]</m:t>
          </w:ins>
        </m:r>
        <m:r>
          <w:ins w:id="169" w:author="Unknown" w:date="2020-03-09T19:08:00Z">
            <w:rPr>
              <w:rFonts w:ascii="Cambria Math" w:hAnsi="Cambria Math"/>
            </w:rPr>
            <m:t>}</m:t>
          </w:ins>
        </m:r>
      </m:oMath>
      <w:del w:id="170" w:author="Unknown">
        <w:r w:rsidRPr="008B3F6C" w:rsidDel="00270184">
          <w:rPr>
            <w:rFonts w:ascii="Times New Roman"/>
            <w:bCs/>
            <w:i/>
          </w:rPr>
          <w:delText>s</w:delText>
        </w:r>
      </w:del>
      <w:r w:rsidRPr="008B3F6C">
        <w:rPr>
          <w:rFonts w:ascii="Times New Roman"/>
          <w:bCs/>
        </w:rPr>
        <w:t>)</w:t>
      </w:r>
      <w:ins w:id="171" w:author="Unknown" w:date="2020-03-09T19:26:00Z">
        <w:r>
          <w:rPr>
            <w:rFonts w:ascii="Times New Roman"/>
            <w:bCs/>
          </w:rPr>
          <w:t>,</w:t>
        </w:r>
      </w:ins>
      <w:r w:rsidRPr="008B3F6C">
        <w:rPr>
          <w:rFonts w:ascii="Times New Roman"/>
          <w:bCs/>
        </w:rPr>
        <w:t xml:space="preserve"> </w:t>
      </w:r>
      <w:del w:id="172" w:author="Unknown">
        <w:r w:rsidRPr="008B3F6C" w:rsidDel="00EB1D8B">
          <w:rPr>
            <w:rFonts w:ascii="Times New Roman"/>
            <w:bCs/>
          </w:rPr>
          <w:delText xml:space="preserve">based </w:delText>
        </w:r>
      </w:del>
      <w:ins w:id="173" w:author="Unknown" w:date="2020-03-09T19:50:00Z">
        <w:r>
          <w:rPr>
            <w:rFonts w:ascii="Times New Roman"/>
            <w:bCs/>
          </w:rPr>
          <w:t>who the agent perceives</w:t>
        </w:r>
        <w:r w:rsidRPr="008B3F6C">
          <w:rPr>
            <w:rFonts w:ascii="Times New Roman"/>
            <w:bCs/>
          </w:rPr>
          <w:t xml:space="preserve"> </w:t>
        </w:r>
      </w:ins>
      <w:del w:id="174" w:author="Unknown">
        <w:r w:rsidRPr="008B3F6C" w:rsidDel="00EB1D8B">
          <w:rPr>
            <w:rFonts w:ascii="Times New Roman"/>
            <w:bCs/>
          </w:rPr>
          <w:delText xml:space="preserve">on </w:delText>
        </w:r>
        <w:r w:rsidDel="00EB1D8B">
          <w:rPr>
            <w:rFonts w:ascii="Times New Roman"/>
            <w:bCs/>
          </w:rPr>
          <w:delText>the</w:delText>
        </w:r>
      </w:del>
      <w:ins w:id="175" w:author="Unknown" w:date="2020-03-09T19:50:00Z">
        <w:r>
          <w:rPr>
            <w:rFonts w:ascii="Times New Roman"/>
            <w:bCs/>
          </w:rPr>
          <w:t xml:space="preserve">different </w:t>
        </w:r>
      </w:ins>
      <w:del w:id="176" w:author="Unknown">
        <w:r w:rsidRPr="008B3F6C" w:rsidDel="00EB1D8B">
          <w:rPr>
            <w:rFonts w:ascii="Times New Roman"/>
            <w:bCs/>
          </w:rPr>
          <w:delText xml:space="preserve"> </w:delText>
        </w:r>
      </w:del>
      <w:r w:rsidRPr="008B3F6C">
        <w:rPr>
          <w:rFonts w:ascii="Times New Roman"/>
          <w:bCs/>
        </w:rPr>
        <w:t>degree of social support</w:t>
      </w:r>
      <w:ins w:id="177"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proofErr w:type="gramStart"/>
      <w:ins w:id="178" w:author="Unknown" w:date="2020-03-09T22:17:00Z">
        <w:r>
          <w:rPr>
            <w:rFonts w:ascii="Times New Roman"/>
            <w:bCs/>
          </w:rPr>
          <w:t>.</w:t>
        </w:r>
      </w:ins>
      <w:ins w:id="179" w:author="Unknown" w:date="2020-03-09T19:51:00Z">
        <w:r>
          <w:rPr>
            <w:rFonts w:ascii="Times New Roman"/>
            <w:bCs/>
          </w:rPr>
          <w:t xml:space="preserve"> </w:t>
        </w:r>
      </w:ins>
      <w:proofErr w:type="gramEnd"/>
      <w:del w:id="180" w:author="Unknown">
        <w:r w:rsidDel="00EB1D8B">
          <w:rPr>
            <w:rFonts w:ascii="Times New Roman"/>
            <w:bCs/>
          </w:rPr>
          <w:delText xml:space="preserve"> the agent perceives about each target</w:delText>
        </w:r>
        <w:r w:rsidRPr="008B3F6C" w:rsidDel="00EB1D8B">
          <w:rPr>
            <w:rFonts w:ascii="Times New Roman"/>
            <w:bCs/>
          </w:rPr>
          <w:delText>.</w:delText>
        </w:r>
      </w:del>
      <w:ins w:id="181" w:author="Unknown" w:date="2020-03-09T19:03:00Z">
        <w:r>
          <w:rPr>
            <w:rFonts w:ascii="Times New Roman"/>
            <w:bCs/>
          </w:rPr>
          <w:t xml:space="preserve">For each agent </w:t>
        </w:r>
      </w:ins>
      <m:oMath>
        <m:sSub>
          <m:sSubPr>
            <m:ctrlPr>
              <w:ins w:id="182" w:author="Unknown" w:date="2020-03-09T19:09:00Z">
                <w:rPr>
                  <w:rFonts w:ascii="Cambria Math" w:hAnsi="Cambria Math"/>
                  <w:bCs/>
                  <w:i/>
                </w:rPr>
              </w:ins>
            </m:ctrlPr>
          </m:sSubPr>
          <m:e>
            <m:r>
              <w:ins w:id="183" w:author="Unknown" w:date="2020-03-09T19:09:00Z">
                <w:rPr>
                  <w:rFonts w:ascii="Cambria Math" w:hAnsi="Cambria Math"/>
                </w:rPr>
                <m:t>a</m:t>
              </w:ins>
            </m:r>
          </m:e>
          <m:sub>
            <m:r>
              <w:ins w:id="184" w:author="Unknown" w:date="2020-03-09T19:09:00Z">
                <w:rPr>
                  <w:rFonts w:ascii="Cambria Math" w:hAnsi="Cambria Math"/>
                </w:rPr>
                <m:t>i</m:t>
              </w:ins>
            </m:r>
          </m:sub>
        </m:sSub>
      </m:oMath>
      <w:ins w:id="185" w:author="Unknown" w:date="2020-03-09T19:10:00Z">
        <w:r>
          <w:rPr>
            <w:rFonts w:ascii="Times New Roman"/>
            <w:bCs/>
          </w:rPr>
          <w:t>,</w:t>
        </w:r>
      </w:ins>
      <w:r w:rsidRPr="008B3F6C">
        <w:rPr>
          <w:rFonts w:ascii="Times New Roman"/>
          <w:bCs/>
        </w:rPr>
        <w:t xml:space="preserve"> </w:t>
      </w:r>
      <w:ins w:id="186" w:author="Unknown" w:date="2020-03-09T19:21:00Z">
        <w:r>
          <w:rPr>
            <w:rFonts w:ascii="Times New Roman"/>
            <w:bCs/>
          </w:rPr>
          <w:t xml:space="preserve">we simulated 10,000 </w:t>
        </w:r>
      </w:ins>
      <w:ins w:id="187" w:author="Unknown" w:date="2020-03-09T19:32:00Z">
        <w:r>
          <w:rPr>
            <w:rFonts w:ascii="Times New Roman"/>
            <w:bCs/>
          </w:rPr>
          <w:t xml:space="preserve">2-dim </w:t>
        </w:r>
      </w:ins>
      <w:ins w:id="188" w:author="Unknown" w:date="2020-03-09T20:19:00Z">
        <w:r>
          <w:rPr>
            <w:rFonts w:ascii="Times New Roman"/>
            <w:bCs/>
          </w:rPr>
          <w:t xml:space="preserve">13×13 </w:t>
        </w:r>
      </w:ins>
      <w:ins w:id="189" w:author="Unknown" w:date="2020-03-09T19:21:00Z">
        <w:r>
          <w:rPr>
            <w:rFonts w:ascii="Times New Roman"/>
            <w:bCs/>
          </w:rPr>
          <w:t>grid worlds</w:t>
        </w:r>
      </w:ins>
      <w:ins w:id="190" w:author="Unknown" w:date="2020-03-09T19:32:00Z">
        <w:r>
          <w:rPr>
            <w:rFonts w:ascii="Times New Roman"/>
            <w:bCs/>
          </w:rPr>
          <w:t xml:space="preserve">, </w:t>
        </w:r>
      </w:ins>
      <m:oMath>
        <m:r>
          <w:ins w:id="191" w:author="Unknown" w:date="2020-03-09T20:15:00Z">
            <w:del w:id="192" w:author="Unknown" w:date="2020-03-09T20:15:00Z">
              <w:rPr>
                <w:rFonts w:ascii="Cambria Math" w:hAnsi="Cambria Math"/>
              </w:rPr>
              <m:t>W=</m:t>
            </w:del>
          </w:ins>
        </m:r>
        <m:r>
          <w:ins w:id="193" w:author="Unknown" w:date="2020-03-09T19:23:00Z">
            <w:rPr>
              <w:rFonts w:ascii="Cambria Math" w:hAnsi="Cambria Math"/>
            </w:rPr>
            <m:t>{</m:t>
          </w:ins>
        </m:r>
        <m:sSub>
          <m:sSubPr>
            <m:ctrlPr>
              <w:ins w:id="194" w:author="Unknown" w:date="2020-03-09T19:23:00Z">
                <w:rPr>
                  <w:rFonts w:ascii="Cambria Math" w:hAnsi="Cambria Math"/>
                  <w:bCs/>
                  <w:i/>
                </w:rPr>
              </w:ins>
            </m:ctrlPr>
          </m:sSubPr>
          <m:e>
            <m:r>
              <w:ins w:id="195" w:author="Unknown" w:date="2020-03-09T19:23:00Z">
                <w:rPr>
                  <w:rFonts w:ascii="Cambria Math" w:hAnsi="Cambria Math"/>
                </w:rPr>
                <m:t>w</m:t>
              </w:ins>
            </m:r>
          </m:e>
          <m:sub>
            <m:r>
              <w:ins w:id="196" w:author="Unknown" w:date="2020-03-09T19:23:00Z">
                <w:rPr>
                  <w:rFonts w:ascii="Cambria Math" w:hAnsi="Cambria Math"/>
                </w:rPr>
                <m:t>j</m:t>
              </w:ins>
            </m:r>
          </m:sub>
        </m:sSub>
        <m:r>
          <w:ins w:id="197" w:author="Unknown" w:date="2020-03-09T19:23:00Z">
            <w:rPr>
              <w:rFonts w:ascii="Cambria Math" w:hAnsi="Cambria Math"/>
            </w:rPr>
            <m:t>|j</m:t>
          </w:ins>
        </m:r>
        <m:r>
          <w:ins w:id="198" w:author="Unknown" w:date="2020-03-09T19:23:00Z">
            <w:rPr>
              <w:rFonts w:ascii="Cambria Math" w:hAnsi="Cambria Math" w:hint="eastAsia"/>
            </w:rPr>
            <m:t>∈</m:t>
          </w:ins>
        </m:r>
        <m:r>
          <w:ins w:id="199" w:author="Unknown" w:date="2020-03-09T19:23:00Z">
            <w:rPr>
              <w:rFonts w:ascii="Cambria Math" w:hAnsi="Cambria Math"/>
            </w:rPr>
            <m:t>[</m:t>
          </w:ins>
        </m:r>
        <m:r>
          <w:del w:id="200" w:author="Unknown">
            <w:rPr>
              <w:rFonts w:ascii="Cambria Math" w:hAnsi="Cambria Math"/>
            </w:rPr>
            <m:t>=</m:t>
          </w:del>
        </m:r>
        <m:r>
          <w:ins w:id="201" w:author="Unknown" w:date="2020-03-09T19:23:00Z">
            <w:rPr>
              <w:rFonts w:ascii="Cambria Math" w:hAnsi="Cambria Math"/>
            </w:rPr>
            <m:t>1, 1000</m:t>
          </w:ins>
        </m:r>
        <m:r>
          <w:ins w:id="202" w:author="Unknown" w:date="2020-03-09T19:24:00Z">
            <w:rPr>
              <w:rFonts w:ascii="Cambria Math" w:hAnsi="Cambria Math"/>
            </w:rPr>
            <m:t>0]</m:t>
          </w:ins>
        </m:r>
        <m:r>
          <w:ins w:id="203" w:author="Unknown" w:date="2020-03-09T19:23:00Z">
            <w:rPr>
              <w:rFonts w:ascii="Cambria Math" w:hAnsi="Cambria Math"/>
            </w:rPr>
            <m:t>}</m:t>
          </w:ins>
        </m:r>
      </m:oMath>
      <w:ins w:id="204" w:author="Unknown" w:date="2020-03-09T19:32:00Z">
        <w:r>
          <w:rPr>
            <w:rFonts w:ascii="Times New Roman"/>
            <w:bCs/>
          </w:rPr>
          <w:t xml:space="preserve">,  each </w:t>
        </w:r>
        <w:del w:id="205" w:author="Unknown" w:date="2020-03-09T19:32:00Z">
          <w:r w:rsidDel="00344B21">
            <w:rPr>
              <w:rFonts w:ascii="Times New Roman"/>
              <w:bCs/>
            </w:rPr>
            <w:delText>with size</w:delText>
          </w:r>
        </w:del>
      </w:ins>
      <w:ins w:id="206" w:author="Unknown" w:date="2020-03-10T00:18:00Z">
        <w:r>
          <w:rPr>
            <w:rFonts w:ascii="Times New Roman"/>
            <w:bCs/>
          </w:rPr>
          <w:t>of size</w:t>
        </w:r>
      </w:ins>
      <w:ins w:id="207" w:author="Unknown" w:date="2020-03-09T19:32:00Z">
        <w:r>
          <w:rPr>
            <w:rFonts w:ascii="Times New Roman"/>
            <w:bCs/>
          </w:rPr>
          <w:t xml:space="preserve"> 13×13</w:t>
        </w:r>
      </w:ins>
      <w:proofErr w:type="gramStart"/>
      <w:ins w:id="208" w:author="Unknown" w:date="2020-03-09T19:21:00Z">
        <w:r>
          <w:rPr>
            <w:rFonts w:ascii="Times New Roman"/>
            <w:bCs/>
          </w:rPr>
          <w:t xml:space="preserve">. </w:t>
        </w:r>
        <w:proofErr w:type="gramEnd"/>
        <w:r>
          <w:rPr>
            <w:rFonts w:ascii="Times New Roman"/>
            <w:bCs/>
          </w:rPr>
          <w:t>In each grid world</w:t>
        </w:r>
      </w:ins>
      <w:ins w:id="209"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210" w:author="Unknown" w:date="2020-03-09T19:21:00Z">
        <w:r>
          <w:rPr>
            <w:rFonts w:ascii="Times New Roman"/>
            <w:bCs/>
          </w:rPr>
          <w:t xml:space="preserve">, </w:t>
        </w:r>
      </w:ins>
      <w:ins w:id="211" w:author="Unknown" w:date="2020-03-09T19:10:00Z">
        <w:r>
          <w:rPr>
            <w:rFonts w:ascii="Times New Roman"/>
            <w:bCs/>
          </w:rPr>
          <w:t>w</w:t>
        </w:r>
      </w:ins>
      <w:del w:id="212" w:author="Unknown">
        <w:r w:rsidRPr="008B3F6C" w:rsidDel="00C330F6">
          <w:rPr>
            <w:rFonts w:ascii="Times New Roman"/>
            <w:bCs/>
          </w:rPr>
          <w:delText>W</w:delText>
        </w:r>
      </w:del>
      <w:r w:rsidRPr="008B3F6C">
        <w:rPr>
          <w:rFonts w:ascii="Times New Roman"/>
          <w:bCs/>
        </w:rPr>
        <w:t xml:space="preserve">e </w:t>
      </w:r>
      <w:del w:id="213" w:author="Unknown">
        <w:r w:rsidRPr="008B3F6C" w:rsidDel="00C330F6">
          <w:rPr>
            <w:rFonts w:ascii="Times New Roman"/>
            <w:bCs/>
          </w:rPr>
          <w:delText xml:space="preserve">then </w:delText>
        </w:r>
      </w:del>
      <w:r w:rsidRPr="008B3F6C">
        <w:rPr>
          <w:rFonts w:ascii="Times New Roman"/>
          <w:bCs/>
        </w:rPr>
        <w:t xml:space="preserve">placed </w:t>
      </w:r>
      <w:proofErr w:type="spellStart"/>
      <w:ins w:id="214"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215"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216" w:author="Unknown" w:date="2020-03-09T20:16:00Z">
        <w:r>
          <w:rPr>
            <w:rFonts w:ascii="Times New Roman"/>
            <w:bCs/>
          </w:rPr>
          <w:t>targets</w:t>
        </w:r>
      </w:ins>
      <w:ins w:id="217" w:author="Sean Yun-Shiuan Chuang" w:date="2020-03-11T13:09:00Z">
        <w:r w:rsidR="00BE3FD1">
          <w:rPr>
            <w:rFonts w:ascii="Times New Roman"/>
            <w:bCs/>
          </w:rPr>
          <w:t xml:space="preserve"> (range from </w:t>
        </w:r>
      </w:ins>
      <w:ins w:id="218" w:author="Sean Yun-Shiuan Chuang" w:date="2020-03-11T13:10:00Z">
        <w:r w:rsidR="00BE3FD1">
          <w:rPr>
            <w:rFonts w:ascii="Times New Roman"/>
            <w:bCs/>
          </w:rPr>
          <w:t>1 to 4)</w:t>
        </w:r>
      </w:ins>
      <w:ins w:id="219" w:author="Unknown" w:date="2020-03-09T20:17:00Z">
        <w:r>
          <w:rPr>
            <w:rFonts w:ascii="Times New Roman"/>
            <w:bCs/>
          </w:rPr>
          <w:t xml:space="preserve"> </w:t>
        </w:r>
      </w:ins>
      <w:ins w:id="220" w:author="Unknown" w:date="2020-03-09T19:20:00Z">
        <w:r>
          <w:rPr>
            <w:rFonts w:ascii="Times New Roman"/>
            <w:bCs/>
          </w:rPr>
          <w:t xml:space="preserve">and </w:t>
        </w:r>
      </w:ins>
      <w:proofErr w:type="spellStart"/>
      <w:ins w:id="221"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222" w:author="Unknown" w:date="2020-03-09T19:20:00Z">
        <w:r>
          <w:rPr>
            <w:rFonts w:ascii="Times New Roman"/>
            <w:bCs/>
          </w:rPr>
          <w:t>barriers</w:t>
        </w:r>
      </w:ins>
      <w:commentRangeStart w:id="223"/>
      <w:ins w:id="224" w:author="Unknown" w:date="2020-03-09T20:18:00Z">
        <w:r>
          <w:rPr>
            <w:rFonts w:ascii="Times New Roman"/>
            <w:bCs/>
          </w:rPr>
          <w:t xml:space="preserve"> </w:t>
        </w:r>
      </w:ins>
      <w:ins w:id="225" w:author="Sean Yun-Shiuan Chuang" w:date="2020-03-11T13:10:00Z">
        <w:r w:rsidR="00BE3FD1">
          <w:rPr>
            <w:rFonts w:ascii="Times New Roman"/>
            <w:bCs/>
          </w:rPr>
          <w:t>(range from 0 to 50</w:t>
        </w:r>
      </w:ins>
      <w:ins w:id="226" w:author="Unknown" w:date="2020-03-09T20:18:00Z">
        <w:del w:id="227" w:author="Sean Yun-Shiuan Chuang" w:date="2020-03-11T13:10:00Z">
          <w:r w:rsidDel="00BE3FD1">
            <w:rPr>
              <w:rFonts w:ascii="Times New Roman"/>
              <w:bCs/>
            </w:rPr>
            <w:delText>(</w:delText>
          </w:r>
        </w:del>
      </w:ins>
      <w:ins w:id="228" w:author="Unknown" w:date="2020-03-09T20:22:00Z">
        <w:del w:id="229"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230" w:author="Sean Yun-Shiuan Chuang" w:date="2020-03-11T13:10:00Z">
        <w:r w:rsidR="00BE3FD1">
          <w:rPr>
            <w:rFonts w:ascii="Times New Roman"/>
            <w:bCs/>
          </w:rPr>
          <w:t xml:space="preserve">) </w:t>
        </w:r>
      </w:ins>
      <w:ins w:id="231" w:author="Unknown" w:date="2020-03-09T20:22:00Z">
        <w:del w:id="232" w:author="Sean Yun-Shiuan Chuang" w:date="2020-03-11T13:10:00Z">
          <w:r w:rsidDel="00BE3FD1">
            <w:rPr>
              <w:rFonts w:ascii="Times New Roman"/>
              <w:bCs/>
            </w:rPr>
            <w:delText xml:space="preserve">; </w:delText>
          </w:r>
        </w:del>
      </w:ins>
      <w:ins w:id="233" w:author="Unknown" w:date="2020-03-09T20:21:00Z">
        <w:del w:id="234"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235" w:author="Unknown" w:date="2020-03-09T22:18:00Z">
        <w:del w:id="236" w:author="Sean Yun-Shiuan Chuang" w:date="2020-03-11T13:10:00Z">
          <w:r w:rsidDel="00BE3FD1">
            <w:rPr>
              <w:rFonts w:ascii="Times New Roman"/>
              <w:bCs/>
            </w:rPr>
            <w:delText>50</w:delText>
          </w:r>
        </w:del>
      </w:ins>
      <w:ins w:id="237" w:author="Unknown" w:date="2020-03-09T20:21:00Z">
        <w:del w:id="238" w:author="Sean Yun-Shiuan Chuang" w:date="2020-03-11T13:10:00Z">
          <w:r w:rsidDel="00BE3FD1">
            <w:rPr>
              <w:rFonts w:ascii="Times New Roman"/>
              <w:bCs/>
            </w:rPr>
            <w:delText>)</w:delText>
          </w:r>
        </w:del>
      </w:ins>
      <w:ins w:id="239" w:author="Unknown" w:date="2020-03-09T20:22:00Z">
        <w:del w:id="240" w:author="Sean Yun-Shiuan Chuang" w:date="2020-03-11T13:10:00Z">
          <w:r w:rsidDel="00BE3FD1">
            <w:rPr>
              <w:rFonts w:ascii="Times New Roman"/>
              <w:bCs/>
            </w:rPr>
            <w:delText xml:space="preserve">) </w:delText>
          </w:r>
        </w:del>
      </w:ins>
      <w:commentRangeEnd w:id="223"/>
      <w:del w:id="241" w:author="Sean Yun-Shiuan Chuang" w:date="2020-03-11T13:10:00Z">
        <w:r w:rsidDel="00BE3FD1">
          <w:rPr>
            <w:rStyle w:val="af"/>
            <w:rFonts w:ascii="Times New Roman" w:eastAsia="新細明體"/>
            <w:color w:val="auto"/>
            <w:lang w:eastAsia="en-US"/>
          </w:rPr>
          <w:commentReference w:id="223"/>
        </w:r>
      </w:del>
      <w:ins w:id="242"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243"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244" w:author="Unknown" w:date="2020-03-09T19:45:00Z">
        <w:r>
          <w:rPr>
            <w:rFonts w:ascii="Times New Roman"/>
            <w:bCs/>
          </w:rPr>
          <w:t>From</w:t>
        </w:r>
      </w:ins>
      <w:ins w:id="245" w:author="Unknown" w:date="2020-03-09T19:44:00Z">
        <w:r>
          <w:rPr>
            <w:rFonts w:ascii="Times New Roman"/>
            <w:bCs/>
          </w:rPr>
          <w:t xml:space="preserve"> </w:t>
        </w:r>
      </w:ins>
      <w:ins w:id="246"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247" w:author="Unknown" w:date="2020-03-09T19:46:00Z">
        <w:r>
          <w:rPr>
            <w:rFonts w:ascii="Times New Roman"/>
            <w:bCs/>
          </w:rPr>
          <w:t xml:space="preserve"> has </w:t>
        </w:r>
      </w:ins>
      <w:ins w:id="248" w:author="Unknown" w:date="2020-03-09T19:48:00Z">
        <w:r>
          <w:rPr>
            <w:rFonts w:ascii="Times New Roman"/>
            <w:bCs/>
          </w:rPr>
          <w:t>a social</w:t>
        </w:r>
      </w:ins>
      <w:ins w:id="249" w:author="Unknown" w:date="2020-03-09T19:44:00Z">
        <w:r>
          <w:rPr>
            <w:rFonts w:ascii="Times New Roman"/>
            <w:bCs/>
          </w:rPr>
          <w:t xml:space="preserve"> reward </w:t>
        </w:r>
      </w:ins>
      <w:ins w:id="250"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251" w:author="Unknown" w:date="2020-03-09T19:48:00Z">
        <w:r>
          <w:rPr>
            <w:rFonts w:ascii="Times New Roman"/>
            <w:bCs/>
          </w:rPr>
          <w:t xml:space="preserve">, </w:t>
        </w:r>
      </w:ins>
      <w:ins w:id="252" w:author="Unknown" w:date="2020-03-09T19:44:00Z">
        <w:r>
          <w:rPr>
            <w:rFonts w:ascii="Times New Roman"/>
            <w:bCs/>
          </w:rPr>
          <w:t>and</w:t>
        </w:r>
      </w:ins>
      <w:ins w:id="253"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254" w:author="Unknown" w:date="2020-03-09T19:58:00Z">
        <w:r>
          <w:rPr>
            <w:rFonts w:ascii="Times New Roman"/>
            <w:bCs/>
            <w:i/>
          </w:rPr>
          <w:t>,</w:t>
        </w:r>
        <w:r>
          <w:rPr>
            <w:rFonts w:ascii="Times New Roman"/>
            <w:bCs/>
            <w:iCs/>
          </w:rPr>
          <w:t xml:space="preserve"> which is the </w:t>
        </w:r>
      </w:ins>
      <w:ins w:id="255" w:author="Unknown" w:date="2020-03-09T20:03:00Z">
        <w:r>
          <w:rPr>
            <w:rFonts w:ascii="Times New Roman"/>
            <w:bCs/>
            <w:iCs/>
          </w:rPr>
          <w:t>minimum</w:t>
        </w:r>
      </w:ins>
      <w:ins w:id="256" w:author="Unknown" w:date="2020-03-09T20:02:00Z">
        <w:r>
          <w:rPr>
            <w:rFonts w:ascii="Times New Roman"/>
            <w:bCs/>
            <w:iCs/>
          </w:rPr>
          <w:t xml:space="preserve"> steps</w:t>
        </w:r>
      </w:ins>
      <w:ins w:id="257" w:author="Unknown" w:date="2020-03-09T20:03:00Z">
        <w:r>
          <w:rPr>
            <w:rFonts w:ascii="Times New Roman"/>
            <w:bCs/>
            <w:iCs/>
          </w:rPr>
          <w:t xml:space="preserve"> the agent needs to take to approach the target</w:t>
        </w:r>
        <w:proofErr w:type="gramStart"/>
        <w:r>
          <w:rPr>
            <w:rFonts w:ascii="Times New Roman"/>
            <w:bCs/>
            <w:iCs/>
          </w:rPr>
          <w:t>.</w:t>
        </w:r>
      </w:ins>
      <w:ins w:id="258" w:author="Unknown" w:date="2020-03-09T19:47:00Z">
        <w:r>
          <w:rPr>
            <w:rFonts w:ascii="Times New Roman"/>
            <w:bCs/>
          </w:rPr>
          <w:t xml:space="preserve"> </w:t>
        </w:r>
      </w:ins>
      <w:proofErr w:type="gramEnd"/>
      <w:ins w:id="259" w:author="Unknown" w:date="2020-03-09T22:32:00Z">
        <w:r>
          <w:rPr>
            <w:rFonts w:ascii="Times New Roman"/>
            <w:bCs/>
          </w:rPr>
          <w:t>The agent could only move vertically or horizontally, but not diagonally</w:t>
        </w:r>
        <w:proofErr w:type="gramStart"/>
        <w:r>
          <w:rPr>
            <w:rFonts w:ascii="Times New Roman"/>
            <w:bCs/>
          </w:rPr>
          <w:t>.</w:t>
        </w:r>
      </w:ins>
      <w:ins w:id="260" w:author="Unknown" w:date="2020-03-09T22:44:00Z">
        <w:r>
          <w:rPr>
            <w:rFonts w:ascii="Times New Roman"/>
            <w:bCs/>
          </w:rPr>
          <w:t xml:space="preserve"> </w:t>
        </w:r>
        <w:proofErr w:type="gramEnd"/>
        <w:r>
          <w:rPr>
            <w:rFonts w:ascii="Times New Roman"/>
            <w:bCs/>
          </w:rPr>
          <w:t xml:space="preserve">The </w:t>
        </w:r>
      </w:ins>
      <w:ins w:id="261" w:author="Unknown" w:date="2020-03-09T22:45:00Z">
        <w:r>
          <w:rPr>
            <w:rFonts w:ascii="Times New Roman"/>
            <w:bCs/>
          </w:rPr>
          <w:t xml:space="preserve">agent could not move into where the </w:t>
        </w:r>
      </w:ins>
      <w:ins w:id="262" w:author="Unknown" w:date="2020-03-09T22:44:00Z">
        <w:r>
          <w:rPr>
            <w:rFonts w:ascii="Times New Roman"/>
            <w:bCs/>
          </w:rPr>
          <w:t xml:space="preserve">barriers </w:t>
        </w:r>
      </w:ins>
      <w:ins w:id="263" w:author="Unknown" w:date="2020-03-09T22:45:00Z">
        <w:r>
          <w:rPr>
            <w:rFonts w:ascii="Times New Roman"/>
            <w:bCs/>
          </w:rPr>
          <w:t>are or</w:t>
        </w:r>
      </w:ins>
      <w:ins w:id="264" w:author="Unknown" w:date="2020-03-09T22:44:00Z">
        <w:r>
          <w:rPr>
            <w:rFonts w:ascii="Times New Roman"/>
            <w:bCs/>
          </w:rPr>
          <w:t xml:space="preserve"> </w:t>
        </w:r>
      </w:ins>
      <w:ins w:id="265" w:author="Unknown" w:date="2020-03-09T22:49:00Z">
        <w:r>
          <w:rPr>
            <w:rFonts w:ascii="Times New Roman"/>
            <w:bCs/>
          </w:rPr>
          <w:t>out of</w:t>
        </w:r>
      </w:ins>
      <w:ins w:id="266" w:author="Unknown" w:date="2020-03-09T22:45:00Z">
        <w:r>
          <w:rPr>
            <w:rFonts w:ascii="Times New Roman"/>
            <w:bCs/>
          </w:rPr>
          <w:t xml:space="preserve"> </w:t>
        </w:r>
      </w:ins>
      <w:ins w:id="267" w:author="Unknown" w:date="2020-03-09T22:44:00Z">
        <w:r>
          <w:rPr>
            <w:rFonts w:ascii="Times New Roman"/>
            <w:bCs/>
          </w:rPr>
          <w:t>the bounda</w:t>
        </w:r>
      </w:ins>
      <w:ins w:id="268" w:author="Unknown" w:date="2020-03-09T22:45:00Z">
        <w:r>
          <w:rPr>
            <w:rFonts w:ascii="Times New Roman"/>
            <w:bCs/>
          </w:rPr>
          <w:t>ry of the grid world</w:t>
        </w:r>
        <w:proofErr w:type="gramStart"/>
        <w:r>
          <w:rPr>
            <w:rFonts w:ascii="Times New Roman"/>
            <w:bCs/>
          </w:rPr>
          <w:t>.</w:t>
        </w:r>
      </w:ins>
      <w:ins w:id="269" w:author="Unknown" w:date="2020-03-09T22:32:00Z">
        <w:r>
          <w:rPr>
            <w:rFonts w:ascii="Times New Roman"/>
            <w:bCs/>
          </w:rPr>
          <w:t xml:space="preserve"> </w:t>
        </w:r>
        <w:proofErr w:type="gramEnd"/>
        <w:r>
          <w:rPr>
            <w:rFonts w:ascii="Times New Roman"/>
            <w:bCs/>
          </w:rPr>
          <w:t xml:space="preserve">Once the agent reaches one of the </w:t>
        </w:r>
      </w:ins>
      <w:ins w:id="270" w:author="Unknown" w:date="2020-03-09T22:33:00Z">
        <w:r>
          <w:rPr>
            <w:rFonts w:ascii="Times New Roman"/>
            <w:bCs/>
          </w:rPr>
          <w:t>targets</w:t>
        </w:r>
      </w:ins>
      <w:ins w:id="271" w:author="Unknown" w:date="2020-03-09T22:32:00Z">
        <w:r>
          <w:rPr>
            <w:rFonts w:ascii="Times New Roman"/>
            <w:bCs/>
          </w:rPr>
          <w:t>, the trajectory is completed and a new</w:t>
        </w:r>
      </w:ins>
      <w:ins w:id="272"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w:t>
        </w:r>
        <w:proofErr w:type="gramStart"/>
        <w:r>
          <w:rPr>
            <w:rFonts w:ascii="Times New Roman"/>
            <w:bCs/>
          </w:rPr>
          <w:t xml:space="preserve">. </w:t>
        </w:r>
      </w:ins>
      <w:proofErr w:type="gramEnd"/>
      <w:ins w:id="273"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274" w:author="Unknown" w:date="2020-03-09T19:29:00Z">
        <w:del w:id="275" w:author="Unknown" w:date="2020-03-09T19:29:00Z">
          <w:r w:rsidDel="00CC27F9">
            <w:rPr>
              <w:rFonts w:ascii="Times New Roman"/>
              <w:bCs/>
            </w:rPr>
            <w:delText>T</w:delText>
          </w:r>
        </w:del>
        <w:r>
          <w:rPr>
            <w:rFonts w:ascii="Times New Roman"/>
            <w:bCs/>
          </w:rPr>
          <w:t xml:space="preserve">he </w:t>
        </w:r>
      </w:ins>
      <w:proofErr w:type="gramStart"/>
      <w:ins w:id="276" w:author="Unknown" w:date="2020-03-09T19:35:00Z">
        <w:r>
          <w:rPr>
            <w:rFonts w:ascii="Times New Roman"/>
            <w:bCs/>
          </w:rPr>
          <w:t>target</w:t>
        </w:r>
        <w:proofErr w:type="gramEnd"/>
        <w:r>
          <w:rPr>
            <w:rFonts w:ascii="Times New Roman"/>
            <w:bCs/>
          </w:rPr>
          <w:t xml:space="preserve"> </w:t>
        </w:r>
        <w:del w:id="277" w:author="Unknown" w:date="2020-03-09T19:35:00Z">
          <w:r w:rsidRPr="007D709A" w:rsidDel="009D025E">
            <w:rPr>
              <w:rFonts w:ascii="Times New Roman"/>
              <w:bCs/>
              <w:i/>
              <w:iCs/>
              <w:rPrChange w:id="278"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279" w:author="Unknown" w:date="2020-03-09T19:34:00Z">
        <w:r>
          <w:rPr>
            <w:rFonts w:ascii="Times New Roman"/>
            <w:bCs/>
          </w:rPr>
          <w:t xml:space="preserve">agent </w:t>
        </w:r>
      </w:ins>
      <m:oMath>
        <m:sSub>
          <m:sSubPr>
            <m:ctrlPr>
              <w:ins w:id="280" w:author="Unknown" w:date="2020-03-09T19:29:00Z">
                <w:rPr>
                  <w:rFonts w:ascii="Cambria Math" w:hAnsi="Cambria Math"/>
                  <w:bCs/>
                  <w:i/>
                </w:rPr>
              </w:ins>
            </m:ctrlPr>
          </m:sSubPr>
          <m:e>
            <m:r>
              <w:ins w:id="281" w:author="Unknown" w:date="2020-03-09T19:29:00Z">
                <w:rPr>
                  <w:rFonts w:ascii="Cambria Math" w:hAnsi="Cambria Math"/>
                </w:rPr>
                <m:t>a</m:t>
              </w:ins>
            </m:r>
          </m:e>
          <m:sub>
            <m:r>
              <w:ins w:id="282" w:author="Unknown" w:date="2020-03-09T19:29:00Z">
                <w:rPr>
                  <w:rFonts w:ascii="Cambria Math" w:hAnsi="Cambria Math"/>
                </w:rPr>
                <m:t>i</m:t>
              </w:ins>
            </m:r>
          </m:sub>
        </m:sSub>
      </m:oMath>
      <w:ins w:id="283" w:author="Unknown" w:date="2020-03-09T19:35:00Z">
        <w:r>
          <w:rPr>
            <w:rFonts w:ascii="Times New Roman"/>
            <w:bCs/>
          </w:rPr>
          <w:t xml:space="preserve"> approach</w:t>
        </w:r>
      </w:ins>
      <w:proofErr w:type="spellStart"/>
      <w:ins w:id="284" w:author="Unknown" w:date="2020-03-09T20:03:00Z">
        <w:r>
          <w:rPr>
            <w:rFonts w:ascii="Times New Roman"/>
            <w:bCs/>
          </w:rPr>
          <w:t>es</w:t>
        </w:r>
        <w:proofErr w:type="spellEnd"/>
        <w:r>
          <w:rPr>
            <w:rFonts w:ascii="Times New Roman"/>
            <w:bCs/>
          </w:rPr>
          <w:t xml:space="preserve"> in the end</w:t>
        </w:r>
      </w:ins>
      <w:ins w:id="285" w:author="Unknown" w:date="2020-03-09T19:35:00Z">
        <w:r>
          <w:rPr>
            <w:rFonts w:ascii="Times New Roman"/>
            <w:bCs/>
          </w:rPr>
          <w:t xml:space="preserve"> </w:t>
        </w:r>
      </w:ins>
      <w:ins w:id="286"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287" w:author="Unknown" w:date="2020-03-09T19:35:00Z">
        <w:r>
          <w:rPr>
            <w:rFonts w:ascii="Times New Roman"/>
            <w:bCs/>
          </w:rPr>
          <w:t>is decided by</w:t>
        </w:r>
      </w:ins>
      <w:ins w:id="288" w:author="Unknown" w:date="2020-03-09T20:04:00Z">
        <w:r>
          <w:rPr>
            <w:rFonts w:ascii="Times New Roman"/>
            <w:bCs/>
          </w:rPr>
          <w:t xml:space="preserve"> </w:t>
        </w:r>
      </w:ins>
    </w:p>
    <w:p w14:paraId="47059E5C" w14:textId="77777777" w:rsidR="00A701AA" w:rsidRDefault="00A701AA" w:rsidP="00A701AA">
      <w:pPr>
        <w:pStyle w:val="ad"/>
        <w:tabs>
          <w:tab w:val="clear" w:pos="800"/>
          <w:tab w:val="left" w:pos="180"/>
        </w:tabs>
        <w:wordWrap/>
        <w:spacing w:line="240" w:lineRule="auto"/>
        <w:contextualSpacing/>
        <w:outlineLvl w:val="0"/>
        <w:rPr>
          <w:ins w:id="289" w:author="Unknown" w:date="2020-03-09T20:05:00Z"/>
          <w:rFonts w:ascii="Times New Roman"/>
          <w:bCs/>
        </w:rPr>
      </w:pPr>
    </w:p>
    <w:commentRangeStart w:id="290"/>
    <w:p w14:paraId="3D98FEEC" w14:textId="77777777" w:rsidR="00A701AA" w:rsidRPr="00F216F8" w:rsidRDefault="00ED057B" w:rsidP="00A701AA">
      <w:pPr>
        <w:pStyle w:val="ad"/>
        <w:tabs>
          <w:tab w:val="clear" w:pos="800"/>
          <w:tab w:val="left" w:pos="180"/>
        </w:tabs>
        <w:wordWrap/>
        <w:spacing w:line="240" w:lineRule="auto"/>
        <w:contextualSpacing/>
        <w:jc w:val="center"/>
        <w:outlineLvl w:val="0"/>
        <w:rPr>
          <w:ins w:id="291" w:author="Unknown" w:date="2020-03-09T20:09:00Z"/>
          <w:rFonts w:ascii="Times New Roman"/>
          <w:bCs/>
          <w:rPrChange w:id="292" w:author="Unknown" w:date="2020-03-09T20:09:00Z">
            <w:rPr>
              <w:ins w:id="293" w:author="Unknown" w:date="2020-03-09T20:09:00Z"/>
              <w:rFonts w:ascii="Cambria Math" w:hAnsi="Cambria Math"/>
              <w:bCs/>
              <w:i/>
            </w:rPr>
          </w:rPrChange>
        </w:rPr>
      </w:pPr>
      <m:oMathPara>
        <m:oMath>
          <m:sSub>
            <m:sSubPr>
              <m:ctrlPr>
                <w:ins w:id="294" w:author="Unknown" w:date="2020-03-09T20:06:00Z">
                  <w:rPr>
                    <w:rFonts w:ascii="Cambria Math" w:hAnsi="Cambria Math"/>
                    <w:bCs/>
                    <w:i/>
                  </w:rPr>
                </w:ins>
              </m:ctrlPr>
            </m:sSubPr>
            <m:e>
              <m:r>
                <w:ins w:id="295" w:author="Unknown" w:date="2020-03-09T20:06:00Z">
                  <w:rPr>
                    <w:rFonts w:ascii="Cambria Math" w:hAnsi="Cambria Math"/>
                  </w:rPr>
                  <m:t>argmax</m:t>
                </w:ins>
              </m:r>
            </m:e>
            <m:sub>
              <m:r>
                <w:ins w:id="296" w:author="Unknown" w:date="2020-03-09T20:07:00Z">
                  <w:rPr>
                    <w:rFonts w:ascii="Cambria Math" w:hAnsi="Cambria Math"/>
                  </w:rPr>
                  <m:t>s</m:t>
                </w:ins>
              </m:r>
            </m:sub>
          </m:sSub>
          <m:d>
            <m:dPr>
              <m:ctrlPr>
                <w:ins w:id="297" w:author="Unknown" w:date="2020-03-09T20:07:00Z">
                  <w:rPr>
                    <w:rFonts w:ascii="Cambria Math" w:hAnsi="Cambria Math"/>
                    <w:bCs/>
                  </w:rPr>
                </w:ins>
              </m:ctrlPr>
            </m:dPr>
            <m:e>
              <m:sSub>
                <m:sSubPr>
                  <m:ctrlPr>
                    <w:ins w:id="298" w:author="Unknown" w:date="2020-03-09T20:07:00Z">
                      <w:rPr>
                        <w:rFonts w:ascii="Cambria Math" w:hAnsi="Cambria Math"/>
                        <w:bCs/>
                        <w:i/>
                      </w:rPr>
                    </w:ins>
                  </m:ctrlPr>
                </m:sSubPr>
                <m:e>
                  <m:r>
                    <w:ins w:id="299" w:author="Unknown" w:date="2020-03-09T20:07:00Z">
                      <w:rPr>
                        <w:rFonts w:ascii="Cambria Math" w:hAnsi="Cambria Math"/>
                      </w:rPr>
                      <m:t>u</m:t>
                    </w:ins>
                  </m:r>
                </m:e>
                <m:sub>
                  <m:r>
                    <w:ins w:id="300" w:author="Unknown" w:date="2020-03-09T20:07:00Z">
                      <w:rPr>
                        <w:rFonts w:ascii="Cambria Math" w:hAnsi="Cambria Math"/>
                      </w:rPr>
                      <m:t>s</m:t>
                    </w:ins>
                  </m:r>
                </m:sub>
              </m:sSub>
              <m:r>
                <w:ins w:id="301" w:author="Unknown" w:date="2020-03-09T20:07:00Z">
                  <w:rPr>
                    <w:rFonts w:ascii="Cambria Math" w:hAnsi="Cambria Math"/>
                  </w:rPr>
                  <m:t>-</m:t>
                </w:ins>
              </m:r>
              <m:sSub>
                <m:sSubPr>
                  <m:ctrlPr>
                    <w:ins w:id="302" w:author="Unknown" w:date="2020-03-09T20:07:00Z">
                      <w:rPr>
                        <w:rFonts w:ascii="Cambria Math" w:hAnsi="Cambria Math"/>
                        <w:bCs/>
                        <w:i/>
                      </w:rPr>
                    </w:ins>
                  </m:ctrlPr>
                </m:sSubPr>
                <m:e>
                  <m:r>
                    <w:ins w:id="303" w:author="Unknown" w:date="2020-03-09T20:07:00Z">
                      <w:rPr>
                        <w:rFonts w:ascii="Cambria Math" w:hAnsi="Cambria Math"/>
                      </w:rPr>
                      <m:t>d</m:t>
                    </w:ins>
                  </m:r>
                </m:e>
                <m:sub>
                  <m:r>
                    <w:ins w:id="304" w:author="Unknown" w:date="2020-03-09T20:07:00Z">
                      <w:rPr>
                        <w:rFonts w:ascii="Cambria Math" w:hAnsi="Cambria Math"/>
                      </w:rPr>
                      <m:t>s</m:t>
                    </w:ins>
                  </m:r>
                </m:sub>
              </m:sSub>
              <m:ctrlPr>
                <w:ins w:id="305" w:author="Unknown" w:date="2020-03-09T20:07:00Z">
                  <w:rPr>
                    <w:rFonts w:ascii="Cambria Math" w:hAnsi="Cambria Math"/>
                    <w:bCs/>
                    <w:i/>
                  </w:rPr>
                </w:ins>
              </m:ctrlPr>
            </m:e>
          </m:d>
          <w:commentRangeEnd w:id="290"/>
          <m:r>
            <m:rPr>
              <m:sty m:val="p"/>
            </m:rPr>
            <w:rPr>
              <w:rStyle w:val="af"/>
              <w:rFonts w:ascii="Times New Roman" w:eastAsia="新細明體"/>
              <w:color w:val="auto"/>
              <w:lang w:eastAsia="en-US"/>
            </w:rPr>
            <w:commentReference w:id="290"/>
          </m:r>
        </m:oMath>
      </m:oMathPara>
    </w:p>
    <w:p w14:paraId="317872DC" w14:textId="77777777" w:rsidR="00A701AA" w:rsidRPr="00AF5134" w:rsidRDefault="00A701AA">
      <w:pPr>
        <w:pStyle w:val="ad"/>
        <w:tabs>
          <w:tab w:val="clear" w:pos="800"/>
          <w:tab w:val="left" w:pos="180"/>
        </w:tabs>
        <w:wordWrap/>
        <w:spacing w:line="240" w:lineRule="auto"/>
        <w:contextualSpacing/>
        <w:jc w:val="center"/>
        <w:outlineLvl w:val="0"/>
        <w:rPr>
          <w:ins w:id="306" w:author="Unknown" w:date="2020-03-09T20:05:00Z"/>
          <w:rFonts w:ascii="Times New Roman"/>
          <w:bCs/>
        </w:rPr>
        <w:pPrChange w:id="307" w:author="Unknown" w:date="2020-03-09T20:09:00Z">
          <w:pPr>
            <w:pStyle w:val="ad"/>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d"/>
        <w:tabs>
          <w:tab w:val="clear" w:pos="800"/>
          <w:tab w:val="left" w:pos="180"/>
        </w:tabs>
        <w:wordWrap/>
        <w:spacing w:line="240" w:lineRule="auto"/>
        <w:contextualSpacing/>
        <w:outlineLvl w:val="0"/>
        <w:rPr>
          <w:del w:id="308" w:author="Unknown"/>
          <w:rFonts w:ascii="Times New Roman"/>
          <w:bCs/>
        </w:rPr>
      </w:pPr>
      <w:ins w:id="309"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proofErr w:type="spellStart"/>
      <w:ins w:id="310" w:author="Unknown" w:date="2020-03-09T20:11:00Z">
        <w:r>
          <w:rPr>
            <w:rFonts w:ascii="Times New Roman"/>
            <w:bCs/>
          </w:rPr>
          <w:t>es</w:t>
        </w:r>
      </w:ins>
      <w:proofErr w:type="spellEnd"/>
      <w:ins w:id="311" w:author="Unknown" w:date="2020-03-09T20:10:00Z">
        <w:r>
          <w:rPr>
            <w:rFonts w:ascii="Times New Roman"/>
            <w:bCs/>
          </w:rPr>
          <w:t xml:space="preserve"> </w:t>
        </w:r>
      </w:ins>
      <w:ins w:id="312" w:author="Unknown" w:date="2020-03-09T20:11:00Z">
        <w:r w:rsidRPr="00784812">
          <w:rPr>
            <w:rFonts w:ascii="Times New Roman"/>
            <w:bCs/>
            <w:i/>
            <w:iCs/>
          </w:rPr>
          <w:t>g*</w:t>
        </w:r>
        <w:r>
          <w:rPr>
            <w:rFonts w:ascii="Times New Roman"/>
            <w:bCs/>
          </w:rPr>
          <w:t xml:space="preserve"> following the shortest path</w:t>
        </w:r>
      </w:ins>
      <w:ins w:id="313" w:author="Unknown" w:date="2020-03-09T20:24:00Z">
        <w:r>
          <w:rPr>
            <w:rFonts w:ascii="Times New Roman"/>
            <w:bCs/>
          </w:rPr>
          <w:t xml:space="preserve"> in a determinist way</w:t>
        </w:r>
      </w:ins>
      <w:ins w:id="314" w:author="Unknown" w:date="2020-03-09T20:12:00Z">
        <w:r>
          <w:rPr>
            <w:rFonts w:ascii="Times New Roman"/>
            <w:bCs/>
          </w:rPr>
          <w:t xml:space="preserve">, </w:t>
        </w:r>
      </w:ins>
      <w:del w:id="315"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d"/>
        <w:tabs>
          <w:tab w:val="clear" w:pos="800"/>
          <w:tab w:val="left" w:pos="180"/>
        </w:tabs>
        <w:wordWrap/>
        <w:spacing w:line="240" w:lineRule="auto"/>
        <w:contextualSpacing/>
        <w:outlineLvl w:val="0"/>
        <w:rPr>
          <w:del w:id="316" w:author="Unknown"/>
          <w:rFonts w:ascii="Times New Roman"/>
          <w:bCs/>
        </w:rPr>
      </w:pPr>
    </w:p>
    <w:p w14:paraId="7C2ABA9F" w14:textId="77777777" w:rsidR="00A701AA" w:rsidRPr="00CC69C2" w:rsidDel="008A0028" w:rsidRDefault="00ED057B" w:rsidP="00A701AA">
      <w:pPr>
        <w:pStyle w:val="ad"/>
        <w:tabs>
          <w:tab w:val="clear" w:pos="800"/>
          <w:tab w:val="left" w:pos="180"/>
        </w:tabs>
        <w:wordWrap/>
        <w:spacing w:line="240" w:lineRule="auto"/>
        <w:contextualSpacing/>
        <w:outlineLvl w:val="0"/>
        <w:rPr>
          <w:del w:id="317" w:author="Unknown"/>
          <w:rFonts w:ascii="Times New Roman"/>
        </w:rPr>
      </w:pPr>
      <m:oMathPara>
        <m:oMathParaPr>
          <m:jc m:val="center"/>
        </m:oMathParaPr>
        <m:oMath>
          <m:acc>
            <m:accPr>
              <m:chr m:val="̃"/>
              <m:ctrlPr>
                <w:del w:id="318" w:author="Unknown">
                  <w:rPr>
                    <w:rFonts w:ascii="Cambria Math" w:hAnsi="Cambria Math"/>
                    <w:i/>
                  </w:rPr>
                </w:del>
              </m:ctrlPr>
            </m:accPr>
            <m:e>
              <m:sSub>
                <m:sSubPr>
                  <m:ctrlPr>
                    <w:del w:id="319" w:author="Unknown">
                      <w:rPr>
                        <w:rFonts w:ascii="Cambria Math" w:hAnsi="Cambria Math"/>
                      </w:rPr>
                    </w:del>
                  </m:ctrlPr>
                </m:sSubPr>
                <m:e>
                  <m:r>
                    <w:del w:id="320" w:author="Unknown">
                      <w:rPr>
                        <w:rFonts w:ascii="Cambria Math" w:hAnsi="Cambria Math"/>
                      </w:rPr>
                      <m:t>P</m:t>
                    </w:del>
                  </m:r>
                </m:e>
                <m:sub>
                  <m:r>
                    <w:del w:id="321" w:author="Unknown">
                      <w:rPr>
                        <w:rFonts w:ascii="Cambria Math" w:hAnsi="Cambria Math"/>
                      </w:rPr>
                      <m:t>s</m:t>
                    </w:del>
                  </m:r>
                </m:sub>
              </m:sSub>
            </m:e>
          </m:acc>
          <m:r>
            <w:del w:id="322" w:author="Unknown">
              <w:rPr>
                <w:rFonts w:ascii="Cambria Math" w:hAnsi="Cambria Math"/>
              </w:rPr>
              <m:t>=</m:t>
            </w:del>
          </m:r>
          <m:acc>
            <m:accPr>
              <m:chr m:val="̃"/>
              <m:ctrlPr>
                <w:del w:id="323" w:author="Unknown">
                  <w:rPr>
                    <w:rFonts w:ascii="Cambria Math" w:hAnsi="Cambria Math"/>
                    <w:i/>
                  </w:rPr>
                </w:del>
              </m:ctrlPr>
            </m:accPr>
            <m:e>
              <m:sSub>
                <m:sSubPr>
                  <m:ctrlPr>
                    <w:del w:id="324" w:author="Unknown">
                      <w:rPr>
                        <w:rFonts w:ascii="Cambria Math" w:hAnsi="Cambria Math"/>
                      </w:rPr>
                    </w:del>
                  </m:ctrlPr>
                </m:sSubPr>
                <m:e>
                  <m:r>
                    <w:del w:id="325" w:author="Unknown">
                      <w:rPr>
                        <w:rFonts w:ascii="Cambria Math" w:hAnsi="Cambria Math"/>
                      </w:rPr>
                      <m:t>u</m:t>
                    </w:del>
                  </m:r>
                </m:e>
                <m:sub>
                  <m:r>
                    <w:del w:id="326" w:author="Unknown">
                      <w:rPr>
                        <w:rFonts w:ascii="Cambria Math" w:hAnsi="Cambria Math"/>
                      </w:rPr>
                      <m:t>s</m:t>
                    </w:del>
                  </m:r>
                </m:sub>
              </m:sSub>
            </m:e>
          </m:acc>
          <m:r>
            <w:del w:id="327" w:author="Unknown">
              <w:rPr>
                <w:rFonts w:ascii="Cambria Math" w:hAnsi="Cambria Math"/>
              </w:rPr>
              <m:t>-</m:t>
            </w:del>
          </m:r>
          <m:acc>
            <m:accPr>
              <m:chr m:val="̃"/>
              <m:ctrlPr>
                <w:del w:id="328" w:author="Unknown">
                  <w:rPr>
                    <w:rFonts w:ascii="Cambria Math" w:hAnsi="Cambria Math"/>
                    <w:i/>
                  </w:rPr>
                </w:del>
              </m:ctrlPr>
            </m:accPr>
            <m:e>
              <m:sSub>
                <m:sSubPr>
                  <m:ctrlPr>
                    <w:del w:id="329" w:author="Unknown">
                      <w:rPr>
                        <w:rFonts w:ascii="Cambria Math" w:hAnsi="Cambria Math"/>
                      </w:rPr>
                    </w:del>
                  </m:ctrlPr>
                </m:sSubPr>
                <m:e>
                  <m:r>
                    <w:del w:id="330" w:author="Unknown">
                      <w:rPr>
                        <w:rFonts w:ascii="Cambria Math" w:hAnsi="Cambria Math"/>
                      </w:rPr>
                      <m:t>d</m:t>
                    </w:del>
                  </m:r>
                </m:e>
                <m:sub>
                  <m:r>
                    <w:del w:id="331" w:author="Unknown">
                      <w:rPr>
                        <w:rFonts w:ascii="Cambria Math" w:hAnsi="Cambria Math"/>
                      </w:rPr>
                      <m:t>s</m:t>
                    </w:del>
                  </m:r>
                </m:sub>
              </m:sSub>
            </m:e>
          </m:acc>
        </m:oMath>
      </m:oMathPara>
    </w:p>
    <w:p w14:paraId="0E466AB0" w14:textId="77777777" w:rsidR="00A701AA" w:rsidDel="008A0028" w:rsidRDefault="00A701AA" w:rsidP="00A701AA">
      <w:pPr>
        <w:pStyle w:val="ad"/>
        <w:tabs>
          <w:tab w:val="clear" w:pos="800"/>
          <w:tab w:val="left" w:pos="180"/>
        </w:tabs>
        <w:wordWrap/>
        <w:spacing w:line="240" w:lineRule="auto"/>
        <w:contextualSpacing/>
        <w:outlineLvl w:val="0"/>
        <w:rPr>
          <w:del w:id="332" w:author="Unknown"/>
          <w:rFonts w:ascii="Times New Roman"/>
        </w:rPr>
      </w:pPr>
    </w:p>
    <w:p w14:paraId="3E779E68" w14:textId="1AAF3986" w:rsidR="00A701AA" w:rsidRDefault="00A701AA" w:rsidP="00A701AA">
      <w:pPr>
        <w:pStyle w:val="ad"/>
        <w:tabs>
          <w:tab w:val="clear" w:pos="800"/>
          <w:tab w:val="left" w:pos="180"/>
        </w:tabs>
        <w:wordWrap/>
        <w:spacing w:line="240" w:lineRule="auto"/>
        <w:contextualSpacing/>
        <w:outlineLvl w:val="0"/>
        <w:rPr>
          <w:ins w:id="333" w:author="Unknown" w:date="2020-03-09T20:24:00Z"/>
          <w:rFonts w:ascii="Times New Roman"/>
          <w:bCs/>
        </w:rPr>
      </w:pPr>
      <w:del w:id="334"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335" w:author="Unknown" w:date="2020-03-09T20:13:00Z">
                <w:rPr>
                  <w:rFonts w:ascii="Cambria Math" w:hAnsi="Cambria Math"/>
                  <w:bCs/>
                  <w:i/>
                </w:rPr>
              </w:ins>
            </m:ctrlPr>
          </m:sSubPr>
          <m:e>
            <m:r>
              <w:ins w:id="336" w:author="Unknown" w:date="2020-03-09T20:13:00Z">
                <w:rPr>
                  <w:rFonts w:ascii="Cambria Math" w:hAnsi="Cambria Math"/>
                </w:rPr>
                <m:t>τ</m:t>
              </w:ins>
            </m:r>
          </m:e>
          <m:sub>
            <m:r>
              <w:ins w:id="337" w:author="Unknown" w:date="2020-03-09T20:13:00Z">
                <w:rPr>
                  <w:rFonts w:ascii="Cambria Math" w:hAnsi="Cambria Math"/>
                </w:rPr>
                <m:t>j</m:t>
              </w:ins>
            </m:r>
          </m:sub>
        </m:sSub>
        <m:r>
          <w:ins w:id="338"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w:t>
      </w:r>
      <w:proofErr w:type="gramStart"/>
      <w:r w:rsidRPr="007A1F48">
        <w:rPr>
          <w:rFonts w:ascii="Times New Roman"/>
          <w:bCs/>
        </w:rPr>
        <w:t xml:space="preserve">. </w:t>
      </w:r>
      <w:proofErr w:type="gramEnd"/>
      <w:ins w:id="339" w:author="Unknown" w:date="2020-03-09T22:19:00Z">
        <w:r>
          <w:rPr>
            <w:rFonts w:ascii="Times New Roman"/>
            <w:bCs/>
          </w:rPr>
          <w:t xml:space="preserve">For each virtual agent, </w:t>
        </w:r>
      </w:ins>
      <w:ins w:id="340" w:author="Unknown" w:date="2020-03-09T22:20:00Z">
        <w:r>
          <w:rPr>
            <w:rFonts w:ascii="Times New Roman"/>
            <w:bCs/>
          </w:rPr>
          <w:t>t</w:t>
        </w:r>
      </w:ins>
      <w:ins w:id="341" w:author="Unknown" w:date="2020-03-09T22:17:00Z">
        <w:r>
          <w:rPr>
            <w:rFonts w:ascii="Times New Roman"/>
            <w:bCs/>
          </w:rPr>
          <w:t xml:space="preserve">he social reward </w:t>
        </w:r>
      </w:ins>
      <w:ins w:id="342" w:author="Unknown" w:date="2020-03-09T22:19:00Z">
        <w:r>
          <w:rPr>
            <w:rFonts w:ascii="Times New Roman"/>
            <w:bCs/>
          </w:rPr>
          <w:t xml:space="preserve">values </w:t>
        </w:r>
      </w:ins>
      <w:ins w:id="343" w:author="Unknown" w:date="2020-03-09T22:20:00Z">
        <w:r>
          <w:rPr>
            <w:rFonts w:ascii="Times New Roman"/>
            <w:bCs/>
          </w:rPr>
          <w:t xml:space="preserve">for its </w:t>
        </w:r>
      </w:ins>
      <w:ins w:id="344" w:author="Unknown" w:date="2020-03-09T22:26:00Z">
        <w:r>
          <w:rPr>
            <w:rFonts w:ascii="Times New Roman"/>
            <w:bCs/>
          </w:rPr>
          <w:t>four</w:t>
        </w:r>
      </w:ins>
      <w:ins w:id="345" w:author="Unknown" w:date="2020-03-09T22:20:00Z">
        <w:r>
          <w:rPr>
            <w:rFonts w:ascii="Times New Roman"/>
            <w:bCs/>
          </w:rPr>
          <w:t xml:space="preserve"> targets </w:t>
        </w:r>
        <m:oMath>
          <m:r>
            <w:rPr>
              <w:rFonts w:ascii="Cambria Math" w:hAnsi="Cambria Math"/>
            </w:rPr>
            <m:t>{</m:t>
          </m:r>
        </m:oMath>
      </w:ins>
      <m:oMath>
        <m:sSub>
          <m:sSubPr>
            <m:ctrlPr>
              <w:ins w:id="346" w:author="Unknown" w:date="2020-03-09T22:19:00Z">
                <w:rPr>
                  <w:rFonts w:ascii="Cambria Math" w:hAnsi="Cambria Math"/>
                  <w:bCs/>
                  <w:i/>
                </w:rPr>
              </w:ins>
            </m:ctrlPr>
          </m:sSubPr>
          <m:e>
            <m:r>
              <w:ins w:id="347" w:author="Unknown" w:date="2020-03-09T22:19:00Z">
                <w:rPr>
                  <w:rFonts w:ascii="Cambria Math" w:hAnsi="Cambria Math"/>
                </w:rPr>
                <m:t>u</m:t>
              </w:ins>
            </m:r>
          </m:e>
          <m:sub>
            <m:r>
              <w:ins w:id="348" w:author="Unknown" w:date="2020-03-09T22:19:00Z">
                <w:rPr>
                  <w:rFonts w:ascii="Cambria Math" w:hAnsi="Cambria Math"/>
                </w:rPr>
                <m:t>s</m:t>
              </w:ins>
            </m:r>
          </m:sub>
        </m:sSub>
        <m:r>
          <w:ins w:id="349" w:author="Unknown" w:date="2020-03-09T22:19:00Z">
            <w:rPr>
              <w:rFonts w:ascii="Cambria Math" w:hAnsi="Cambria Math"/>
            </w:rPr>
            <m:t>|s∈[1,4]</m:t>
          </w:ins>
        </m:r>
        <m:r>
          <w:ins w:id="350" w:author="Unknown" w:date="2020-03-09T22:23:00Z">
            <w:rPr>
              <w:rFonts w:ascii="Cambria Math" w:hAnsi="Cambria Math"/>
            </w:rPr>
            <m:t>}</m:t>
          </w:ins>
        </m:r>
      </m:oMath>
      <w:ins w:id="351" w:author="Unknown" w:date="2020-03-09T22:20:00Z">
        <w:r>
          <w:rPr>
            <w:rFonts w:ascii="Times New Roman"/>
            <w:bCs/>
          </w:rPr>
          <w:t>are sam</w:t>
        </w:r>
      </w:ins>
      <w:ins w:id="352" w:author="Unknown" w:date="2020-03-09T22:21:00Z">
        <w:r>
          <w:rPr>
            <w:rFonts w:ascii="Times New Roman"/>
            <w:bCs/>
          </w:rPr>
          <w:t xml:space="preserve">pled randomly from a uniform distribution between 0 and </w:t>
        </w:r>
      </w:ins>
      <w:ins w:id="353" w:author="Unknown" w:date="2020-03-09T22:22:00Z">
        <w:r>
          <w:rPr>
            <w:rFonts w:ascii="Times New Roman"/>
            <w:bCs/>
          </w:rPr>
          <w:t>2</w:t>
        </w:r>
      </w:ins>
      <w:ins w:id="354" w:author="Sean Yun-Shiuan Chuang" w:date="2020-03-11T13:07:00Z">
        <w:r w:rsidR="00D1385D">
          <w:rPr>
            <w:rFonts w:ascii="Times New Roman"/>
            <w:bCs/>
          </w:rPr>
          <w:t>3</w:t>
        </w:r>
      </w:ins>
      <w:ins w:id="355" w:author="Unknown" w:date="2020-03-09T22:22:00Z">
        <w:del w:id="356" w:author="Sean Yun-Shiuan Chuang" w:date="2020-03-11T13:07:00Z">
          <w:r w:rsidDel="00D1385D">
            <w:rPr>
              <w:rFonts w:ascii="Times New Roman"/>
              <w:bCs/>
            </w:rPr>
            <w:delText>6</w:delText>
          </w:r>
        </w:del>
        <w:r>
          <w:rPr>
            <w:rFonts w:ascii="Times New Roman"/>
            <w:bCs/>
          </w:rPr>
          <w:t>,</w:t>
        </w:r>
      </w:ins>
      <w:ins w:id="357" w:author="Unknown" w:date="2020-03-09T22:21:00Z">
        <w:r>
          <w:rPr>
            <w:rFonts w:ascii="Times New Roman"/>
            <w:bCs/>
          </w:rPr>
          <w:t xml:space="preserve"> under the </w:t>
        </w:r>
      </w:ins>
      <w:ins w:id="358" w:author="Unknown" w:date="2020-03-09T22:22:00Z">
        <w:r>
          <w:rPr>
            <w:rFonts w:ascii="Times New Roman"/>
            <w:bCs/>
          </w:rPr>
          <w:t xml:space="preserve">hard </w:t>
        </w:r>
      </w:ins>
      <w:ins w:id="359" w:author="Unknown" w:date="2020-03-09T22:21:00Z">
        <w:r>
          <w:rPr>
            <w:rFonts w:ascii="Times New Roman"/>
            <w:bCs/>
          </w:rPr>
          <w:t xml:space="preserve">constraint that </w:t>
        </w:r>
      </w:ins>
      <w:del w:id="360" w:author="Unknown">
        <w:r w:rsidRPr="007A1F48" w:rsidDel="00D507D5">
          <w:rPr>
            <w:rFonts w:ascii="Times New Roman"/>
            <w:bCs/>
          </w:rPr>
          <w:delText xml:space="preserve">We simulated 10,000 grid world trajectories in total. </w:delText>
        </w:r>
      </w:del>
      <w:ins w:id="361" w:author="Unknown" w:date="2020-03-09T22:22:00Z">
        <w:r>
          <w:rPr>
            <w:rFonts w:ascii="Times New Roman"/>
            <w:bCs/>
          </w:rPr>
          <w:t xml:space="preserve">the standard deviation </w:t>
        </w:r>
      </w:ins>
      <w:ins w:id="362" w:author="Unknown" w:date="2020-03-09T22:23:00Z">
        <w:r>
          <w:rPr>
            <w:rFonts w:ascii="Times New Roman"/>
            <w:bCs/>
          </w:rPr>
          <w:t>(SD)</w:t>
        </w:r>
      </w:ins>
      <w:ins w:id="363" w:author="Unknown" w:date="2020-03-09T22:25:00Z">
        <w:r>
          <w:rPr>
            <w:rFonts w:ascii="Times New Roman"/>
            <w:bCs/>
          </w:rPr>
          <w:t xml:space="preserve"> of</w:t>
        </w:r>
      </w:ins>
      <w:ins w:id="364" w:author="Unknown" w:date="2020-03-09T22:23:00Z">
        <w:r>
          <w:rPr>
            <w:rFonts w:ascii="Times New Roman"/>
            <w:bCs/>
          </w:rPr>
          <w:t xml:space="preserve"> </w:t>
        </w:r>
      </w:ins>
      <w:ins w:id="365" w:author="Sean Yun-Shiuan Chuang" w:date="2020-03-11T13:08:00Z">
        <w:r w:rsidR="00D1385D">
          <w:rPr>
            <w:rFonts w:ascii="Times New Roman"/>
            <w:bCs/>
          </w:rPr>
          <w:t xml:space="preserve">the sample </w:t>
        </w:r>
      </w:ins>
      <m:oMath>
        <m:r>
          <w:ins w:id="366" w:author="Unknown" w:date="2020-03-09T22:25:00Z">
            <w:rPr>
              <w:rFonts w:ascii="Cambria Math" w:hAnsi="Cambria Math"/>
            </w:rPr>
            <m:t>u</m:t>
          </w:ins>
        </m:r>
      </m:oMath>
      <w:ins w:id="367" w:author="Unknown" w:date="2020-03-09T22:25:00Z">
        <w:r>
          <w:rPr>
            <w:rFonts w:ascii="Times New Roman"/>
            <w:bCs/>
          </w:rPr>
          <w:t xml:space="preserve"> </w:t>
        </w:r>
      </w:ins>
      <w:ins w:id="368" w:author="Unknown" w:date="2020-03-09T22:23:00Z">
        <w:r>
          <w:rPr>
            <w:rFonts w:ascii="Times New Roman"/>
            <w:bCs/>
          </w:rPr>
          <w:t>belongs to 0.1, 1.1, or 2.1. The constraint on SD is impos</w:t>
        </w:r>
      </w:ins>
      <w:ins w:id="369" w:author="Unknown" w:date="2020-03-09T22:24:00Z">
        <w:r>
          <w:rPr>
            <w:rFonts w:ascii="Times New Roman"/>
            <w:bCs/>
          </w:rPr>
          <w:t>ed to test the robustness of the model (smaller SD should make preference inference harder)</w:t>
        </w:r>
        <w:proofErr w:type="gramStart"/>
        <w:r>
          <w:rPr>
            <w:rFonts w:ascii="Times New Roman"/>
            <w:bCs/>
          </w:rPr>
          <w:t>.</w:t>
        </w:r>
      </w:ins>
      <w:ins w:id="370" w:author="Unknown" w:date="2020-03-09T22:26:00Z">
        <w:r>
          <w:rPr>
            <w:rFonts w:ascii="Times New Roman"/>
            <w:bCs/>
          </w:rPr>
          <w:t xml:space="preserve"> </w:t>
        </w:r>
        <w:proofErr w:type="gramEnd"/>
        <w:r>
          <w:rPr>
            <w:rFonts w:ascii="Times New Roman"/>
            <w:bCs/>
          </w:rPr>
          <w:t xml:space="preserve">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371" w:author="Unknown" w:date="2020-03-09T22:27:00Z">
        <w:r>
          <w:rPr>
            <w:rFonts w:ascii="Times New Roman"/>
            <w:bCs/>
          </w:rPr>
          <w:t>twelve</w:t>
        </w:r>
      </w:ins>
      <w:ins w:id="372" w:author="Unknown" w:date="2020-03-09T22:26:00Z">
        <w:r>
          <w:rPr>
            <w:rFonts w:ascii="Times New Roman"/>
            <w:bCs/>
          </w:rPr>
          <w:t xml:space="preserve"> 1.1, and si</w:t>
        </w:r>
      </w:ins>
      <w:ins w:id="373" w:author="Unknown" w:date="2020-03-09T22:27:00Z">
        <w:r>
          <w:rPr>
            <w:rFonts w:ascii="Times New Roman"/>
            <w:bCs/>
          </w:rPr>
          <w:t>x 0.1.</w:t>
        </w:r>
      </w:ins>
      <w:ins w:id="374" w:author="Sean Yun-Shiuan Chuang" w:date="2020-03-11T13:08:00Z">
        <w:r w:rsidR="00BE3FD1">
          <w:rPr>
            <w:rFonts w:ascii="Times New Roman"/>
            <w:bCs/>
          </w:rPr>
          <w:t xml:space="preserve"> The range of </w:t>
        </w:r>
      </w:ins>
      <m:oMath>
        <m:sSub>
          <m:sSubPr>
            <m:ctrlPr>
              <w:ins w:id="375" w:author="Sean Yun-Shiuan Chuang" w:date="2020-03-11T13:09:00Z">
                <w:rPr>
                  <w:rFonts w:ascii="Cambria Math" w:hAnsi="Cambria Math"/>
                  <w:bCs/>
                  <w:i/>
                </w:rPr>
              </w:ins>
            </m:ctrlPr>
          </m:sSubPr>
          <m:e>
            <m:r>
              <w:ins w:id="376" w:author="Sean Yun-Shiuan Chuang" w:date="2020-03-11T13:09:00Z">
                <w:rPr>
                  <w:rFonts w:ascii="Cambria Math" w:hAnsi="Cambria Math"/>
                </w:rPr>
                <m:t>u</m:t>
              </w:ins>
            </m:r>
          </m:e>
          <m:sub>
            <m:r>
              <w:ins w:id="377" w:author="Sean Yun-Shiuan Chuang" w:date="2020-03-11T13:09:00Z">
                <w:rPr>
                  <w:rFonts w:ascii="Cambria Math" w:hAnsi="Cambria Math"/>
                </w:rPr>
                <m:t>s</m:t>
              </w:ins>
            </m:r>
          </m:sub>
        </m:sSub>
      </m:oMath>
      <w:ins w:id="378"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2"/>
        <w:keepLines/>
        <w:numPr>
          <w:ilvl w:val="1"/>
          <w:numId w:val="0"/>
        </w:numPr>
        <w:tabs>
          <w:tab w:val="num" w:pos="360"/>
        </w:tabs>
        <w:autoSpaceDE/>
        <w:autoSpaceDN/>
        <w:ind w:left="288" w:hanging="288"/>
        <w:contextualSpacing/>
        <w:rPr>
          <w:ins w:id="379" w:author="Unknown" w:date="2020-03-09T20:30:00Z"/>
        </w:rPr>
      </w:pPr>
      <w:ins w:id="380" w:author="Unknown" w:date="2020-03-09T20:30:00Z">
        <w:r>
          <w:lastRenderedPageBreak/>
          <w:t>B.</w:t>
        </w:r>
        <w:r>
          <w:tab/>
          <w:t xml:space="preserve">The </w:t>
        </w:r>
      </w:ins>
      <w:ins w:id="381" w:author="Unknown" w:date="2020-03-09T20:34:00Z">
        <w:r>
          <w:t>Social Game</w:t>
        </w:r>
      </w:ins>
      <w:ins w:id="382" w:author="Unknown" w:date="2020-03-09T20:30:00Z">
        <w:r>
          <w:t xml:space="preserve"> </w:t>
        </w:r>
        <w:del w:id="383" w:author="Unknown" w:date="2020-03-09T20:30:00Z">
          <w:r w:rsidDel="00C82911">
            <w:delText xml:space="preserve">Design </w:delText>
          </w:r>
        </w:del>
      </w:ins>
      <w:ins w:id="384" w:author="Unknown" w:date="2020-03-09T20:33:00Z">
        <w:r>
          <w:t>for</w:t>
        </w:r>
      </w:ins>
      <w:ins w:id="385" w:author="Unknown" w:date="2020-03-09T20:30:00Z">
        <w:r>
          <w:t xml:space="preserve"> </w:t>
        </w:r>
      </w:ins>
      <w:ins w:id="386" w:author="Unknown" w:date="2020-03-09T20:31:00Z">
        <w:r>
          <w:t>Humans</w:t>
        </w:r>
      </w:ins>
    </w:p>
    <w:p w14:paraId="681FC1FA" w14:textId="06B74CCE" w:rsidR="00A701AA" w:rsidDel="00AB3548" w:rsidRDefault="00A701AA">
      <w:pPr>
        <w:pStyle w:val="ad"/>
        <w:tabs>
          <w:tab w:val="clear" w:pos="800"/>
          <w:tab w:val="left" w:pos="180"/>
        </w:tabs>
        <w:wordWrap/>
        <w:spacing w:line="240" w:lineRule="auto"/>
        <w:contextualSpacing/>
        <w:outlineLvl w:val="0"/>
        <w:rPr>
          <w:del w:id="387" w:author="Hsin-Yi Hung" w:date="2020-03-10T14:05:00Z"/>
          <w:rFonts w:ascii="Times New Roman"/>
          <w:bCs/>
        </w:rPr>
      </w:pPr>
      <w:ins w:id="388" w:author="Unknown" w:date="2020-03-09T20:32:00Z">
        <w:r>
          <w:rPr>
            <w:rFonts w:ascii="Times New Roman"/>
            <w:bCs/>
          </w:rPr>
          <w:tab/>
          <w:t xml:space="preserve">Human participants play </w:t>
        </w:r>
      </w:ins>
      <w:ins w:id="389" w:author="Unknown" w:date="2020-03-09T20:34:00Z">
        <w:r>
          <w:rPr>
            <w:rFonts w:ascii="Times New Roman"/>
            <w:bCs/>
          </w:rPr>
          <w:t>the social game which</w:t>
        </w:r>
      </w:ins>
      <w:ins w:id="390" w:author="Unknown" w:date="2020-03-09T20:35:00Z">
        <w:r>
          <w:rPr>
            <w:rFonts w:ascii="Times New Roman"/>
            <w:bCs/>
          </w:rPr>
          <w:t xml:space="preserve"> have a similar setup</w:t>
        </w:r>
      </w:ins>
      <w:ins w:id="391" w:author="Unknown" w:date="2020-03-09T20:32:00Z">
        <w:r>
          <w:rPr>
            <w:rFonts w:ascii="Times New Roman"/>
            <w:bCs/>
          </w:rPr>
          <w:t xml:space="preserve"> </w:t>
        </w:r>
      </w:ins>
      <w:ins w:id="392" w:author="Unknown" w:date="2020-03-09T20:35:00Z">
        <w:r>
          <w:rPr>
            <w:rFonts w:ascii="Times New Roman"/>
            <w:bCs/>
          </w:rPr>
          <w:t>as the</w:t>
        </w:r>
      </w:ins>
      <w:ins w:id="393" w:author="Unknown" w:date="2020-03-09T20:33:00Z">
        <w:r>
          <w:rPr>
            <w:rFonts w:ascii="Times New Roman"/>
            <w:bCs/>
          </w:rPr>
          <w:t xml:space="preserve"> </w:t>
        </w:r>
      </w:ins>
      <w:ins w:id="394" w:author="Unknown" w:date="2020-03-09T20:35:00Z">
        <w:r>
          <w:rPr>
            <w:rFonts w:ascii="Times New Roman"/>
            <w:bCs/>
          </w:rPr>
          <w:t>game</w:t>
        </w:r>
      </w:ins>
      <w:ins w:id="395" w:author="Unknown" w:date="2020-03-09T20:33:00Z">
        <w:r>
          <w:rPr>
            <w:rFonts w:ascii="Times New Roman"/>
            <w:bCs/>
          </w:rPr>
          <w:t xml:space="preserve"> for simulated agents</w:t>
        </w:r>
        <w:proofErr w:type="gramStart"/>
        <w:r>
          <w:rPr>
            <w:rFonts w:ascii="Times New Roman"/>
            <w:bCs/>
          </w:rPr>
          <w:t>.</w:t>
        </w:r>
      </w:ins>
      <w:ins w:id="396" w:author="Unknown" w:date="2020-03-09T20:34:00Z">
        <w:r>
          <w:rPr>
            <w:rFonts w:ascii="Times New Roman"/>
            <w:bCs/>
          </w:rPr>
          <w:t xml:space="preserve"> </w:t>
        </w:r>
      </w:ins>
      <w:proofErr w:type="gramEnd"/>
      <w:ins w:id="397" w:author="Unknown" w:date="2020-03-09T22:12:00Z">
        <w:r>
          <w:rPr>
            <w:rFonts w:ascii="Times New Roman"/>
            <w:bCs/>
          </w:rPr>
          <w:t xml:space="preserve">We have recruited </w:t>
        </w:r>
      </w:ins>
      <w:ins w:id="398" w:author="Unknown" w:date="2020-03-09T22:15:00Z">
        <w:r>
          <w:rPr>
            <w:rFonts w:ascii="Times New Roman"/>
            <w:bCs/>
          </w:rPr>
          <w:t xml:space="preserve">14 </w:t>
        </w:r>
      </w:ins>
      <w:ins w:id="399" w:author="Unknown" w:date="2020-03-09T22:16:00Z">
        <w:r>
          <w:rPr>
            <w:rFonts w:ascii="Times New Roman"/>
            <w:bCs/>
          </w:rPr>
          <w:t xml:space="preserve">participants </w:t>
        </w:r>
      </w:ins>
      <w:commentRangeStart w:id="400"/>
      <w:ins w:id="401" w:author="Unknown" w:date="2020-03-10T01:09:00Z">
        <w:r>
          <w:rPr>
            <w:rFonts w:ascii="Times New Roman"/>
            <w:bCs/>
          </w:rPr>
          <w:t>(mean</w:t>
        </w:r>
      </w:ins>
      <w:ins w:id="402"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403" w:author="Unknown" w:date="2020-03-10T01:09:00Z">
        <w:r>
          <w:rPr>
            <w:rFonts w:ascii="Times New Roman"/>
            <w:bCs/>
          </w:rPr>
          <w:t>)</w:t>
        </w:r>
      </w:ins>
      <w:commentRangeEnd w:id="400"/>
      <w:ins w:id="404" w:author="Unknown" w:date="2020-03-10T01:10:00Z">
        <w:r>
          <w:rPr>
            <w:rStyle w:val="af"/>
            <w:rFonts w:ascii="Times New Roman" w:eastAsia="新細明體"/>
            <w:color w:val="auto"/>
            <w:lang w:eastAsia="en-US"/>
          </w:rPr>
          <w:commentReference w:id="400"/>
        </w:r>
        <w:r>
          <w:rPr>
            <w:rFonts w:ascii="Times New Roman"/>
            <w:bCs/>
          </w:rPr>
          <w:t xml:space="preserve">. </w:t>
        </w:r>
        <w:commentRangeStart w:id="405"/>
        <w:r>
          <w:rPr>
            <w:rFonts w:ascii="Times New Roman"/>
            <w:bCs/>
          </w:rPr>
          <w:t>The st</w:t>
        </w:r>
      </w:ins>
      <w:ins w:id="406"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405"/>
        <w:r>
          <w:rPr>
            <w:rStyle w:val="af"/>
            <w:rFonts w:ascii="Times New Roman" w:eastAsia="新細明體"/>
            <w:color w:val="auto"/>
            <w:lang w:eastAsia="en-US"/>
          </w:rPr>
          <w:commentReference w:id="405"/>
        </w:r>
      </w:ins>
      <w:ins w:id="407" w:author="Unknown" w:date="2020-03-09T22:16:00Z">
        <w:del w:id="408" w:author="Unknown" w:date="2020-03-09T22:16:00Z">
          <w:r w:rsidDel="002C3CB8">
            <w:rPr>
              <w:rFonts w:ascii="Times New Roman"/>
              <w:bCs/>
            </w:rPr>
            <w:delText xml:space="preserve">and </w:delText>
          </w:r>
        </w:del>
      </w:ins>
      <w:ins w:id="409" w:author="Unknown" w:date="2020-03-10T01:10:00Z">
        <w:r>
          <w:rPr>
            <w:rFonts w:ascii="Times New Roman"/>
            <w:bCs/>
          </w:rPr>
          <w:t>E</w:t>
        </w:r>
      </w:ins>
      <w:ins w:id="410" w:author="Unknown" w:date="2020-03-09T22:16:00Z">
        <w:del w:id="411" w:author="Unknown" w:date="2020-03-09T22:16:00Z">
          <w:r w:rsidDel="002C3CB8">
            <w:rPr>
              <w:rFonts w:ascii="Times New Roman"/>
              <w:bCs/>
            </w:rPr>
            <w:delText>e</w:delText>
          </w:r>
        </w:del>
        <w:r>
          <w:rPr>
            <w:rFonts w:ascii="Times New Roman"/>
            <w:bCs/>
          </w:rPr>
          <w:t xml:space="preserve">ach </w:t>
        </w:r>
      </w:ins>
      <w:ins w:id="412" w:author="Unknown" w:date="2020-03-09T22:15:00Z">
        <w:r>
          <w:rPr>
            <w:rFonts w:ascii="Times New Roman"/>
            <w:bCs/>
          </w:rPr>
          <w:t xml:space="preserve">of them have </w:t>
        </w:r>
        <w:del w:id="413" w:author="Unknown" w:date="2020-03-09T22:15:00Z">
          <w:r w:rsidDel="00F9011A">
            <w:rPr>
              <w:rFonts w:ascii="Times New Roman"/>
              <w:bCs/>
            </w:rPr>
            <w:delText>played</w:delText>
          </w:r>
        </w:del>
      </w:ins>
      <w:ins w:id="414" w:author="Unknown" w:date="2020-03-09T22:31:00Z">
        <w:r>
          <w:rPr>
            <w:rFonts w:ascii="Times New Roman"/>
            <w:bCs/>
          </w:rPr>
          <w:t>completed</w:t>
        </w:r>
      </w:ins>
      <w:ins w:id="415" w:author="Unknown" w:date="2020-03-09T22:15:00Z">
        <w:r>
          <w:rPr>
            <w:rFonts w:ascii="Times New Roman"/>
            <w:bCs/>
          </w:rPr>
          <w:t xml:space="preserve"> </w:t>
        </w:r>
      </w:ins>
      <w:ins w:id="416" w:author="Unknown" w:date="2020-03-09T22:16:00Z">
        <w:r>
          <w:rPr>
            <w:rFonts w:ascii="Times New Roman"/>
            <w:bCs/>
          </w:rPr>
          <w:t>for</w:t>
        </w:r>
      </w:ins>
      <w:ins w:id="417" w:author="Unknown" w:date="2020-03-09T22:15:00Z">
        <w:r>
          <w:rPr>
            <w:rFonts w:ascii="Times New Roman"/>
            <w:bCs/>
          </w:rPr>
          <w:t xml:space="preserve"> at least 1</w:t>
        </w:r>
      </w:ins>
      <w:ins w:id="418" w:author="Unknown" w:date="2020-03-09T22:31:00Z">
        <w:r>
          <w:rPr>
            <w:rFonts w:ascii="Times New Roman"/>
            <w:bCs/>
          </w:rPr>
          <w:t>5</w:t>
        </w:r>
      </w:ins>
      <w:ins w:id="419" w:author="Unknown" w:date="2020-03-09T22:15:00Z">
        <w:del w:id="420" w:author="Unknown" w:date="2020-03-09T22:15:00Z">
          <w:r w:rsidDel="00AB0961">
            <w:rPr>
              <w:rFonts w:ascii="Times New Roman"/>
              <w:bCs/>
            </w:rPr>
            <w:delText>0</w:delText>
          </w:r>
        </w:del>
        <w:r>
          <w:rPr>
            <w:rFonts w:ascii="Times New Roman"/>
            <w:bCs/>
          </w:rPr>
          <w:t xml:space="preserve">0 trajectories. </w:t>
        </w:r>
      </w:ins>
      <w:ins w:id="421" w:author="Unknown" w:date="2020-03-09T22:37:00Z">
        <w:r>
          <w:rPr>
            <w:rFonts w:ascii="Times New Roman"/>
            <w:bCs/>
          </w:rPr>
          <w:t xml:space="preserve">They played the game via web </w:t>
        </w:r>
      </w:ins>
      <w:ins w:id="422" w:author="Unknown" w:date="2020-03-09T22:38:00Z">
        <w:r>
          <w:rPr>
            <w:rFonts w:ascii="Times New Roman"/>
            <w:bCs/>
          </w:rPr>
          <w:t>browser</w:t>
        </w:r>
      </w:ins>
      <w:ins w:id="423" w:author="Unknown" w:date="2020-03-09T22:37:00Z">
        <w:r>
          <w:rPr>
            <w:rFonts w:ascii="Times New Roman"/>
            <w:bCs/>
          </w:rPr>
          <w:t xml:space="preserve"> either by mobile phone or computers. </w:t>
        </w:r>
      </w:ins>
      <w:ins w:id="424" w:author="Unknown" w:date="2020-03-09T20:34:00Z">
        <w:r>
          <w:rPr>
            <w:rFonts w:ascii="Times New Roman"/>
            <w:bCs/>
          </w:rPr>
          <w:t>Before they play</w:t>
        </w:r>
      </w:ins>
      <w:ins w:id="425" w:author="Unknown" w:date="2020-03-09T22:30:00Z">
        <w:r>
          <w:rPr>
            <w:rFonts w:ascii="Times New Roman"/>
            <w:bCs/>
          </w:rPr>
          <w:t xml:space="preserve">, each of them </w:t>
        </w:r>
      </w:ins>
      <w:ins w:id="426" w:author="Unknown" w:date="2020-03-09T22:34:00Z">
        <w:r w:rsidRPr="007A1F48">
          <w:rPr>
            <w:rFonts w:ascii="Times New Roman"/>
            <w:bCs/>
          </w:rPr>
          <w:t xml:space="preserve">indicated four </w:t>
        </w:r>
        <w:del w:id="427" w:author="Sean Yun-Shiuan Chuang" w:date="2020-03-11T13:01:00Z">
          <w:r w:rsidRPr="007A1F48" w:rsidDel="00073137">
            <w:rPr>
              <w:rFonts w:ascii="Times New Roman"/>
              <w:bCs/>
            </w:rPr>
            <w:delText>friends</w:delText>
          </w:r>
        </w:del>
      </w:ins>
      <w:ins w:id="428" w:author="Sean Yun-Shiuan Chuang" w:date="2020-03-11T13:03:00Z">
        <w:r w:rsidR="00550A1F">
          <w:rPr>
            <w:rFonts w:ascii="Times New Roman"/>
            <w:bCs/>
          </w:rPr>
          <w:t>close friends/family members</w:t>
        </w:r>
      </w:ins>
      <w:ins w:id="429" w:author="Unknown" w:date="2020-03-09T22:34:00Z">
        <w:r w:rsidRPr="007A1F48">
          <w:rPr>
            <w:rFonts w:ascii="Times New Roman"/>
            <w:bCs/>
          </w:rPr>
          <w:t xml:space="preserve"> (targets)</w:t>
        </w:r>
        <w:r>
          <w:rPr>
            <w:rFonts w:ascii="Times New Roman"/>
            <w:bCs/>
          </w:rPr>
          <w:t xml:space="preserve"> and </w:t>
        </w:r>
      </w:ins>
      <w:ins w:id="430" w:author="Unknown" w:date="2020-03-09T22:30:00Z">
        <w:r>
          <w:rPr>
            <w:rFonts w:ascii="Times New Roman"/>
            <w:bCs/>
          </w:rPr>
          <w:t>completed a</w:t>
        </w:r>
      </w:ins>
      <w:ins w:id="431" w:author="Unknown" w:date="2020-03-09T23:24:00Z">
        <w:r>
          <w:rPr>
            <w:rFonts w:ascii="Times New Roman"/>
            <w:bCs/>
          </w:rPr>
          <w:t xml:space="preserve">n adapted </w:t>
        </w:r>
      </w:ins>
      <w:ins w:id="432" w:author="Unknown" w:date="2020-03-09T22:35:00Z">
        <w:r>
          <w:rPr>
            <w:rFonts w:ascii="Times New Roman"/>
            <w:bCs/>
          </w:rPr>
          <w:t xml:space="preserve">SSQ </w:t>
        </w:r>
      </w:ins>
      <w:ins w:id="433" w:author="Unknown" w:date="2020-03-09T23:22:00Z">
        <w:r>
          <w:rPr>
            <w:rFonts w:ascii="Times New Roman"/>
            <w:bCs/>
          </w:rPr>
          <w:t xml:space="preserve">(see below) </w:t>
        </w:r>
      </w:ins>
      <w:ins w:id="434" w:author="Unknown" w:date="2020-03-09T22:34:00Z">
        <w:r>
          <w:rPr>
            <w:rFonts w:ascii="Times New Roman"/>
            <w:bCs/>
          </w:rPr>
          <w:t>to rate the social support that each of the friend could provide</w:t>
        </w:r>
      </w:ins>
      <w:ins w:id="435" w:author="Unknown" w:date="2020-03-09T20:35:00Z">
        <w:del w:id="436" w:author="Unknown" w:date="2020-03-09T20:35:00Z">
          <w:r w:rsidDel="00AF5134">
            <w:rPr>
              <w:rFonts w:ascii="Times New Roman"/>
              <w:bCs/>
            </w:rPr>
            <w:delText xml:space="preserve"> </w:delText>
          </w:r>
        </w:del>
      </w:ins>
      <w:del w:id="437"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438"/>
      <w:ins w:id="439" w:author="Unknown" w:date="2020-03-09T22:38:00Z">
        <w:r>
          <w:rPr>
            <w:rFonts w:ascii="Times New Roman"/>
            <w:bCs/>
          </w:rPr>
          <w:t>Partici</w:t>
        </w:r>
      </w:ins>
      <w:ins w:id="440" w:author="Unknown" w:date="2020-03-09T22:39:00Z">
        <w:r>
          <w:rPr>
            <w:rFonts w:ascii="Times New Roman"/>
            <w:bCs/>
          </w:rPr>
          <w:t xml:space="preserve">pants will see a screen of </w:t>
        </w:r>
      </w:ins>
      <w:ins w:id="441" w:author="Hsin-Yi Hung" w:date="2020-03-10T13:23:00Z">
        <w:r w:rsidR="00A703A8">
          <w:rPr>
            <w:rFonts w:ascii="Times New Roman"/>
            <w:bCs/>
          </w:rPr>
          <w:t xml:space="preserve">the </w:t>
        </w:r>
      </w:ins>
      <w:ins w:id="442" w:author="Unknown" w:date="2020-03-09T22:39:00Z">
        <w:r>
          <w:rPr>
            <w:rFonts w:ascii="Times New Roman"/>
            <w:bCs/>
          </w:rPr>
          <w:t xml:space="preserve">grid world with </w:t>
        </w:r>
      </w:ins>
      <w:ins w:id="443" w:author="Unknown" w:date="2020-03-09T23:21:00Z">
        <w:r>
          <w:rPr>
            <w:rFonts w:ascii="Times New Roman"/>
            <w:bCs/>
          </w:rPr>
          <w:t>1-</w:t>
        </w:r>
      </w:ins>
      <w:commentRangeStart w:id="444"/>
      <w:ins w:id="445" w:author="Unknown" w:date="2020-03-09T22:39:00Z">
        <w:r>
          <w:rPr>
            <w:rFonts w:ascii="Times New Roman"/>
            <w:bCs/>
          </w:rPr>
          <w:t>4 targets and some barriers</w:t>
        </w:r>
      </w:ins>
      <w:commentRangeEnd w:id="444"/>
      <w:ins w:id="446" w:author="Unknown" w:date="2020-03-09T22:40:00Z">
        <w:r>
          <w:rPr>
            <w:rStyle w:val="af"/>
            <w:rFonts w:ascii="Times New Roman" w:eastAsia="新細明體"/>
            <w:color w:val="auto"/>
            <w:lang w:eastAsia="en-US"/>
          </w:rPr>
          <w:commentReference w:id="444"/>
        </w:r>
      </w:ins>
      <w:ins w:id="447" w:author="Unknown" w:date="2020-03-09T22:43:00Z">
        <w:r>
          <w:rPr>
            <w:rFonts w:ascii="Times New Roman"/>
            <w:bCs/>
          </w:rPr>
          <w:t>, along with an agent that the participant should navigate</w:t>
        </w:r>
      </w:ins>
      <w:ins w:id="448" w:author="Hsin-Yi Hung" w:date="2020-03-10T13:30:00Z">
        <w:r w:rsidR="001D065E">
          <w:rPr>
            <w:rFonts w:ascii="Times New Roman"/>
            <w:bCs/>
          </w:rPr>
          <w:t xml:space="preserve"> </w:t>
        </w:r>
        <w:r w:rsidR="001D065E" w:rsidRPr="008C6D3B">
          <w:rPr>
            <w:rFonts w:ascii="Times New Roman" w:eastAsia="新細明體"/>
            <w:color w:val="auto"/>
            <w:shd w:val="pct15" w:color="auto" w:fill="FFFFFF"/>
            <w:lang w:eastAsia="en-US"/>
          </w:rPr>
          <w:t>(Fig.</w:t>
        </w:r>
        <w:r w:rsidR="001D065E">
          <w:rPr>
            <w:rFonts w:ascii="Times New Roman" w:eastAsia="新細明體"/>
            <w:color w:val="auto"/>
            <w:shd w:val="pct15" w:color="auto" w:fill="FFFFFF"/>
            <w:lang w:eastAsia="en-US"/>
          </w:rPr>
          <w:t>3</w:t>
        </w:r>
        <w:r w:rsidR="001D065E" w:rsidRPr="008C6D3B">
          <w:rPr>
            <w:rFonts w:ascii="Times New Roman" w:eastAsia="新細明體"/>
            <w:color w:val="auto"/>
            <w:shd w:val="pct15" w:color="auto" w:fill="FFFFFF"/>
            <w:lang w:eastAsia="en-US"/>
          </w:rPr>
          <w:t>)</w:t>
        </w:r>
      </w:ins>
      <w:ins w:id="449" w:author="Unknown" w:date="2020-03-09T22:43:00Z">
        <w:r>
          <w:rPr>
            <w:rFonts w:ascii="Times New Roman"/>
            <w:bCs/>
          </w:rPr>
          <w:t>.</w:t>
        </w:r>
        <w:commentRangeEnd w:id="438"/>
        <w:r>
          <w:rPr>
            <w:rStyle w:val="af"/>
            <w:rFonts w:ascii="Times New Roman" w:eastAsia="新細明體"/>
            <w:color w:val="auto"/>
            <w:lang w:eastAsia="en-US"/>
          </w:rPr>
          <w:commentReference w:id="438"/>
        </w:r>
      </w:ins>
      <w:ins w:id="450" w:author="Unknown" w:date="2020-03-09T22:44:00Z">
        <w:r>
          <w:rPr>
            <w:rFonts w:ascii="Times New Roman"/>
            <w:bCs/>
          </w:rPr>
          <w:t xml:space="preserve"> The </w:t>
        </w:r>
      </w:ins>
      <w:ins w:id="451" w:author="Unknown" w:date="2020-03-09T23:16:00Z">
        <w:r>
          <w:rPr>
            <w:rFonts w:ascii="Times New Roman"/>
            <w:bCs/>
          </w:rPr>
          <w:t>action space is the same as for the virtual agent (e.g., could only take ho</w:t>
        </w:r>
      </w:ins>
      <w:ins w:id="452" w:author="Unknown" w:date="2020-03-09T23:17:00Z">
        <w:r>
          <w:rPr>
            <w:rFonts w:ascii="Times New Roman"/>
            <w:bCs/>
          </w:rPr>
          <w:t>rizontal and vertical move</w:t>
        </w:r>
      </w:ins>
      <w:ins w:id="453" w:author="Hsin-Yi Hung" w:date="2020-03-10T14:19:00Z">
        <w:r w:rsidR="004C2A1F">
          <w:rPr>
            <w:rFonts w:ascii="Times New Roman"/>
            <w:bCs/>
          </w:rPr>
          <w:t>s</w:t>
        </w:r>
      </w:ins>
      <w:ins w:id="454" w:author="Unknown" w:date="2020-03-09T23:17:00Z">
        <w:r>
          <w:rPr>
            <w:rFonts w:ascii="Times New Roman"/>
            <w:bCs/>
          </w:rPr>
          <w:t>)</w:t>
        </w:r>
      </w:ins>
      <w:ins w:id="455" w:author="Unknown" w:date="2020-03-09T23:16:00Z">
        <w:r>
          <w:rPr>
            <w:rFonts w:ascii="Times New Roman"/>
            <w:bCs/>
          </w:rPr>
          <w:t>.</w:t>
        </w:r>
      </w:ins>
    </w:p>
    <w:p w14:paraId="2611CAB1" w14:textId="4A336895" w:rsidR="00AB3548" w:rsidRDefault="00AB3548" w:rsidP="00A701AA">
      <w:pPr>
        <w:pStyle w:val="ad"/>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d"/>
        <w:tabs>
          <w:tab w:val="clear" w:pos="800"/>
          <w:tab w:val="left" w:pos="180"/>
        </w:tabs>
        <w:wordWrap/>
        <w:spacing w:line="240" w:lineRule="auto"/>
        <w:contextualSpacing/>
        <w:outlineLvl w:val="0"/>
        <w:rPr>
          <w:ins w:id="456" w:author="Sean Yun-Shiuan Chuang" w:date="2020-03-11T12:47:00Z"/>
          <w:rFonts w:ascii="新細明體" w:eastAsia="新細明體" w:hAnsi="新細明體"/>
          <w:bCs/>
          <w:lang w:eastAsia="zh-TW"/>
          <w:rPrChange w:id="457" w:author="Sean Yun-Shiuan Chuang" w:date="2020-03-11T12:57:00Z">
            <w:rPr>
              <w:ins w:id="458" w:author="Sean Yun-Shiuan Chuang" w:date="2020-03-11T12:47:00Z"/>
              <w:rFonts w:ascii="Times New Roman"/>
              <w:bCs/>
            </w:rPr>
          </w:rPrChange>
        </w:rPr>
      </w:pPr>
      <w:ins w:id="459" w:author="Hsin-Yi Hung" w:date="2020-03-10T13:21:00Z">
        <w:del w:id="460"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ED057B" w:rsidRDefault="00ED057B" w:rsidP="00A703A8">
                                <w:pPr>
                                  <w:jc w:val="center"/>
                                  <w:rPr>
                                    <w:sz w:val="16"/>
                                  </w:rPr>
                                </w:pPr>
                                <w:ins w:id="461"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462"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463" w:author="Hsin-Yi Hung" w:date="2020-03-10T13:21:00Z">
                                  <w:del w:id="464"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ED057B" w:rsidRPr="001D065E" w:rsidRDefault="00ED057B" w:rsidP="00A703A8">
                                <w:pPr>
                                  <w:jc w:val="both"/>
                                  <w:rPr>
                                    <w:sz w:val="16"/>
                                    <w:rPrChange w:id="465" w:author="Hsin-Yi Hung" w:date="2020-03-10T13:32:00Z">
                                      <w:rPr/>
                                    </w:rPrChange>
                                  </w:rPr>
                                </w:pPr>
                                <w:r w:rsidRPr="00AF74F9">
                                  <w:rPr>
                                    <w:sz w:val="16"/>
                                  </w:rPr>
                                  <w:t>Fig</w:t>
                                </w:r>
                                <w:r>
                                  <w:rPr>
                                    <w:sz w:val="16"/>
                                  </w:rPr>
                                  <w:t xml:space="preserve">. </w:t>
                                </w:r>
                                <w:ins w:id="466" w:author="Hsin-Yi Hung" w:date="2020-03-10T13:21:00Z">
                                  <w:r>
                                    <w:rPr>
                                      <w:sz w:val="16"/>
                                    </w:rPr>
                                    <w:t>3</w:t>
                                  </w:r>
                                </w:ins>
                                <w:del w:id="467" w:author="Hsin-Yi Hung" w:date="2020-03-10T13:21:00Z">
                                  <w:r w:rsidDel="00A703A8">
                                    <w:rPr>
                                      <w:sz w:val="16"/>
                                    </w:rPr>
                                    <w:delText>2</w:delText>
                                  </w:r>
                                </w:del>
                                <w:r>
                                  <w:rPr>
                                    <w:sz w:val="16"/>
                                  </w:rPr>
                                  <w:t xml:space="preserve">. </w:t>
                                </w:r>
                                <w:ins w:id="468" w:author="Hsin-Yi Hung" w:date="2020-03-10T13:30:00Z">
                                  <w:r>
                                    <w:rPr>
                                      <w:sz w:val="16"/>
                                    </w:rPr>
                                    <w:t xml:space="preserve">An example of </w:t>
                                  </w:r>
                                </w:ins>
                                <w:ins w:id="469" w:author="Sean Yun-Shiuan Chuang" w:date="2020-03-11T12:36:00Z">
                                  <w:r>
                                    <w:rPr>
                                      <w:sz w:val="16"/>
                                    </w:rPr>
                                    <w:t>a</w:t>
                                  </w:r>
                                </w:ins>
                                <w:ins w:id="470" w:author="Hsin-Yi Hung" w:date="2020-03-10T13:30:00Z">
                                  <w:del w:id="471" w:author="Sean Yun-Shiuan Chuang" w:date="2020-03-11T12:36:00Z">
                                    <w:r w:rsidDel="00CF4385">
                                      <w:rPr>
                                        <w:sz w:val="16"/>
                                      </w:rPr>
                                      <w:delText>the</w:delText>
                                    </w:r>
                                  </w:del>
                                  <w:r>
                                    <w:rPr>
                                      <w:sz w:val="16"/>
                                    </w:rPr>
                                    <w:t xml:space="preserve"> grid world in the s</w:t>
                                  </w:r>
                                </w:ins>
                                <w:ins w:id="472" w:author="Hsin-Yi Hung" w:date="2020-03-10T13:31:00Z">
                                  <w:r>
                                    <w:rPr>
                                      <w:sz w:val="16"/>
                                    </w:rPr>
                                    <w:t>o</w:t>
                                  </w:r>
                                </w:ins>
                                <w:ins w:id="473" w:author="Hsin-Yi Hung" w:date="2020-03-10T13:30:00Z">
                                  <w:r>
                                    <w:rPr>
                                      <w:sz w:val="16"/>
                                    </w:rPr>
                                    <w:t>c</w:t>
                                  </w:r>
                                </w:ins>
                                <w:ins w:id="474" w:author="Hsin-Yi Hung" w:date="2020-03-10T13:31:00Z">
                                  <w:r>
                                    <w:rPr>
                                      <w:sz w:val="16"/>
                                    </w:rPr>
                                    <w:t>i</w:t>
                                  </w:r>
                                </w:ins>
                                <w:ins w:id="475" w:author="Hsin-Yi Hung" w:date="2020-03-10T13:30:00Z">
                                  <w:r>
                                    <w:rPr>
                                      <w:sz w:val="16"/>
                                    </w:rPr>
                                    <w:t>al game.</w:t>
                                  </w:r>
                                </w:ins>
                                <w:ins w:id="476" w:author="Hsin-Yi Hung" w:date="2020-03-10T13:41:00Z">
                                  <w:r>
                                    <w:rPr>
                                      <w:sz w:val="16"/>
                                    </w:rPr>
                                    <w:t xml:space="preserve"> S</w:t>
                                  </w:r>
                                </w:ins>
                                <w:ins w:id="477" w:author="Hsin-Yi Hung" w:date="2020-03-10T13:32:00Z">
                                  <w:r>
                                    <w:rPr>
                                      <w:sz w:val="16"/>
                                    </w:rPr>
                                    <w:t>ubject</w:t>
                                  </w:r>
                                </w:ins>
                                <w:ins w:id="478" w:author="Hsin-Yi Hung" w:date="2020-03-10T13:41:00Z">
                                  <w:r>
                                    <w:rPr>
                                      <w:sz w:val="16"/>
                                    </w:rPr>
                                    <w:t>s</w:t>
                                  </w:r>
                                </w:ins>
                                <w:ins w:id="479" w:author="Hsin-Yi Hung" w:date="2020-03-10T13:32:00Z">
                                  <w:r>
                                    <w:rPr>
                                      <w:sz w:val="16"/>
                                    </w:rPr>
                                    <w:t xml:space="preserve"> are presented with a 12</w:t>
                                  </w:r>
                                  <w:r w:rsidRPr="001D065E">
                                    <w:rPr>
                                      <w:sz w:val="16"/>
                                      <w:rPrChange w:id="480" w:author="Hsin-Yi Hung" w:date="2020-03-10T13:32:00Z">
                                        <w:rPr>
                                          <w:bCs/>
                                        </w:rPr>
                                      </w:rPrChange>
                                    </w:rPr>
                                    <w:t>×12 grid worl</w:t>
                                  </w:r>
                                </w:ins>
                                <w:ins w:id="481" w:author="Hsin-Yi Hung" w:date="2020-03-10T13:33:00Z">
                                  <w:r>
                                    <w:rPr>
                                      <w:sz w:val="16"/>
                                    </w:rPr>
                                    <w:t>d with</w:t>
                                  </w:r>
                                </w:ins>
                                <w:ins w:id="482" w:author="Hsin-Yi Hung" w:date="2020-03-10T13:32:00Z">
                                  <w:r w:rsidRPr="001D065E">
                                    <w:rPr>
                                      <w:sz w:val="16"/>
                                      <w:rPrChange w:id="483" w:author="Hsin-Yi Hung" w:date="2020-03-10T13:32:00Z">
                                        <w:rPr>
                                          <w:bCs/>
                                        </w:rPr>
                                      </w:rPrChange>
                                    </w:rPr>
                                    <w:t xml:space="preserve"> </w:t>
                                  </w:r>
                                </w:ins>
                                <w:ins w:id="484" w:author="Hsin-Yi Hung" w:date="2020-03-10T13:33:00Z">
                                  <w:r>
                                    <w:rPr>
                                      <w:sz w:val="16"/>
                                    </w:rPr>
                                    <w:t>1-4 targets</w:t>
                                  </w:r>
                                </w:ins>
                                <w:ins w:id="485" w:author="Hsin-Yi Hung" w:date="2020-03-10T13:34:00Z">
                                  <w:r>
                                    <w:rPr>
                                      <w:sz w:val="16"/>
                                    </w:rPr>
                                    <w:t>, represent</w:t>
                                  </w:r>
                                </w:ins>
                                <w:ins w:id="486" w:author="Sean Yun-Shiuan Chuang" w:date="2020-03-11T12:36:00Z">
                                  <w:r>
                                    <w:rPr>
                                      <w:sz w:val="16"/>
                                    </w:rPr>
                                    <w:t>ed by</w:t>
                                  </w:r>
                                </w:ins>
                                <w:ins w:id="487" w:author="Hsin-Yi Hung" w:date="2020-03-10T13:34:00Z">
                                  <w:del w:id="488" w:author="Sean Yun-Shiuan Chuang" w:date="2020-03-11T12:36:00Z">
                                    <w:r w:rsidDel="00CF4385">
                                      <w:rPr>
                                        <w:sz w:val="16"/>
                                      </w:rPr>
                                      <w:delText>ing as</w:delText>
                                    </w:r>
                                  </w:del>
                                  <w:r>
                                    <w:rPr>
                                      <w:sz w:val="16"/>
                                    </w:rPr>
                                    <w:t xml:space="preserve"> a </w:t>
                                  </w:r>
                                </w:ins>
                                <w:ins w:id="489" w:author="Hsin-Yi Hung" w:date="2020-03-10T13:38:00Z">
                                  <w:r>
                                    <w:rPr>
                                      <w:sz w:val="16"/>
                                    </w:rPr>
                                    <w:t xml:space="preserve">heart, a key, a </w:t>
                                  </w:r>
                                </w:ins>
                                <w:ins w:id="490" w:author="Hsin-Yi Hung" w:date="2020-03-10T13:39:00Z">
                                  <w:r>
                                    <w:rPr>
                                      <w:sz w:val="16"/>
                                      <w:lang w:eastAsia="zh-TW"/>
                                    </w:rPr>
                                    <w:t xml:space="preserve">paw, and a tree. </w:t>
                                  </w:r>
                                </w:ins>
                                <w:ins w:id="491" w:author="Sean Yun-Shiuan Chuang" w:date="2020-03-11T12:39:00Z">
                                  <w:r>
                                    <w:rPr>
                                      <w:sz w:val="16"/>
                                      <w:lang w:eastAsia="zh-TW"/>
                                    </w:rPr>
                                    <w:t>The name associated with each target as well as t</w:t>
                                  </w:r>
                                </w:ins>
                                <w:ins w:id="492" w:author="Hsin-Yi Hung" w:date="2020-03-10T13:40:00Z">
                                  <w:del w:id="493" w:author="Sean Yun-Shiuan Chuang" w:date="2020-03-11T12:39:00Z">
                                    <w:r w:rsidDel="009E74FA">
                                      <w:rPr>
                                        <w:sz w:val="16"/>
                                        <w:lang w:eastAsia="zh-TW"/>
                                      </w:rPr>
                                      <w:delText>T</w:delText>
                                    </w:r>
                                  </w:del>
                                  <w:r>
                                    <w:rPr>
                                      <w:sz w:val="16"/>
                                      <w:lang w:eastAsia="zh-TW"/>
                                    </w:rPr>
                                    <w:t>he social reward value</w:t>
                                  </w:r>
                                </w:ins>
                                <w:ins w:id="494" w:author="Hsin-Yi Hung" w:date="2020-03-10T14:00:00Z">
                                  <w:r>
                                    <w:rPr>
                                      <w:sz w:val="16"/>
                                      <w:szCs w:val="16"/>
                                      <w:lang w:eastAsia="zh-TW"/>
                                    </w:rPr>
                                    <w:t xml:space="preserve"> </w:t>
                                  </w:r>
                                </w:ins>
                                <w:ins w:id="495" w:author="Hsin-Yi Hung" w:date="2020-03-10T13:40:00Z">
                                  <w:r>
                                    <w:rPr>
                                      <w:sz w:val="16"/>
                                      <w:lang w:eastAsia="zh-TW"/>
                                    </w:rPr>
                                    <w:t>of each target</w:t>
                                  </w:r>
                                </w:ins>
                                <w:ins w:id="496"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497" w:author="Hsin-Yi Hung" w:date="2020-03-10T13:40:00Z">
                                  <w:r>
                                    <w:rPr>
                                      <w:sz w:val="16"/>
                                      <w:lang w:eastAsia="zh-TW"/>
                                    </w:rPr>
                                    <w:t xml:space="preserve">and </w:t>
                                  </w:r>
                                </w:ins>
                                <w:ins w:id="498" w:author="Hsin-Yi Hung" w:date="2020-03-10T13:41:00Z">
                                  <w:r>
                                    <w:rPr>
                                      <w:sz w:val="16"/>
                                      <w:lang w:eastAsia="zh-TW"/>
                                    </w:rPr>
                                    <w:t xml:space="preserve">the </w:t>
                                  </w:r>
                                </w:ins>
                                <w:ins w:id="499" w:author="Sean Yun-Shiuan Chuang" w:date="2020-03-11T12:40:00Z">
                                  <w:r>
                                    <w:rPr>
                                      <w:sz w:val="16"/>
                                      <w:lang w:eastAsia="zh-TW"/>
                                    </w:rPr>
                                    <w:t xml:space="preserve">current </w:t>
                                  </w:r>
                                </w:ins>
                                <w:ins w:id="500" w:author="Hsin-Yi Hung" w:date="2020-03-10T13:41:00Z">
                                  <w:del w:id="501" w:author="Sean Yun-Shiuan Chuang" w:date="2020-03-11T12:39:00Z">
                                    <w:r w:rsidDel="009E74FA">
                                      <w:rPr>
                                        <w:sz w:val="16"/>
                                        <w:lang w:eastAsia="zh-TW"/>
                                      </w:rPr>
                                      <w:delText xml:space="preserve">total </w:delText>
                                    </w:r>
                                  </w:del>
                                  <w:r>
                                    <w:rPr>
                                      <w:sz w:val="16"/>
                                      <w:lang w:eastAsia="zh-TW"/>
                                    </w:rPr>
                                    <w:t>score are</w:t>
                                  </w:r>
                                </w:ins>
                                <w:ins w:id="502" w:author="Hsin-Yi Hung" w:date="2020-03-10T13:40:00Z">
                                  <w:r>
                                    <w:rPr>
                                      <w:sz w:val="16"/>
                                      <w:lang w:eastAsia="zh-TW"/>
                                    </w:rPr>
                                    <w:t xml:space="preserve"> shown in the left</w:t>
                                  </w:r>
                                </w:ins>
                                <w:ins w:id="503" w:author="Hsin-Yi Hung" w:date="2020-03-10T13:41:00Z">
                                  <w:r>
                                    <w:rPr>
                                      <w:sz w:val="16"/>
                                      <w:lang w:eastAsia="zh-TW"/>
                                    </w:rPr>
                                    <w:t xml:space="preserve">. </w:t>
                                  </w:r>
                                </w:ins>
                                <w:ins w:id="504" w:author="Hsin-Yi Hung" w:date="2020-03-10T13:45:00Z">
                                  <w:r>
                                    <w:rPr>
                                      <w:sz w:val="16"/>
                                      <w:lang w:eastAsia="zh-TW"/>
                                    </w:rPr>
                                    <w:t xml:space="preserve">The </w:t>
                                  </w:r>
                                </w:ins>
                                <w:ins w:id="505" w:author="Sean Yun-Shiuan Chuang" w:date="2020-03-11T12:37:00Z">
                                  <w:r>
                                    <w:rPr>
                                      <w:sz w:val="16"/>
                                      <w:lang w:eastAsia="zh-TW"/>
                                    </w:rPr>
                                    <w:t xml:space="preserve">human </w:t>
                                  </w:r>
                                </w:ins>
                                <w:ins w:id="506" w:author="Hsin-Yi Hung" w:date="2020-03-10T13:45:00Z">
                                  <w:del w:id="507" w:author="Sean Yun-Shiuan Chuang" w:date="2020-03-11T12:37:00Z">
                                    <w:r w:rsidDel="00CF4385">
                                      <w:rPr>
                                        <w:sz w:val="16"/>
                                        <w:lang w:eastAsia="zh-TW"/>
                                      </w:rPr>
                                      <w:delText>subject</w:delText>
                                    </w:r>
                                  </w:del>
                                </w:ins>
                                <w:ins w:id="508" w:author="Sean Yun-Shiuan Chuang" w:date="2020-03-11T12:37:00Z">
                                  <w:r>
                                    <w:rPr>
                                      <w:rFonts w:hint="eastAsia"/>
                                      <w:sz w:val="16"/>
                                      <w:lang w:eastAsia="zh-TW"/>
                                    </w:rPr>
                                    <w:t>p</w:t>
                                  </w:r>
                                  <w:r>
                                    <w:rPr>
                                      <w:sz w:val="16"/>
                                      <w:lang w:eastAsia="zh-TW"/>
                                    </w:rPr>
                                    <w:t>articipant</w:t>
                                  </w:r>
                                </w:ins>
                                <w:ins w:id="509" w:author="Hsin-Yi Hung" w:date="2020-03-10T13:45:00Z">
                                  <w:r>
                                    <w:rPr>
                                      <w:sz w:val="16"/>
                                      <w:lang w:eastAsia="zh-TW"/>
                                    </w:rPr>
                                    <w:t xml:space="preserve"> (map marker) </w:t>
                                  </w:r>
                                  <w:del w:id="510" w:author="Sean Yun-Shiuan Chuang" w:date="2020-03-11T12:37:00Z">
                                    <w:r w:rsidDel="00CF4385">
                                      <w:rPr>
                                        <w:sz w:val="16"/>
                                        <w:lang w:eastAsia="zh-TW"/>
                                      </w:rPr>
                                      <w:delText>moves</w:delText>
                                    </w:r>
                                  </w:del>
                                </w:ins>
                                <w:ins w:id="511" w:author="Sean Yun-Shiuan Chuang" w:date="2020-03-11T12:37:00Z">
                                  <w:r>
                                    <w:rPr>
                                      <w:sz w:val="16"/>
                                      <w:lang w:eastAsia="zh-TW"/>
                                    </w:rPr>
                                    <w:t>navigates</w:t>
                                  </w:r>
                                </w:ins>
                                <w:ins w:id="512" w:author="Hsin-Yi Hung" w:date="2020-03-10T13:45:00Z">
                                  <w:r>
                                    <w:rPr>
                                      <w:sz w:val="16"/>
                                      <w:lang w:eastAsia="zh-TW"/>
                                    </w:rPr>
                                    <w:t xml:space="preserve"> horizontally or vertically to r</w:t>
                                  </w:r>
                                </w:ins>
                                <w:ins w:id="513" w:author="Hsin-Yi Hung" w:date="2020-03-10T13:46:00Z">
                                  <w:r>
                                    <w:rPr>
                                      <w:sz w:val="16"/>
                                      <w:lang w:eastAsia="zh-TW"/>
                                    </w:rPr>
                                    <w:t>each the target</w:t>
                                  </w:r>
                                </w:ins>
                                <w:ins w:id="514" w:author="Hsin-Yi Hung" w:date="2020-03-10T14:03:00Z">
                                  <w:r>
                                    <w:rPr>
                                      <w:sz w:val="16"/>
                                      <w:lang w:eastAsia="zh-TW"/>
                                    </w:rPr>
                                    <w:t xml:space="preserve"> by key</w:t>
                                  </w:r>
                                </w:ins>
                                <w:ins w:id="515" w:author="Hsin-Yi Hung" w:date="2020-03-10T14:04:00Z">
                                  <w:r>
                                    <w:rPr>
                                      <w:sz w:val="16"/>
                                      <w:lang w:eastAsia="zh-TW"/>
                                    </w:rPr>
                                    <w:t>press</w:t>
                                  </w:r>
                                </w:ins>
                                <w:ins w:id="516" w:author="Hsin-Yi Hung" w:date="2020-03-10T14:03:00Z">
                                  <w:r>
                                    <w:rPr>
                                      <w:sz w:val="16"/>
                                      <w:lang w:eastAsia="zh-TW"/>
                                    </w:rPr>
                                    <w:t xml:space="preserve"> or </w:t>
                                  </w:r>
                                </w:ins>
                                <w:ins w:id="517" w:author="Hsin-Yi Hung" w:date="2020-03-10T14:04:00Z">
                                  <w:r>
                                    <w:rPr>
                                      <w:sz w:val="16"/>
                                      <w:lang w:eastAsia="zh-TW"/>
                                    </w:rPr>
                                    <w:t xml:space="preserve">clicking </w:t>
                                  </w:r>
                                </w:ins>
                                <w:ins w:id="518" w:author="Hsin-Yi Hung" w:date="2020-03-10T14:03:00Z">
                                  <w:r>
                                    <w:rPr>
                                      <w:sz w:val="16"/>
                                      <w:lang w:eastAsia="zh-TW"/>
                                    </w:rPr>
                                    <w:t>buttons</w:t>
                                  </w:r>
                                </w:ins>
                                <w:ins w:id="519" w:author="Hsin-Yi Hung" w:date="2020-03-10T14:04:00Z">
                                  <w:r>
                                    <w:rPr>
                                      <w:sz w:val="16"/>
                                      <w:lang w:eastAsia="zh-TW"/>
                                    </w:rPr>
                                    <w:t xml:space="preserve"> on the </w:t>
                                  </w:r>
                                </w:ins>
                                <w:ins w:id="520" w:author="Hsin-Yi Hung" w:date="2020-03-10T14:05:00Z">
                                  <w:r>
                                    <w:rPr>
                                      <w:sz w:val="16"/>
                                      <w:lang w:eastAsia="zh-TW"/>
                                    </w:rPr>
                                    <w:t>mobile phones</w:t>
                                  </w:r>
                                </w:ins>
                                <w:ins w:id="521" w:author="Hsin-Yi Hung" w:date="2020-03-10T13:46:00Z">
                                  <w:r>
                                    <w:rPr>
                                      <w:sz w:val="16"/>
                                      <w:lang w:eastAsia="zh-TW"/>
                                    </w:rPr>
                                    <w:t xml:space="preserve">. </w:t>
                                  </w:r>
                                </w:ins>
                                <w:del w:id="52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523" w:author="Unknown" w:date="2020-03-10T01:12:00Z">
                                          <w:del w:id="524" w:author="Hsin-Yi Hung" w:date="2020-03-10T13:23:00Z">
                                            <w:rPr>
                                              <w:rFonts w:ascii="Cambria Math" w:hAnsi="Cambria Math"/>
                                              <w:sz w:val="16"/>
                                            </w:rPr>
                                          </w:del>
                                        </w:ins>
                                      </m:ctrlPr>
                                    </m:sSubPr>
                                    <m:e>
                                      <m:r>
                                        <w:ins w:id="525" w:author="Unknown" w:date="2020-03-10T01:12:00Z">
                                          <w:del w:id="526" w:author="Hsin-Yi Hung" w:date="2020-03-10T13:23:00Z">
                                            <w:rPr>
                                              <w:rFonts w:ascii="Cambria Math" w:hAnsi="Cambria Math"/>
                                              <w:sz w:val="16"/>
                                            </w:rPr>
                                            <m:t>a</m:t>
                                          </w:del>
                                        </w:ins>
                                      </m:r>
                                    </m:e>
                                    <m:sub>
                                      <m:r>
                                        <w:ins w:id="527" w:author="Unknown" w:date="2020-03-10T01:12:00Z">
                                          <w:del w:id="528" w:author="Hsin-Yi Hung" w:date="2020-03-10T13:23:00Z">
                                            <w:rPr>
                                              <w:rFonts w:ascii="Cambria Math" w:hAnsi="Cambria Math"/>
                                              <w:sz w:val="16"/>
                                            </w:rPr>
                                            <m:t>i</m:t>
                                          </w:del>
                                        </w:ins>
                                      </m:r>
                                    </m:sub>
                                  </m:sSub>
                                </m:oMath>
                                <w:del w:id="529" w:author="Hsin-Yi Hung" w:date="2020-03-10T13:23:00Z">
                                  <w:r w:rsidRPr="001D065E" w:rsidDel="00A703A8">
                                    <w:rPr>
                                      <w:sz w:val="16"/>
                                      <w:rPrChange w:id="53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531" w:author="Unknown" w:date="2020-03-10T01:12:00Z">
                                  <w:del w:id="532" w:author="Hsin-Yi Hung" w:date="2020-03-10T13:23:00Z">
                                    <w:r w:rsidRPr="001D065E" w:rsidDel="00A703A8">
                                      <w:rPr>
                                        <w:sz w:val="16"/>
                                        <w:rPrChange w:id="533" w:author="Hsin-Yi Hung" w:date="2020-03-10T13:32:00Z">
                                          <w:rPr>
                                            <w:i/>
                                            <w:sz w:val="16"/>
                                          </w:rPr>
                                        </w:rPrChange>
                                      </w:rPr>
                                      <w:delText>G</w:delText>
                                    </w:r>
                                  </w:del>
                                </w:ins>
                                <w:del w:id="534" w:author="Hsin-Yi Hung" w:date="2020-03-10T13:23:00Z">
                                  <w:r w:rsidRPr="001D065E" w:rsidDel="00A703A8">
                                    <w:rPr>
                                      <w:sz w:val="16"/>
                                      <w:rPrChange w:id="53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536" w:author="Unknown" w:date="2020-03-10T01:13:00Z">
                                  <w:del w:id="537" w:author="Hsin-Yi Hung" w:date="2020-03-10T13:23:00Z">
                                    <w:r w:rsidDel="00A703A8">
                                      <w:rPr>
                                        <w:sz w:val="16"/>
                                      </w:rPr>
                                      <w:delText>one of</w:delText>
                                    </w:r>
                                  </w:del>
                                </w:ins>
                                <w:del w:id="53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539" w:author="Unknown" w:date="2020-03-10T01:18:00Z">
                                  <w:del w:id="540" w:author="Hsin-Yi Hung" w:date="2020-03-10T13:23:00Z">
                                    <w:r w:rsidDel="00A703A8">
                                      <w:rPr>
                                        <w:sz w:val="16"/>
                                      </w:rPr>
                                      <w:delText xml:space="preserve"> with the </w:delText>
                                    </w:r>
                                  </w:del>
                                  <w:del w:id="541" w:author="Hsin-Yi Hung" w:date="2020-03-10T13:30:00Z">
                                    <w:r w:rsidDel="001D065E">
                                      <w:rPr>
                                        <w:sz w:val="16"/>
                                      </w:rPr>
                                      <w:delText>approached targets</w:delText>
                                    </w:r>
                                  </w:del>
                                </w:ins>
                                <w:del w:id="542" w:author="Hsin-Yi Hung" w:date="2020-03-10T13:30:00Z">
                                  <w:r w:rsidDel="001D065E">
                                    <w:rPr>
                                      <w:sz w:val="16"/>
                                    </w:rPr>
                                    <w:delText xml:space="preserve"> </w:delText>
                                  </w:r>
                                </w:del>
                                <w:ins w:id="543" w:author="Unknown" w:date="2020-03-10T01:18:00Z">
                                  <w:del w:id="54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54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546" w:author="Hsin-Yi Hung" w:date="2020-03-10T13:30:00Z">
                                  <w:r w:rsidDel="001D065E">
                                    <w:rPr>
                                      <w:sz w:val="16"/>
                                    </w:rPr>
                                    <w:delText xml:space="preserve">were fed to ToMnet+ as learning </w:delText>
                                  </w:r>
                                </w:del>
                                <w:ins w:id="547" w:author="Unknown" w:date="2020-03-10T01:18:00Z">
                                  <w:del w:id="548" w:author="Hsin-Yi Hung" w:date="2020-03-10T13:30:00Z">
                                    <w:r w:rsidDel="001D065E">
                                      <w:rPr>
                                        <w:sz w:val="16"/>
                                      </w:rPr>
                                      <w:delText xml:space="preserve">training </w:delText>
                                    </w:r>
                                  </w:del>
                                </w:ins>
                                <w:del w:id="549" w:author="Hsin-Yi Hung" w:date="2020-03-10T13:30:00Z">
                                  <w:r w:rsidDel="001D065E">
                                    <w:rPr>
                                      <w:sz w:val="16"/>
                                    </w:rPr>
                                    <w:delText xml:space="preserve">data. On the right, example new test </w:delText>
                                  </w:r>
                                </w:del>
                                <w:ins w:id="550" w:author="Unknown" w:date="2020-03-10T01:14:00Z">
                                  <w:del w:id="551" w:author="Hsin-Yi Hung" w:date="2020-03-10T13:30:00Z">
                                    <w:r w:rsidDel="001D065E">
                                      <w:rPr>
                                        <w:sz w:val="16"/>
                                      </w:rPr>
                                      <w:delText xml:space="preserve">query state </w:delText>
                                    </w:r>
                                  </w:del>
                                </w:ins>
                                <m:oMath>
                                  <m:r>
                                    <w:ins w:id="552" w:author="Unknown" w:date="2020-03-10T01:15:00Z">
                                      <w:del w:id="553" w:author="Hsin-Yi Hung" w:date="2020-03-10T13:30:00Z">
                                        <m:rPr>
                                          <m:sty m:val="p"/>
                                        </m:rPr>
                                        <w:rPr>
                                          <w:rFonts w:ascii="Cambria Math" w:hAnsi="Cambria Math"/>
                                          <w:sz w:val="16"/>
                                        </w:rPr>
                                        <m:t xml:space="preserve"> </m:t>
                                      </w:del>
                                    </w:ins>
                                  </m:r>
                                  <m:sSub>
                                    <m:sSubPr>
                                      <m:ctrlPr>
                                        <w:ins w:id="554" w:author="Unknown" w:date="2020-03-10T01:15:00Z">
                                          <w:del w:id="555" w:author="Hsin-Yi Hung" w:date="2020-03-10T13:30:00Z">
                                            <w:rPr>
                                              <w:rFonts w:ascii="Cambria Math" w:hAnsi="Cambria Math"/>
                                              <w:sz w:val="16"/>
                                            </w:rPr>
                                          </w:del>
                                        </w:ins>
                                      </m:ctrlPr>
                                    </m:sSubPr>
                                    <m:e>
                                      <m:r>
                                        <w:ins w:id="556" w:author="Unknown" w:date="2020-03-10T01:15:00Z">
                                          <w:del w:id="557" w:author="Hsin-Yi Hung" w:date="2020-03-10T13:30:00Z">
                                            <m:rPr>
                                              <m:nor/>
                                            </m:rPr>
                                            <w:rPr>
                                              <w:sz w:val="16"/>
                                              <w:rPrChange w:id="558" w:author="Hsin-Yi Hung" w:date="2020-03-10T13:32:00Z">
                                                <w:rPr>
                                                  <w:i/>
                                                  <w:sz w:val="16"/>
                                                </w:rPr>
                                              </w:rPrChange>
                                            </w:rPr>
                                            <m:t>q</m:t>
                                          </w:del>
                                        </w:ins>
                                      </m:r>
                                    </m:e>
                                    <m:sub>
                                      <m:r>
                                        <w:ins w:id="559" w:author="Unknown" w:date="2020-03-10T01:15:00Z">
                                          <w:del w:id="560" w:author="Hsin-Yi Hung" w:date="2020-03-10T13:30:00Z">
                                            <w:rPr>
                                              <w:rFonts w:ascii="Cambria Math" w:hAnsi="Cambria Math"/>
                                              <w:sz w:val="16"/>
                                            </w:rPr>
                                            <m:t>k</m:t>
                                          </w:del>
                                        </w:ins>
                                      </m:r>
                                      <m:r>
                                        <w:ins w:id="561" w:author="Unknown" w:date="2020-03-10T01:15:00Z">
                                          <w:del w:id="562" w:author="Hsin-Yi Hung" w:date="2020-03-10T13:30:00Z">
                                            <m:rPr>
                                              <m:sty m:val="p"/>
                                            </m:rPr>
                                            <w:rPr>
                                              <w:rFonts w:ascii="Cambria Math" w:hAnsi="Cambria Math" w:hint="eastAsia"/>
                                              <w:sz w:val="16"/>
                                            </w:rPr>
                                            <m:t>'</m:t>
                                          </w:del>
                                        </w:ins>
                                      </m:r>
                                    </m:sub>
                                  </m:sSub>
                                </m:oMath>
                                <w:ins w:id="563" w:author="Unknown" w:date="2020-03-10T01:15:00Z">
                                  <w:del w:id="564" w:author="Hsin-Yi Hung" w:date="2020-03-10T13:30:00Z">
                                    <w:r w:rsidRPr="001D065E" w:rsidDel="001D065E">
                                      <w:rPr>
                                        <w:sz w:val="16"/>
                                      </w:rPr>
                                      <w:delText xml:space="preserve"> </w:delText>
                                    </w:r>
                                  </w:del>
                                </w:ins>
                                <w:del w:id="565" w:author="Hsin-Yi Hung" w:date="2020-03-10T13:30:00Z">
                                  <w:r w:rsidDel="001D065E">
                                    <w:rPr>
                                      <w:sz w:val="16"/>
                                    </w:rPr>
                                    <w:delText xml:space="preserve">grid worlds </w:delText>
                                  </w:r>
                                </w:del>
                                <w:ins w:id="566" w:author="Unknown" w:date="2020-03-10T01:15:00Z">
                                  <w:del w:id="567" w:author="Hsin-Yi Hung" w:date="2020-03-10T13:30:00Z">
                                    <w:r w:rsidDel="001D065E">
                                      <w:rPr>
                                        <w:sz w:val="16"/>
                                      </w:rPr>
                                      <w:delText>is</w:delText>
                                    </w:r>
                                  </w:del>
                                </w:ins>
                                <w:del w:id="568" w:author="Hsin-Yi Hung" w:date="2020-03-10T13:30:00Z">
                                  <w:r w:rsidDel="001D065E">
                                    <w:rPr>
                                      <w:sz w:val="16"/>
                                    </w:rPr>
                                    <w:delText xml:space="preserve">are presented (top; different combinations of </w:delText>
                                  </w:r>
                                  <w:r w:rsidRPr="001D065E" w:rsidDel="001D065E">
                                    <w:rPr>
                                      <w:sz w:val="16"/>
                                      <w:rPrChange w:id="569" w:author="Hsin-Yi Hung" w:date="2020-03-10T13:32:00Z">
                                        <w:rPr>
                                          <w:i/>
                                          <w:sz w:val="16"/>
                                        </w:rPr>
                                      </w:rPrChange>
                                    </w:rPr>
                                    <w:delText>S</w:delText>
                                  </w:r>
                                  <w:r w:rsidDel="001D065E">
                                    <w:rPr>
                                      <w:sz w:val="16"/>
                                    </w:rPr>
                                    <w:delText xml:space="preserve"> are drawn during testing) for which ToMnet+ predicts the trajectory agents take</w:delText>
                                  </w:r>
                                </w:del>
                                <w:ins w:id="570" w:author="Unknown" w:date="2020-03-10T01:15:00Z">
                                  <w:del w:id="571" w:author="Hsin-Yi Hung" w:date="2020-03-10T13:30:00Z">
                                    <w:r w:rsidDel="001D065E">
                                      <w:rPr>
                                        <w:sz w:val="16"/>
                                      </w:rPr>
                                      <w:delText>target the agent will approach</w:delText>
                                    </w:r>
                                  </w:del>
                                </w:ins>
                                <w:ins w:id="572" w:author="Unknown" w:date="2020-03-10T01:16:00Z">
                                  <w:del w:id="57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574" w:author="Hsin-Yi Hung" w:date="2020-03-10T13:30:00Z">
                                  <w:r w:rsidDel="001D065E">
                                    <w:rPr>
                                      <w:sz w:val="16"/>
                                    </w:rPr>
                                    <w:delText xml:space="preserve"> (bottom; blue arrows</w:delText>
                                  </w:r>
                                </w:del>
                                <w:ins w:id="575" w:author="Unknown" w:date="2020-03-10T01:17:00Z">
                                  <w:del w:id="576" w:author="Hsin-Yi Hung" w:date="2020-03-10T13:30:00Z">
                                    <w:r w:rsidDel="001D065E">
                                      <w:rPr>
                                        <w:sz w:val="16"/>
                                      </w:rPr>
                                      <w:delText>circle</w:delText>
                                    </w:r>
                                  </w:del>
                                </w:ins>
                                <w:del w:id="577"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" stroked="f">
                    <v:textbox inset="0,0,0,0">
                      <w:txbxContent>
                        <w:p w14:paraId="437E22CE" w14:textId="214DD3C0" w:rsidR="00ED057B" w:rsidRDefault="00ED057B" w:rsidP="00A703A8">
                          <w:pPr>
                            <w:jc w:val="center"/>
                            <w:rPr>
                              <w:sz w:val="16"/>
                            </w:rPr>
                          </w:pPr>
                          <w:ins w:id="578"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79"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580" w:author="Hsin-Yi Hung" w:date="2020-03-10T13:21:00Z">
                            <w:del w:id="58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ED057B" w:rsidRPr="001D065E" w:rsidRDefault="00ED057B" w:rsidP="00A703A8">
                          <w:pPr>
                            <w:jc w:val="both"/>
                            <w:rPr>
                              <w:sz w:val="16"/>
                              <w:rPrChange w:id="582" w:author="Hsin-Yi Hung" w:date="2020-03-10T13:32:00Z">
                                <w:rPr/>
                              </w:rPrChange>
                            </w:rPr>
                          </w:pPr>
                          <w:r w:rsidRPr="00AF74F9">
                            <w:rPr>
                              <w:sz w:val="16"/>
                            </w:rPr>
                            <w:t>Fig</w:t>
                          </w:r>
                          <w:r>
                            <w:rPr>
                              <w:sz w:val="16"/>
                            </w:rPr>
                            <w:t xml:space="preserve">. </w:t>
                          </w:r>
                          <w:ins w:id="583" w:author="Hsin-Yi Hung" w:date="2020-03-10T13:21:00Z">
                            <w:r>
                              <w:rPr>
                                <w:sz w:val="16"/>
                              </w:rPr>
                              <w:t>3</w:t>
                            </w:r>
                          </w:ins>
                          <w:del w:id="584" w:author="Hsin-Yi Hung" w:date="2020-03-10T13:21:00Z">
                            <w:r w:rsidDel="00A703A8">
                              <w:rPr>
                                <w:sz w:val="16"/>
                              </w:rPr>
                              <w:delText>2</w:delText>
                            </w:r>
                          </w:del>
                          <w:r>
                            <w:rPr>
                              <w:sz w:val="16"/>
                            </w:rPr>
                            <w:t xml:space="preserve">. </w:t>
                          </w:r>
                          <w:ins w:id="585" w:author="Hsin-Yi Hung" w:date="2020-03-10T13:30:00Z">
                            <w:r>
                              <w:rPr>
                                <w:sz w:val="16"/>
                              </w:rPr>
                              <w:t xml:space="preserve">An example of </w:t>
                            </w:r>
                          </w:ins>
                          <w:ins w:id="586" w:author="Sean Yun-Shiuan Chuang" w:date="2020-03-11T12:36:00Z">
                            <w:r>
                              <w:rPr>
                                <w:sz w:val="16"/>
                              </w:rPr>
                              <w:t>a</w:t>
                            </w:r>
                          </w:ins>
                          <w:ins w:id="587" w:author="Hsin-Yi Hung" w:date="2020-03-10T13:30:00Z">
                            <w:del w:id="588" w:author="Sean Yun-Shiuan Chuang" w:date="2020-03-11T12:36:00Z">
                              <w:r w:rsidDel="00CF4385">
                                <w:rPr>
                                  <w:sz w:val="16"/>
                                </w:rPr>
                                <w:delText>the</w:delText>
                              </w:r>
                            </w:del>
                            <w:r>
                              <w:rPr>
                                <w:sz w:val="16"/>
                              </w:rPr>
                              <w:t xml:space="preserve"> grid world in the s</w:t>
                            </w:r>
                          </w:ins>
                          <w:ins w:id="589" w:author="Hsin-Yi Hung" w:date="2020-03-10T13:31:00Z">
                            <w:r>
                              <w:rPr>
                                <w:sz w:val="16"/>
                              </w:rPr>
                              <w:t>o</w:t>
                            </w:r>
                          </w:ins>
                          <w:ins w:id="590" w:author="Hsin-Yi Hung" w:date="2020-03-10T13:30:00Z">
                            <w:r>
                              <w:rPr>
                                <w:sz w:val="16"/>
                              </w:rPr>
                              <w:t>c</w:t>
                            </w:r>
                          </w:ins>
                          <w:ins w:id="591" w:author="Hsin-Yi Hung" w:date="2020-03-10T13:31:00Z">
                            <w:r>
                              <w:rPr>
                                <w:sz w:val="16"/>
                              </w:rPr>
                              <w:t>i</w:t>
                            </w:r>
                          </w:ins>
                          <w:ins w:id="592" w:author="Hsin-Yi Hung" w:date="2020-03-10T13:30:00Z">
                            <w:r>
                              <w:rPr>
                                <w:sz w:val="16"/>
                              </w:rPr>
                              <w:t>al game.</w:t>
                            </w:r>
                          </w:ins>
                          <w:ins w:id="593" w:author="Hsin-Yi Hung" w:date="2020-03-10T13:41:00Z">
                            <w:r>
                              <w:rPr>
                                <w:sz w:val="16"/>
                              </w:rPr>
                              <w:t xml:space="preserve"> S</w:t>
                            </w:r>
                          </w:ins>
                          <w:ins w:id="594" w:author="Hsin-Yi Hung" w:date="2020-03-10T13:32:00Z">
                            <w:r>
                              <w:rPr>
                                <w:sz w:val="16"/>
                              </w:rPr>
                              <w:t>ubject</w:t>
                            </w:r>
                          </w:ins>
                          <w:ins w:id="595" w:author="Hsin-Yi Hung" w:date="2020-03-10T13:41:00Z">
                            <w:r>
                              <w:rPr>
                                <w:sz w:val="16"/>
                              </w:rPr>
                              <w:t>s</w:t>
                            </w:r>
                          </w:ins>
                          <w:ins w:id="596" w:author="Hsin-Yi Hung" w:date="2020-03-10T13:32:00Z">
                            <w:r>
                              <w:rPr>
                                <w:sz w:val="16"/>
                              </w:rPr>
                              <w:t xml:space="preserve"> are presented with a 12</w:t>
                            </w:r>
                            <w:r w:rsidRPr="001D065E">
                              <w:rPr>
                                <w:sz w:val="16"/>
                                <w:rPrChange w:id="597" w:author="Hsin-Yi Hung" w:date="2020-03-10T13:32:00Z">
                                  <w:rPr>
                                    <w:bCs/>
                                  </w:rPr>
                                </w:rPrChange>
                              </w:rPr>
                              <w:t>×12 grid worl</w:t>
                            </w:r>
                          </w:ins>
                          <w:ins w:id="598" w:author="Hsin-Yi Hung" w:date="2020-03-10T13:33:00Z">
                            <w:r>
                              <w:rPr>
                                <w:sz w:val="16"/>
                              </w:rPr>
                              <w:t>d with</w:t>
                            </w:r>
                          </w:ins>
                          <w:ins w:id="599" w:author="Hsin-Yi Hung" w:date="2020-03-10T13:32:00Z">
                            <w:r w:rsidRPr="001D065E">
                              <w:rPr>
                                <w:sz w:val="16"/>
                                <w:rPrChange w:id="600" w:author="Hsin-Yi Hung" w:date="2020-03-10T13:32:00Z">
                                  <w:rPr>
                                    <w:bCs/>
                                  </w:rPr>
                                </w:rPrChange>
                              </w:rPr>
                              <w:t xml:space="preserve"> </w:t>
                            </w:r>
                          </w:ins>
                          <w:ins w:id="601" w:author="Hsin-Yi Hung" w:date="2020-03-10T13:33:00Z">
                            <w:r>
                              <w:rPr>
                                <w:sz w:val="16"/>
                              </w:rPr>
                              <w:t>1-4 targets</w:t>
                            </w:r>
                          </w:ins>
                          <w:ins w:id="602" w:author="Hsin-Yi Hung" w:date="2020-03-10T13:34:00Z">
                            <w:r>
                              <w:rPr>
                                <w:sz w:val="16"/>
                              </w:rPr>
                              <w:t>, represent</w:t>
                            </w:r>
                          </w:ins>
                          <w:ins w:id="603" w:author="Sean Yun-Shiuan Chuang" w:date="2020-03-11T12:36:00Z">
                            <w:r>
                              <w:rPr>
                                <w:sz w:val="16"/>
                              </w:rPr>
                              <w:t>ed by</w:t>
                            </w:r>
                          </w:ins>
                          <w:ins w:id="604" w:author="Hsin-Yi Hung" w:date="2020-03-10T13:34:00Z">
                            <w:del w:id="605" w:author="Sean Yun-Shiuan Chuang" w:date="2020-03-11T12:36:00Z">
                              <w:r w:rsidDel="00CF4385">
                                <w:rPr>
                                  <w:sz w:val="16"/>
                                </w:rPr>
                                <w:delText>ing as</w:delText>
                              </w:r>
                            </w:del>
                            <w:r>
                              <w:rPr>
                                <w:sz w:val="16"/>
                              </w:rPr>
                              <w:t xml:space="preserve"> a </w:t>
                            </w:r>
                          </w:ins>
                          <w:ins w:id="606" w:author="Hsin-Yi Hung" w:date="2020-03-10T13:38:00Z">
                            <w:r>
                              <w:rPr>
                                <w:sz w:val="16"/>
                              </w:rPr>
                              <w:t xml:space="preserve">heart, a key, a </w:t>
                            </w:r>
                          </w:ins>
                          <w:ins w:id="607" w:author="Hsin-Yi Hung" w:date="2020-03-10T13:39:00Z">
                            <w:r>
                              <w:rPr>
                                <w:sz w:val="16"/>
                                <w:lang w:eastAsia="zh-TW"/>
                              </w:rPr>
                              <w:t xml:space="preserve">paw, and a tree. </w:t>
                            </w:r>
                          </w:ins>
                          <w:ins w:id="608" w:author="Sean Yun-Shiuan Chuang" w:date="2020-03-11T12:39:00Z">
                            <w:r>
                              <w:rPr>
                                <w:sz w:val="16"/>
                                <w:lang w:eastAsia="zh-TW"/>
                              </w:rPr>
                              <w:t>The name associated with each target as well as t</w:t>
                            </w:r>
                          </w:ins>
                          <w:ins w:id="609" w:author="Hsin-Yi Hung" w:date="2020-03-10T13:40:00Z">
                            <w:del w:id="610" w:author="Sean Yun-Shiuan Chuang" w:date="2020-03-11T12:39:00Z">
                              <w:r w:rsidDel="009E74FA">
                                <w:rPr>
                                  <w:sz w:val="16"/>
                                  <w:lang w:eastAsia="zh-TW"/>
                                </w:rPr>
                                <w:delText>T</w:delText>
                              </w:r>
                            </w:del>
                            <w:r>
                              <w:rPr>
                                <w:sz w:val="16"/>
                                <w:lang w:eastAsia="zh-TW"/>
                              </w:rPr>
                              <w:t>he social reward value</w:t>
                            </w:r>
                          </w:ins>
                          <w:ins w:id="611" w:author="Hsin-Yi Hung" w:date="2020-03-10T14:00:00Z">
                            <w:r>
                              <w:rPr>
                                <w:sz w:val="16"/>
                                <w:szCs w:val="16"/>
                                <w:lang w:eastAsia="zh-TW"/>
                              </w:rPr>
                              <w:t xml:space="preserve"> </w:t>
                            </w:r>
                          </w:ins>
                          <w:ins w:id="612" w:author="Hsin-Yi Hung" w:date="2020-03-10T13:40:00Z">
                            <w:r>
                              <w:rPr>
                                <w:sz w:val="16"/>
                                <w:lang w:eastAsia="zh-TW"/>
                              </w:rPr>
                              <w:t>of each target</w:t>
                            </w:r>
                          </w:ins>
                          <w:ins w:id="61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14" w:author="Hsin-Yi Hung" w:date="2020-03-10T13:40:00Z">
                            <w:r>
                              <w:rPr>
                                <w:sz w:val="16"/>
                                <w:lang w:eastAsia="zh-TW"/>
                              </w:rPr>
                              <w:t xml:space="preserve">and </w:t>
                            </w:r>
                          </w:ins>
                          <w:ins w:id="615" w:author="Hsin-Yi Hung" w:date="2020-03-10T13:41:00Z">
                            <w:r>
                              <w:rPr>
                                <w:sz w:val="16"/>
                                <w:lang w:eastAsia="zh-TW"/>
                              </w:rPr>
                              <w:t xml:space="preserve">the </w:t>
                            </w:r>
                          </w:ins>
                          <w:ins w:id="616" w:author="Sean Yun-Shiuan Chuang" w:date="2020-03-11T12:40:00Z">
                            <w:r>
                              <w:rPr>
                                <w:sz w:val="16"/>
                                <w:lang w:eastAsia="zh-TW"/>
                              </w:rPr>
                              <w:t xml:space="preserve">current </w:t>
                            </w:r>
                          </w:ins>
                          <w:ins w:id="617" w:author="Hsin-Yi Hung" w:date="2020-03-10T13:41:00Z">
                            <w:del w:id="618" w:author="Sean Yun-Shiuan Chuang" w:date="2020-03-11T12:39:00Z">
                              <w:r w:rsidDel="009E74FA">
                                <w:rPr>
                                  <w:sz w:val="16"/>
                                  <w:lang w:eastAsia="zh-TW"/>
                                </w:rPr>
                                <w:delText xml:space="preserve">total </w:delText>
                              </w:r>
                            </w:del>
                            <w:r>
                              <w:rPr>
                                <w:sz w:val="16"/>
                                <w:lang w:eastAsia="zh-TW"/>
                              </w:rPr>
                              <w:t>score are</w:t>
                            </w:r>
                          </w:ins>
                          <w:ins w:id="619" w:author="Hsin-Yi Hung" w:date="2020-03-10T13:40:00Z">
                            <w:r>
                              <w:rPr>
                                <w:sz w:val="16"/>
                                <w:lang w:eastAsia="zh-TW"/>
                              </w:rPr>
                              <w:t xml:space="preserve"> shown in the left</w:t>
                            </w:r>
                          </w:ins>
                          <w:ins w:id="620" w:author="Hsin-Yi Hung" w:date="2020-03-10T13:41:00Z">
                            <w:r>
                              <w:rPr>
                                <w:sz w:val="16"/>
                                <w:lang w:eastAsia="zh-TW"/>
                              </w:rPr>
                              <w:t xml:space="preserve">. </w:t>
                            </w:r>
                          </w:ins>
                          <w:ins w:id="621" w:author="Hsin-Yi Hung" w:date="2020-03-10T13:45:00Z">
                            <w:r>
                              <w:rPr>
                                <w:sz w:val="16"/>
                                <w:lang w:eastAsia="zh-TW"/>
                              </w:rPr>
                              <w:t xml:space="preserve">The </w:t>
                            </w:r>
                          </w:ins>
                          <w:ins w:id="622" w:author="Sean Yun-Shiuan Chuang" w:date="2020-03-11T12:37:00Z">
                            <w:r>
                              <w:rPr>
                                <w:sz w:val="16"/>
                                <w:lang w:eastAsia="zh-TW"/>
                              </w:rPr>
                              <w:t xml:space="preserve">human </w:t>
                            </w:r>
                          </w:ins>
                          <w:ins w:id="623" w:author="Hsin-Yi Hung" w:date="2020-03-10T13:45:00Z">
                            <w:del w:id="624" w:author="Sean Yun-Shiuan Chuang" w:date="2020-03-11T12:37:00Z">
                              <w:r w:rsidDel="00CF4385">
                                <w:rPr>
                                  <w:sz w:val="16"/>
                                  <w:lang w:eastAsia="zh-TW"/>
                                </w:rPr>
                                <w:delText>subject</w:delText>
                              </w:r>
                            </w:del>
                          </w:ins>
                          <w:ins w:id="625" w:author="Sean Yun-Shiuan Chuang" w:date="2020-03-11T12:37:00Z">
                            <w:r>
                              <w:rPr>
                                <w:rFonts w:hint="eastAsia"/>
                                <w:sz w:val="16"/>
                                <w:lang w:eastAsia="zh-TW"/>
                              </w:rPr>
                              <w:t>p</w:t>
                            </w:r>
                            <w:r>
                              <w:rPr>
                                <w:sz w:val="16"/>
                                <w:lang w:eastAsia="zh-TW"/>
                              </w:rPr>
                              <w:t>articipant</w:t>
                            </w:r>
                          </w:ins>
                          <w:ins w:id="626" w:author="Hsin-Yi Hung" w:date="2020-03-10T13:45:00Z">
                            <w:r>
                              <w:rPr>
                                <w:sz w:val="16"/>
                                <w:lang w:eastAsia="zh-TW"/>
                              </w:rPr>
                              <w:t xml:space="preserve"> (map marker) </w:t>
                            </w:r>
                            <w:del w:id="627" w:author="Sean Yun-Shiuan Chuang" w:date="2020-03-11T12:37:00Z">
                              <w:r w:rsidDel="00CF4385">
                                <w:rPr>
                                  <w:sz w:val="16"/>
                                  <w:lang w:eastAsia="zh-TW"/>
                                </w:rPr>
                                <w:delText>moves</w:delText>
                              </w:r>
                            </w:del>
                          </w:ins>
                          <w:ins w:id="628" w:author="Sean Yun-Shiuan Chuang" w:date="2020-03-11T12:37:00Z">
                            <w:r>
                              <w:rPr>
                                <w:sz w:val="16"/>
                                <w:lang w:eastAsia="zh-TW"/>
                              </w:rPr>
                              <w:t>navigates</w:t>
                            </w:r>
                          </w:ins>
                          <w:ins w:id="629" w:author="Hsin-Yi Hung" w:date="2020-03-10T13:45:00Z">
                            <w:r>
                              <w:rPr>
                                <w:sz w:val="16"/>
                                <w:lang w:eastAsia="zh-TW"/>
                              </w:rPr>
                              <w:t xml:space="preserve"> horizontally or vertically to r</w:t>
                            </w:r>
                          </w:ins>
                          <w:ins w:id="630" w:author="Hsin-Yi Hung" w:date="2020-03-10T13:46:00Z">
                            <w:r>
                              <w:rPr>
                                <w:sz w:val="16"/>
                                <w:lang w:eastAsia="zh-TW"/>
                              </w:rPr>
                              <w:t>each the target</w:t>
                            </w:r>
                          </w:ins>
                          <w:ins w:id="631" w:author="Hsin-Yi Hung" w:date="2020-03-10T14:03:00Z">
                            <w:r>
                              <w:rPr>
                                <w:sz w:val="16"/>
                                <w:lang w:eastAsia="zh-TW"/>
                              </w:rPr>
                              <w:t xml:space="preserve"> by key</w:t>
                            </w:r>
                          </w:ins>
                          <w:ins w:id="632" w:author="Hsin-Yi Hung" w:date="2020-03-10T14:04:00Z">
                            <w:r>
                              <w:rPr>
                                <w:sz w:val="16"/>
                                <w:lang w:eastAsia="zh-TW"/>
                              </w:rPr>
                              <w:t>press</w:t>
                            </w:r>
                          </w:ins>
                          <w:ins w:id="633" w:author="Hsin-Yi Hung" w:date="2020-03-10T14:03:00Z">
                            <w:r>
                              <w:rPr>
                                <w:sz w:val="16"/>
                                <w:lang w:eastAsia="zh-TW"/>
                              </w:rPr>
                              <w:t xml:space="preserve"> or </w:t>
                            </w:r>
                          </w:ins>
                          <w:ins w:id="634" w:author="Hsin-Yi Hung" w:date="2020-03-10T14:04:00Z">
                            <w:r>
                              <w:rPr>
                                <w:sz w:val="16"/>
                                <w:lang w:eastAsia="zh-TW"/>
                              </w:rPr>
                              <w:t xml:space="preserve">clicking </w:t>
                            </w:r>
                          </w:ins>
                          <w:ins w:id="635" w:author="Hsin-Yi Hung" w:date="2020-03-10T14:03:00Z">
                            <w:r>
                              <w:rPr>
                                <w:sz w:val="16"/>
                                <w:lang w:eastAsia="zh-TW"/>
                              </w:rPr>
                              <w:t>buttons</w:t>
                            </w:r>
                          </w:ins>
                          <w:ins w:id="636" w:author="Hsin-Yi Hung" w:date="2020-03-10T14:04:00Z">
                            <w:r>
                              <w:rPr>
                                <w:sz w:val="16"/>
                                <w:lang w:eastAsia="zh-TW"/>
                              </w:rPr>
                              <w:t xml:space="preserve"> on the </w:t>
                            </w:r>
                          </w:ins>
                          <w:ins w:id="637" w:author="Hsin-Yi Hung" w:date="2020-03-10T14:05:00Z">
                            <w:r>
                              <w:rPr>
                                <w:sz w:val="16"/>
                                <w:lang w:eastAsia="zh-TW"/>
                              </w:rPr>
                              <w:t>mobile phones</w:t>
                            </w:r>
                          </w:ins>
                          <w:ins w:id="638" w:author="Hsin-Yi Hung" w:date="2020-03-10T13:46:00Z">
                            <w:r>
                              <w:rPr>
                                <w:sz w:val="16"/>
                                <w:lang w:eastAsia="zh-TW"/>
                              </w:rPr>
                              <w:t xml:space="preserve">. </w:t>
                            </w:r>
                          </w:ins>
                          <w:del w:id="63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40" w:author="Unknown" w:date="2020-03-10T01:12:00Z">
                                    <w:del w:id="641" w:author="Hsin-Yi Hung" w:date="2020-03-10T13:23:00Z">
                                      <w:rPr>
                                        <w:rFonts w:ascii="Cambria Math" w:hAnsi="Cambria Math"/>
                                        <w:sz w:val="16"/>
                                      </w:rPr>
                                    </w:del>
                                  </w:ins>
                                </m:ctrlPr>
                              </m:sSubPr>
                              <m:e>
                                <m:r>
                                  <w:ins w:id="642" w:author="Unknown" w:date="2020-03-10T01:12:00Z">
                                    <w:del w:id="643" w:author="Hsin-Yi Hung" w:date="2020-03-10T13:23:00Z">
                                      <w:rPr>
                                        <w:rFonts w:ascii="Cambria Math" w:hAnsi="Cambria Math"/>
                                        <w:sz w:val="16"/>
                                      </w:rPr>
                                      <m:t>a</m:t>
                                    </w:del>
                                  </w:ins>
                                </m:r>
                              </m:e>
                              <m:sub>
                                <m:r>
                                  <w:ins w:id="644" w:author="Unknown" w:date="2020-03-10T01:12:00Z">
                                    <w:del w:id="645" w:author="Hsin-Yi Hung" w:date="2020-03-10T13:23:00Z">
                                      <w:rPr>
                                        <w:rFonts w:ascii="Cambria Math" w:hAnsi="Cambria Math"/>
                                        <w:sz w:val="16"/>
                                      </w:rPr>
                                      <m:t>i</m:t>
                                    </w:del>
                                  </w:ins>
                                </m:r>
                              </m:sub>
                            </m:sSub>
                          </m:oMath>
                          <w:del w:id="646" w:author="Hsin-Yi Hung" w:date="2020-03-10T13:23:00Z">
                            <w:r w:rsidRPr="001D065E" w:rsidDel="00A703A8">
                              <w:rPr>
                                <w:sz w:val="16"/>
                                <w:rPrChange w:id="64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48" w:author="Unknown" w:date="2020-03-10T01:12:00Z">
                            <w:del w:id="649" w:author="Hsin-Yi Hung" w:date="2020-03-10T13:23:00Z">
                              <w:r w:rsidRPr="001D065E" w:rsidDel="00A703A8">
                                <w:rPr>
                                  <w:sz w:val="16"/>
                                  <w:rPrChange w:id="650" w:author="Hsin-Yi Hung" w:date="2020-03-10T13:32:00Z">
                                    <w:rPr>
                                      <w:i/>
                                      <w:sz w:val="16"/>
                                    </w:rPr>
                                  </w:rPrChange>
                                </w:rPr>
                                <w:delText>G</w:delText>
                              </w:r>
                            </w:del>
                          </w:ins>
                          <w:del w:id="651" w:author="Hsin-Yi Hung" w:date="2020-03-10T13:23:00Z">
                            <w:r w:rsidRPr="001D065E" w:rsidDel="00A703A8">
                              <w:rPr>
                                <w:sz w:val="16"/>
                                <w:rPrChange w:id="65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53" w:author="Unknown" w:date="2020-03-10T01:13:00Z">
                            <w:del w:id="654" w:author="Hsin-Yi Hung" w:date="2020-03-10T13:23:00Z">
                              <w:r w:rsidDel="00A703A8">
                                <w:rPr>
                                  <w:sz w:val="16"/>
                                </w:rPr>
                                <w:delText>one of</w:delText>
                              </w:r>
                            </w:del>
                          </w:ins>
                          <w:del w:id="65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56" w:author="Unknown" w:date="2020-03-10T01:18:00Z">
                            <w:del w:id="657" w:author="Hsin-Yi Hung" w:date="2020-03-10T13:23:00Z">
                              <w:r w:rsidDel="00A703A8">
                                <w:rPr>
                                  <w:sz w:val="16"/>
                                </w:rPr>
                                <w:delText xml:space="preserve"> with the </w:delText>
                              </w:r>
                            </w:del>
                            <w:del w:id="658" w:author="Hsin-Yi Hung" w:date="2020-03-10T13:30:00Z">
                              <w:r w:rsidDel="001D065E">
                                <w:rPr>
                                  <w:sz w:val="16"/>
                                </w:rPr>
                                <w:delText>approached targets</w:delText>
                              </w:r>
                            </w:del>
                          </w:ins>
                          <w:del w:id="659" w:author="Hsin-Yi Hung" w:date="2020-03-10T13:30:00Z">
                            <w:r w:rsidDel="001D065E">
                              <w:rPr>
                                <w:sz w:val="16"/>
                              </w:rPr>
                              <w:delText xml:space="preserve"> </w:delText>
                            </w:r>
                          </w:del>
                          <w:ins w:id="660" w:author="Unknown" w:date="2020-03-10T01:18:00Z">
                            <w:del w:id="66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6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63" w:author="Hsin-Yi Hung" w:date="2020-03-10T13:30:00Z">
                            <w:r w:rsidDel="001D065E">
                              <w:rPr>
                                <w:sz w:val="16"/>
                              </w:rPr>
                              <w:delText xml:space="preserve">were fed to ToMnet+ as learning </w:delText>
                            </w:r>
                          </w:del>
                          <w:ins w:id="664" w:author="Unknown" w:date="2020-03-10T01:18:00Z">
                            <w:del w:id="665" w:author="Hsin-Yi Hung" w:date="2020-03-10T13:30:00Z">
                              <w:r w:rsidDel="001D065E">
                                <w:rPr>
                                  <w:sz w:val="16"/>
                                </w:rPr>
                                <w:delText xml:space="preserve">training </w:delText>
                              </w:r>
                            </w:del>
                          </w:ins>
                          <w:del w:id="666" w:author="Hsin-Yi Hung" w:date="2020-03-10T13:30:00Z">
                            <w:r w:rsidDel="001D065E">
                              <w:rPr>
                                <w:sz w:val="16"/>
                              </w:rPr>
                              <w:delText xml:space="preserve">data. On the right, example new test </w:delText>
                            </w:r>
                          </w:del>
                          <w:ins w:id="667" w:author="Unknown" w:date="2020-03-10T01:14:00Z">
                            <w:del w:id="668" w:author="Hsin-Yi Hung" w:date="2020-03-10T13:30:00Z">
                              <w:r w:rsidDel="001D065E">
                                <w:rPr>
                                  <w:sz w:val="16"/>
                                </w:rPr>
                                <w:delText xml:space="preserve">query state </w:delText>
                              </w:r>
                            </w:del>
                          </w:ins>
                          <m:oMath>
                            <m:r>
                              <w:ins w:id="669" w:author="Unknown" w:date="2020-03-10T01:15:00Z">
                                <w:del w:id="670" w:author="Hsin-Yi Hung" w:date="2020-03-10T13:30:00Z">
                                  <m:rPr>
                                    <m:sty m:val="p"/>
                                  </m:rPr>
                                  <w:rPr>
                                    <w:rFonts w:ascii="Cambria Math" w:hAnsi="Cambria Math"/>
                                    <w:sz w:val="16"/>
                                  </w:rPr>
                                  <m:t xml:space="preserve"> </m:t>
                                </w:del>
                              </w:ins>
                            </m:r>
                            <m:sSub>
                              <m:sSubPr>
                                <m:ctrlPr>
                                  <w:ins w:id="671" w:author="Unknown" w:date="2020-03-10T01:15:00Z">
                                    <w:del w:id="672" w:author="Hsin-Yi Hung" w:date="2020-03-10T13:30:00Z">
                                      <w:rPr>
                                        <w:rFonts w:ascii="Cambria Math" w:hAnsi="Cambria Math"/>
                                        <w:sz w:val="16"/>
                                      </w:rPr>
                                    </w:del>
                                  </w:ins>
                                </m:ctrlPr>
                              </m:sSubPr>
                              <m:e>
                                <m:r>
                                  <w:ins w:id="673" w:author="Unknown" w:date="2020-03-10T01:15:00Z">
                                    <w:del w:id="674" w:author="Hsin-Yi Hung" w:date="2020-03-10T13:30:00Z">
                                      <m:rPr>
                                        <m:nor/>
                                      </m:rPr>
                                      <w:rPr>
                                        <w:sz w:val="16"/>
                                        <w:rPrChange w:id="675" w:author="Hsin-Yi Hung" w:date="2020-03-10T13:32:00Z">
                                          <w:rPr>
                                            <w:i/>
                                            <w:sz w:val="16"/>
                                          </w:rPr>
                                        </w:rPrChange>
                                      </w:rPr>
                                      <m:t>q</m:t>
                                    </w:del>
                                  </w:ins>
                                </m:r>
                              </m:e>
                              <m:sub>
                                <m:r>
                                  <w:ins w:id="676" w:author="Unknown" w:date="2020-03-10T01:15:00Z">
                                    <w:del w:id="677" w:author="Hsin-Yi Hung" w:date="2020-03-10T13:30:00Z">
                                      <w:rPr>
                                        <w:rFonts w:ascii="Cambria Math" w:hAnsi="Cambria Math"/>
                                        <w:sz w:val="16"/>
                                      </w:rPr>
                                      <m:t>k</m:t>
                                    </w:del>
                                  </w:ins>
                                </m:r>
                                <m:r>
                                  <w:ins w:id="678" w:author="Unknown" w:date="2020-03-10T01:15:00Z">
                                    <w:del w:id="679" w:author="Hsin-Yi Hung" w:date="2020-03-10T13:30:00Z">
                                      <m:rPr>
                                        <m:sty m:val="p"/>
                                      </m:rPr>
                                      <w:rPr>
                                        <w:rFonts w:ascii="Cambria Math" w:hAnsi="Cambria Math" w:hint="eastAsia"/>
                                        <w:sz w:val="16"/>
                                      </w:rPr>
                                      <m:t>'</m:t>
                                    </w:del>
                                  </w:ins>
                                </m:r>
                              </m:sub>
                            </m:sSub>
                          </m:oMath>
                          <w:ins w:id="680" w:author="Unknown" w:date="2020-03-10T01:15:00Z">
                            <w:del w:id="681" w:author="Hsin-Yi Hung" w:date="2020-03-10T13:30:00Z">
                              <w:r w:rsidRPr="001D065E" w:rsidDel="001D065E">
                                <w:rPr>
                                  <w:sz w:val="16"/>
                                </w:rPr>
                                <w:delText xml:space="preserve"> </w:delText>
                              </w:r>
                            </w:del>
                          </w:ins>
                          <w:del w:id="682" w:author="Hsin-Yi Hung" w:date="2020-03-10T13:30:00Z">
                            <w:r w:rsidDel="001D065E">
                              <w:rPr>
                                <w:sz w:val="16"/>
                              </w:rPr>
                              <w:delText xml:space="preserve">grid worlds </w:delText>
                            </w:r>
                          </w:del>
                          <w:ins w:id="683" w:author="Unknown" w:date="2020-03-10T01:15:00Z">
                            <w:del w:id="684" w:author="Hsin-Yi Hung" w:date="2020-03-10T13:30:00Z">
                              <w:r w:rsidDel="001D065E">
                                <w:rPr>
                                  <w:sz w:val="16"/>
                                </w:rPr>
                                <w:delText>is</w:delText>
                              </w:r>
                            </w:del>
                          </w:ins>
                          <w:del w:id="685" w:author="Hsin-Yi Hung" w:date="2020-03-10T13:30:00Z">
                            <w:r w:rsidDel="001D065E">
                              <w:rPr>
                                <w:sz w:val="16"/>
                              </w:rPr>
                              <w:delText xml:space="preserve">are presented (top; different combinations of </w:delText>
                            </w:r>
                            <w:r w:rsidRPr="001D065E" w:rsidDel="001D065E">
                              <w:rPr>
                                <w:sz w:val="16"/>
                                <w:rPrChange w:id="686" w:author="Hsin-Yi Hung" w:date="2020-03-10T13:32:00Z">
                                  <w:rPr>
                                    <w:i/>
                                    <w:sz w:val="16"/>
                                  </w:rPr>
                                </w:rPrChange>
                              </w:rPr>
                              <w:delText>S</w:delText>
                            </w:r>
                            <w:r w:rsidDel="001D065E">
                              <w:rPr>
                                <w:sz w:val="16"/>
                              </w:rPr>
                              <w:delText xml:space="preserve"> are drawn during testing) for which ToMnet+ predicts the trajectory agents take</w:delText>
                            </w:r>
                          </w:del>
                          <w:ins w:id="687" w:author="Unknown" w:date="2020-03-10T01:15:00Z">
                            <w:del w:id="688" w:author="Hsin-Yi Hung" w:date="2020-03-10T13:30:00Z">
                              <w:r w:rsidDel="001D065E">
                                <w:rPr>
                                  <w:sz w:val="16"/>
                                </w:rPr>
                                <w:delText>target the agent will approach</w:delText>
                              </w:r>
                            </w:del>
                          </w:ins>
                          <w:ins w:id="689" w:author="Unknown" w:date="2020-03-10T01:16:00Z">
                            <w:del w:id="69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691" w:author="Hsin-Yi Hung" w:date="2020-03-10T13:30:00Z">
                            <w:r w:rsidDel="001D065E">
                              <w:rPr>
                                <w:sz w:val="16"/>
                              </w:rPr>
                              <w:delText xml:space="preserve"> (bottom; blue arrows</w:delText>
                            </w:r>
                          </w:del>
                          <w:ins w:id="692" w:author="Unknown" w:date="2020-03-10T01:17:00Z">
                            <w:del w:id="693" w:author="Hsin-Yi Hung" w:date="2020-03-10T13:30:00Z">
                              <w:r w:rsidDel="001D065E">
                                <w:rPr>
                                  <w:sz w:val="16"/>
                                </w:rPr>
                                <w:delText>circle</w:delText>
                              </w:r>
                            </w:del>
                          </w:ins>
                          <w:del w:id="694"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695" w:author="Sean Yun-Shiuan Chuang" w:date="2020-03-11T12:41:00Z">
        <w:r w:rsidR="00AB3548" w:rsidDel="009E74FA">
          <w:rPr>
            <w:rFonts w:ascii="Times New Roman"/>
            <w:bCs/>
          </w:rPr>
          <w:delText xml:space="preserve">calculated </w:delText>
        </w:r>
      </w:del>
      <w:ins w:id="696"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697" w:author="Sean Yun-Shiuan Chuang" w:date="2020-03-11T13:05:00Z">
        <w:r w:rsidR="00550A1F">
          <w:rPr>
            <w:rFonts w:ascii="Times New Roman"/>
            <w:bCs/>
          </w:rPr>
          <w:t xml:space="preserve">. </w:t>
        </w:r>
      </w:ins>
      <w:del w:id="698" w:author="Sean Yun-Shiuan Chuang" w:date="2020-03-11T12:40:00Z">
        <w:r w:rsidR="00AB3548" w:rsidDel="009E74FA">
          <w:rPr>
            <w:rFonts w:ascii="Times New Roman"/>
            <w:bCs/>
          </w:rPr>
          <w:delText>s</w:delText>
        </w:r>
      </w:del>
      <w:del w:id="699" w:author="Sean Yun-Shiuan Chuang" w:date="2020-03-11T13:05:00Z">
        <w:r w:rsidR="00AB3548" w:rsidDel="00550A1F">
          <w:rPr>
            <w:rFonts w:ascii="Times New Roman"/>
            <w:bCs/>
          </w:rPr>
          <w:delText xml:space="preserve">. </w:delText>
        </w:r>
      </w:del>
      <w:r w:rsidR="004C2A1F">
        <w:rPr>
          <w:rFonts w:ascii="Times New Roman"/>
          <w:bCs/>
        </w:rPr>
        <w:t xml:space="preserve">The </w:t>
      </w:r>
      <w:del w:id="700" w:author="Sean Yun-Shiuan Chuang" w:date="2020-03-11T12:56:00Z">
        <w:r w:rsidR="004C2A1F" w:rsidDel="00806F53">
          <w:rPr>
            <w:rFonts w:ascii="Times New Roman"/>
            <w:bCs/>
          </w:rPr>
          <w:delText xml:space="preserve">total </w:delText>
        </w:r>
      </w:del>
      <w:ins w:id="701"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702" w:author="Sean Yun-Shiuan Chuang" w:date="2020-03-11T12:57:00Z">
        <w:r w:rsidR="00806F53">
          <w:rPr>
            <w:rFonts w:ascii="Times New Roman"/>
            <w:bCs/>
          </w:rPr>
          <w:t xml:space="preserve">Each step </w:t>
        </w:r>
      </w:ins>
      <w:ins w:id="703" w:author="Sean Yun-Shiuan Chuang" w:date="2020-03-11T12:58:00Z">
        <w:r w:rsidR="00806F53">
          <w:rPr>
            <w:rFonts w:ascii="Times New Roman"/>
            <w:bCs/>
          </w:rPr>
          <w:t>costs</w:t>
        </w:r>
      </w:ins>
      <w:ins w:id="704" w:author="Sean Yun-Shiuan Chuang" w:date="2020-03-11T12:57:00Z">
        <w:r w:rsidR="00806F53">
          <w:rPr>
            <w:rFonts w:ascii="Times New Roman"/>
            <w:bCs/>
          </w:rPr>
          <w:t xml:space="preserve"> one point</w:t>
        </w:r>
      </w:ins>
      <w:del w:id="705" w:author="Sean Yun-Shiuan Chuang" w:date="2020-03-11T12:56:00Z">
        <w:r w:rsidR="004C2A1F" w:rsidRPr="00806F53" w:rsidDel="00806F53">
          <w:rPr>
            <w:rFonts w:ascii="Times New Roman"/>
            <w:bCs/>
            <w:rPrChange w:id="706" w:author="Sean Yun-Shiuan Chuang" w:date="2020-03-11T12:57:00Z">
              <w:rPr>
                <w:rFonts w:ascii="新細明體" w:eastAsia="新細明體" w:hAnsi="新細明體"/>
                <w:bCs/>
                <w:lang w:eastAsia="zh-TW"/>
              </w:rPr>
            </w:rPrChange>
          </w:rPr>
          <w:delText>The subjects are taken off 1 point for each movement</w:delText>
        </w:r>
      </w:del>
      <w:r w:rsidR="004C2A1F">
        <w:rPr>
          <w:rFonts w:ascii="Times New Roman"/>
          <w:bCs/>
        </w:rPr>
        <w:t xml:space="preserve">. As the subjects reach a target, they are rewarded by </w:t>
      </w:r>
      <w:ins w:id="707" w:author="Sean Yun-Shiuan Chuang" w:date="2020-03-11T12:58:00Z">
        <w:r w:rsidR="00806F53">
          <w:rPr>
            <w:rFonts w:ascii="Times New Roman"/>
            <w:bCs/>
          </w:rPr>
          <w:t xml:space="preserve">the </w:t>
        </w:r>
      </w:ins>
      <w:del w:id="708" w:author="Sean Yun-Shiuan Chuang" w:date="2020-03-11T12:58:00Z">
        <w:r w:rsidR="004C2A1F" w:rsidDel="00806F53">
          <w:rPr>
            <w:rFonts w:ascii="Times New Roman"/>
            <w:bCs/>
          </w:rPr>
          <w:delText xml:space="preserve">getting the </w:delText>
        </w:r>
      </w:del>
      <w:del w:id="709" w:author="Sean Yun-Shiuan Chuang" w:date="2020-03-11T12:57:00Z">
        <w:r w:rsidR="004C2A1F" w:rsidDel="00806F53">
          <w:rPr>
            <w:rFonts w:ascii="Times New Roman"/>
            <w:bCs/>
          </w:rPr>
          <w:delText>points of</w:delText>
        </w:r>
      </w:del>
      <w:ins w:id="710" w:author="Sean Yun-Shiuan Chuang" w:date="2020-03-11T12:57:00Z">
        <w:r w:rsidR="00806F53">
          <w:rPr>
            <w:rFonts w:ascii="Times New Roman"/>
            <w:bCs/>
          </w:rPr>
          <w:t xml:space="preserve">social </w:t>
        </w:r>
      </w:ins>
      <w:ins w:id="711" w:author="Sean Yun-Shiuan Chuang" w:date="2020-03-11T12:58:00Z">
        <w:r w:rsidR="00806F53">
          <w:rPr>
            <w:rFonts w:ascii="Times New Roman"/>
            <w:bCs/>
          </w:rPr>
          <w:t>reward value of</w:t>
        </w:r>
      </w:ins>
      <w:r w:rsidR="004C2A1F">
        <w:rPr>
          <w:rFonts w:ascii="Times New Roman"/>
          <w:bCs/>
        </w:rPr>
        <w:t xml:space="preserve"> that target</w:t>
      </w:r>
      <w:ins w:id="712" w:author="Sean Yun-Shiuan Chuang" w:date="2020-03-11T12:58:00Z">
        <w:r w:rsidR="00806F53">
          <w:rPr>
            <w:rFonts w:ascii="Times New Roman"/>
            <w:bCs/>
          </w:rPr>
          <w:t xml:space="preserve"> minus the number of steps taken.</w:t>
        </w:r>
      </w:ins>
      <w:del w:id="713"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d"/>
        <w:tabs>
          <w:tab w:val="clear" w:pos="800"/>
          <w:tab w:val="left" w:pos="180"/>
        </w:tabs>
        <w:wordWrap/>
        <w:spacing w:line="240" w:lineRule="auto"/>
        <w:contextualSpacing/>
        <w:outlineLvl w:val="0"/>
        <w:rPr>
          <w:ins w:id="714" w:author="Hsin-Yi Hung" w:date="2020-03-10T13:19:00Z"/>
          <w:del w:id="715" w:author="Sean Yun-Shiuan Chuang" w:date="2020-03-11T13:14:00Z"/>
          <w:bCs/>
          <w:rPrChange w:id="716" w:author="Hsin-Yi Hung" w:date="2020-03-10T14:29:00Z">
            <w:rPr>
              <w:ins w:id="717" w:author="Hsin-Yi Hung" w:date="2020-03-10T13:19:00Z"/>
              <w:del w:id="718" w:author="Sean Yun-Shiuan Chuang" w:date="2020-03-11T13:14:00Z"/>
              <w:rFonts w:eastAsia="Times New Roman"/>
              <w:sz w:val="24"/>
              <w:szCs w:val="24"/>
              <w:lang w:eastAsia="zh-TW"/>
            </w:rPr>
          </w:rPrChange>
        </w:rPr>
        <w:pPrChange w:id="719" w:author="Hsin-Yi Hung" w:date="2020-03-10T13:21:00Z">
          <w:pPr>
            <w:autoSpaceDE/>
            <w:autoSpaceDN/>
          </w:pPr>
        </w:pPrChange>
      </w:pPr>
      <w:ins w:id="720"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ED057B" w:rsidRDefault="00ED057B" w:rsidP="00535443">
                              <w:pPr>
                                <w:jc w:val="center"/>
                                <w:rPr>
                                  <w:sz w:val="16"/>
                                </w:rPr>
                              </w:pPr>
                              <w:ins w:id="721"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722" w:author="Sean Yun-Shiuan Chuang" w:date="2020-03-11T12:46:00Z">
                                <w:r w:rsidRPr="00782990" w:rsidDel="00A703A8">
                                  <w:t xml:space="preserve"> </w:t>
                                </w:r>
                              </w:ins>
                              <w:del w:id="723"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724" w:author="Hsin-Yi Hung" w:date="2020-03-10T13:21:00Z">
                                <w:del w:id="725"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ED057B" w:rsidRPr="001D065E" w:rsidRDefault="00ED057B" w:rsidP="00535443">
                              <w:pPr>
                                <w:jc w:val="both"/>
                                <w:rPr>
                                  <w:sz w:val="16"/>
                                  <w:rPrChange w:id="726" w:author="Hsin-Yi Hung" w:date="2020-03-10T13:32:00Z">
                                    <w:rPr/>
                                  </w:rPrChange>
                                </w:rPr>
                              </w:pPr>
                              <w:r w:rsidRPr="00AF74F9">
                                <w:rPr>
                                  <w:sz w:val="16"/>
                                </w:rPr>
                                <w:t>Fig</w:t>
                              </w:r>
                              <w:r>
                                <w:rPr>
                                  <w:sz w:val="16"/>
                                </w:rPr>
                                <w:t xml:space="preserve">. </w:t>
                              </w:r>
                              <w:ins w:id="727" w:author="Hsin-Yi Hung" w:date="2020-03-10T13:21:00Z">
                                <w:r>
                                  <w:rPr>
                                    <w:sz w:val="16"/>
                                  </w:rPr>
                                  <w:t>3</w:t>
                                </w:r>
                              </w:ins>
                              <w:del w:id="728" w:author="Hsin-Yi Hung" w:date="2020-03-10T13:21:00Z">
                                <w:r w:rsidDel="00A703A8">
                                  <w:rPr>
                                    <w:sz w:val="16"/>
                                  </w:rPr>
                                  <w:delText>2</w:delText>
                                </w:r>
                              </w:del>
                              <w:r>
                                <w:rPr>
                                  <w:sz w:val="16"/>
                                </w:rPr>
                                <w:t xml:space="preserve">. </w:t>
                              </w:r>
                              <w:ins w:id="729" w:author="Hsin-Yi Hung" w:date="2020-03-10T13:30:00Z">
                                <w:r>
                                  <w:rPr>
                                    <w:sz w:val="16"/>
                                  </w:rPr>
                                  <w:t>An example</w:t>
                                </w:r>
                                <w:del w:id="730" w:author="Sean Yun-Shiuan Chuang" w:date="2020-03-11T12:47:00Z">
                                  <w:r w:rsidDel="00535443">
                                    <w:rPr>
                                      <w:sz w:val="16"/>
                                    </w:rPr>
                                    <w:delText xml:space="preserve"> of </w:delText>
                                  </w:r>
                                </w:del>
                                <w:del w:id="731" w:author="Sean Yun-Shiuan Chuang" w:date="2020-03-11T12:36:00Z">
                                  <w:r w:rsidDel="00CF4385">
                                    <w:rPr>
                                      <w:sz w:val="16"/>
                                    </w:rPr>
                                    <w:delText>the</w:delText>
                                  </w:r>
                                </w:del>
                                <w:r>
                                  <w:rPr>
                                    <w:sz w:val="16"/>
                                  </w:rPr>
                                  <w:t xml:space="preserve"> grid world </w:t>
                                </w:r>
                              </w:ins>
                              <w:ins w:id="732" w:author="Sean Yun-Shiuan Chuang" w:date="2020-03-11T12:47:00Z">
                                <w:r>
                                  <w:rPr>
                                    <w:sz w:val="16"/>
                                  </w:rPr>
                                  <w:t>of</w:t>
                                </w:r>
                              </w:ins>
                              <w:ins w:id="733" w:author="Hsin-Yi Hung" w:date="2020-03-10T13:30:00Z">
                                <w:del w:id="734" w:author="Sean Yun-Shiuan Chuang" w:date="2020-03-11T12:47:00Z">
                                  <w:r w:rsidDel="00535443">
                                    <w:rPr>
                                      <w:sz w:val="16"/>
                                    </w:rPr>
                                    <w:delText>in</w:delText>
                                  </w:r>
                                </w:del>
                                <w:r>
                                  <w:rPr>
                                    <w:sz w:val="16"/>
                                  </w:rPr>
                                  <w:t xml:space="preserve"> the s</w:t>
                                </w:r>
                              </w:ins>
                              <w:ins w:id="735" w:author="Hsin-Yi Hung" w:date="2020-03-10T13:31:00Z">
                                <w:r>
                                  <w:rPr>
                                    <w:sz w:val="16"/>
                                  </w:rPr>
                                  <w:t>o</w:t>
                                </w:r>
                              </w:ins>
                              <w:ins w:id="736" w:author="Hsin-Yi Hung" w:date="2020-03-10T13:30:00Z">
                                <w:r>
                                  <w:rPr>
                                    <w:sz w:val="16"/>
                                  </w:rPr>
                                  <w:t>c</w:t>
                                </w:r>
                              </w:ins>
                              <w:ins w:id="737" w:author="Hsin-Yi Hung" w:date="2020-03-10T13:31:00Z">
                                <w:r>
                                  <w:rPr>
                                    <w:sz w:val="16"/>
                                  </w:rPr>
                                  <w:t>i</w:t>
                                </w:r>
                              </w:ins>
                              <w:ins w:id="738" w:author="Hsin-Yi Hung" w:date="2020-03-10T13:30:00Z">
                                <w:r>
                                  <w:rPr>
                                    <w:sz w:val="16"/>
                                  </w:rPr>
                                  <w:t>al game</w:t>
                                </w:r>
                              </w:ins>
                              <w:ins w:id="739" w:author="Sean Yun-Shiuan Chuang" w:date="2020-03-11T12:47:00Z">
                                <w:r>
                                  <w:rPr>
                                    <w:sz w:val="16"/>
                                  </w:rPr>
                                  <w:t xml:space="preserve"> for humans</w:t>
                                </w:r>
                              </w:ins>
                              <w:ins w:id="740" w:author="Hsin-Yi Hung" w:date="2020-03-10T13:30:00Z">
                                <w:r>
                                  <w:rPr>
                                    <w:sz w:val="16"/>
                                  </w:rPr>
                                  <w:t>.</w:t>
                                </w:r>
                              </w:ins>
                              <w:ins w:id="741" w:author="Hsin-Yi Hung" w:date="2020-03-10T13:41:00Z">
                                <w:r>
                                  <w:rPr>
                                    <w:sz w:val="16"/>
                                  </w:rPr>
                                  <w:t xml:space="preserve"> </w:t>
                                </w:r>
                              </w:ins>
                              <w:ins w:id="742" w:author="Sean Yun-Shiuan Chuang" w:date="2020-03-11T12:47:00Z">
                                <w:r>
                                  <w:rPr>
                                    <w:sz w:val="16"/>
                                  </w:rPr>
                                  <w:t>In each tr</w:t>
                                </w:r>
                              </w:ins>
                              <w:ins w:id="743" w:author="Sean Yun-Shiuan Chuang" w:date="2020-03-11T12:48:00Z">
                                <w:r>
                                  <w:rPr>
                                    <w:sz w:val="16"/>
                                  </w:rPr>
                                  <w:t xml:space="preserve">ial, </w:t>
                                </w:r>
                              </w:ins>
                              <w:ins w:id="744" w:author="Hsin-Yi Hung" w:date="2020-03-10T13:41:00Z">
                                <w:del w:id="745" w:author="Sean Yun-Shiuan Chuang" w:date="2020-03-11T12:47:00Z">
                                  <w:r w:rsidDel="00535443">
                                    <w:rPr>
                                      <w:sz w:val="16"/>
                                    </w:rPr>
                                    <w:delText>S</w:delText>
                                  </w:r>
                                </w:del>
                              </w:ins>
                              <w:ins w:id="746" w:author="Hsin-Yi Hung" w:date="2020-03-10T13:32:00Z">
                                <w:del w:id="747" w:author="Sean Yun-Shiuan Chuang" w:date="2020-03-11T12:47:00Z">
                                  <w:r w:rsidDel="00535443">
                                    <w:rPr>
                                      <w:sz w:val="16"/>
                                    </w:rPr>
                                    <w:delText>ubject</w:delText>
                                  </w:r>
                                </w:del>
                              </w:ins>
                              <w:ins w:id="748" w:author="Hsin-Yi Hung" w:date="2020-03-10T13:41:00Z">
                                <w:del w:id="749" w:author="Sean Yun-Shiuan Chuang" w:date="2020-03-11T12:47:00Z">
                                  <w:r w:rsidDel="00535443">
                                    <w:rPr>
                                      <w:sz w:val="16"/>
                                    </w:rPr>
                                    <w:delText>s</w:delText>
                                  </w:r>
                                </w:del>
                              </w:ins>
                              <w:ins w:id="750" w:author="Sean Yun-Shiuan Chuang" w:date="2020-03-11T12:48:00Z">
                                <w:r>
                                  <w:rPr>
                                    <w:sz w:val="16"/>
                                  </w:rPr>
                                  <w:t>p</w:t>
                                </w:r>
                              </w:ins>
                              <w:ins w:id="751" w:author="Sean Yun-Shiuan Chuang" w:date="2020-03-11T12:47:00Z">
                                <w:r>
                                  <w:rPr>
                                    <w:sz w:val="16"/>
                                  </w:rPr>
                                  <w:t>articipants</w:t>
                                </w:r>
                              </w:ins>
                              <w:ins w:id="752" w:author="Hsin-Yi Hung" w:date="2020-03-10T13:32:00Z">
                                <w:r>
                                  <w:rPr>
                                    <w:sz w:val="16"/>
                                  </w:rPr>
                                  <w:t xml:space="preserve"> are presented with a 12</w:t>
                                </w:r>
                                <w:r w:rsidRPr="001D065E">
                                  <w:rPr>
                                    <w:sz w:val="16"/>
                                    <w:rPrChange w:id="753" w:author="Hsin-Yi Hung" w:date="2020-03-10T13:32:00Z">
                                      <w:rPr>
                                        <w:bCs/>
                                      </w:rPr>
                                    </w:rPrChange>
                                  </w:rPr>
                                  <w:t>×12 grid worl</w:t>
                                </w:r>
                              </w:ins>
                              <w:ins w:id="754" w:author="Hsin-Yi Hung" w:date="2020-03-10T13:33:00Z">
                                <w:r>
                                  <w:rPr>
                                    <w:sz w:val="16"/>
                                  </w:rPr>
                                  <w:t>d with</w:t>
                                </w:r>
                              </w:ins>
                              <w:ins w:id="755" w:author="Hsin-Yi Hung" w:date="2020-03-10T13:32:00Z">
                                <w:r w:rsidRPr="001D065E">
                                  <w:rPr>
                                    <w:sz w:val="16"/>
                                    <w:rPrChange w:id="756" w:author="Hsin-Yi Hung" w:date="2020-03-10T13:32:00Z">
                                      <w:rPr>
                                        <w:bCs/>
                                      </w:rPr>
                                    </w:rPrChange>
                                  </w:rPr>
                                  <w:t xml:space="preserve"> </w:t>
                                </w:r>
                              </w:ins>
                              <w:ins w:id="757" w:author="Hsin-Yi Hung" w:date="2020-03-10T13:33:00Z">
                                <w:r>
                                  <w:rPr>
                                    <w:sz w:val="16"/>
                                  </w:rPr>
                                  <w:t>1-4 targets</w:t>
                                </w:r>
                              </w:ins>
                              <w:ins w:id="758" w:author="Hsin-Yi Hung" w:date="2020-03-10T13:34:00Z">
                                <w:r>
                                  <w:rPr>
                                    <w:sz w:val="16"/>
                                  </w:rPr>
                                  <w:t>, represent</w:t>
                                </w:r>
                              </w:ins>
                              <w:ins w:id="759" w:author="Sean Yun-Shiuan Chuang" w:date="2020-03-11T12:36:00Z">
                                <w:r>
                                  <w:rPr>
                                    <w:sz w:val="16"/>
                                  </w:rPr>
                                  <w:t>ed by</w:t>
                                </w:r>
                              </w:ins>
                              <w:ins w:id="760" w:author="Hsin-Yi Hung" w:date="2020-03-10T13:34:00Z">
                                <w:del w:id="761" w:author="Sean Yun-Shiuan Chuang" w:date="2020-03-11T12:36:00Z">
                                  <w:r w:rsidDel="00CF4385">
                                    <w:rPr>
                                      <w:sz w:val="16"/>
                                    </w:rPr>
                                    <w:delText>ing as</w:delText>
                                  </w:r>
                                </w:del>
                                <w:r>
                                  <w:rPr>
                                    <w:sz w:val="16"/>
                                  </w:rPr>
                                  <w:t xml:space="preserve"> a </w:t>
                                </w:r>
                              </w:ins>
                              <w:ins w:id="762" w:author="Hsin-Yi Hung" w:date="2020-03-10T13:38:00Z">
                                <w:r>
                                  <w:rPr>
                                    <w:sz w:val="16"/>
                                  </w:rPr>
                                  <w:t xml:space="preserve">heart, a key, a </w:t>
                                </w:r>
                              </w:ins>
                              <w:ins w:id="763" w:author="Hsin-Yi Hung" w:date="2020-03-10T13:39:00Z">
                                <w:r>
                                  <w:rPr>
                                    <w:sz w:val="16"/>
                                    <w:lang w:eastAsia="zh-TW"/>
                                  </w:rPr>
                                  <w:t xml:space="preserve">paw, and a tree. </w:t>
                                </w:r>
                              </w:ins>
                              <w:ins w:id="764" w:author="Sean Yun-Shiuan Chuang" w:date="2020-03-11T12:39:00Z">
                                <w:r>
                                  <w:rPr>
                                    <w:sz w:val="16"/>
                                    <w:lang w:eastAsia="zh-TW"/>
                                  </w:rPr>
                                  <w:t>The name associated with each target as well as t</w:t>
                                </w:r>
                              </w:ins>
                              <w:ins w:id="765" w:author="Hsin-Yi Hung" w:date="2020-03-10T13:40:00Z">
                                <w:del w:id="766" w:author="Sean Yun-Shiuan Chuang" w:date="2020-03-11T12:39:00Z">
                                  <w:r w:rsidDel="009E74FA">
                                    <w:rPr>
                                      <w:sz w:val="16"/>
                                      <w:lang w:eastAsia="zh-TW"/>
                                    </w:rPr>
                                    <w:delText>T</w:delText>
                                  </w:r>
                                </w:del>
                                <w:r>
                                  <w:rPr>
                                    <w:sz w:val="16"/>
                                    <w:lang w:eastAsia="zh-TW"/>
                                  </w:rPr>
                                  <w:t xml:space="preserve">he </w:t>
                                </w:r>
                              </w:ins>
                              <w:ins w:id="767" w:author="Sean Yun-Shiuan Chuang" w:date="2020-03-11T12:53:00Z">
                                <w:r>
                                  <w:rPr>
                                    <w:sz w:val="16"/>
                                    <w:lang w:eastAsia="zh-TW"/>
                                  </w:rPr>
                                  <w:t xml:space="preserve">corresponding </w:t>
                                </w:r>
                              </w:ins>
                              <w:ins w:id="768" w:author="Hsin-Yi Hung" w:date="2020-03-10T13:40:00Z">
                                <w:r>
                                  <w:rPr>
                                    <w:sz w:val="16"/>
                                    <w:lang w:eastAsia="zh-TW"/>
                                  </w:rPr>
                                  <w:t>social reward</w:t>
                                </w:r>
                                <w:del w:id="769" w:author="Sean Yun-Shiuan Chuang" w:date="2020-03-11T12:53:00Z">
                                  <w:r w:rsidDel="00090FD2">
                                    <w:rPr>
                                      <w:sz w:val="16"/>
                                      <w:lang w:eastAsia="zh-TW"/>
                                    </w:rPr>
                                    <w:delText xml:space="preserve"> value</w:delText>
                                  </w:r>
                                </w:del>
                              </w:ins>
                              <w:ins w:id="770" w:author="Hsin-Yi Hung" w:date="2020-03-10T14:00:00Z">
                                <w:del w:id="771" w:author="Sean Yun-Shiuan Chuang" w:date="2020-03-11T12:53:00Z">
                                  <w:r w:rsidDel="00090FD2">
                                    <w:rPr>
                                      <w:sz w:val="16"/>
                                      <w:szCs w:val="16"/>
                                      <w:lang w:eastAsia="zh-TW"/>
                                    </w:rPr>
                                    <w:delText xml:space="preserve"> </w:delText>
                                  </w:r>
                                </w:del>
                              </w:ins>
                              <w:ins w:id="772" w:author="Hsin-Yi Hung" w:date="2020-03-10T13:40:00Z">
                                <w:del w:id="773" w:author="Sean Yun-Shiuan Chuang" w:date="2020-03-11T12:53:00Z">
                                  <w:r w:rsidDel="00090FD2">
                                    <w:rPr>
                                      <w:sz w:val="16"/>
                                      <w:lang w:eastAsia="zh-TW"/>
                                    </w:rPr>
                                    <w:delText>of each target</w:delText>
                                  </w:r>
                                </w:del>
                              </w:ins>
                              <w:ins w:id="774"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75" w:author="Hsin-Yi Hung" w:date="2020-03-10T13:40:00Z">
                                <w:r>
                                  <w:rPr>
                                    <w:sz w:val="16"/>
                                    <w:lang w:eastAsia="zh-TW"/>
                                  </w:rPr>
                                  <w:t xml:space="preserve">and </w:t>
                                </w:r>
                              </w:ins>
                              <w:ins w:id="776" w:author="Hsin-Yi Hung" w:date="2020-03-10T13:41:00Z">
                                <w:r>
                                  <w:rPr>
                                    <w:sz w:val="16"/>
                                    <w:lang w:eastAsia="zh-TW"/>
                                  </w:rPr>
                                  <w:t xml:space="preserve">the </w:t>
                                </w:r>
                              </w:ins>
                              <w:ins w:id="777" w:author="Sean Yun-Shiuan Chuang" w:date="2020-03-11T12:40:00Z">
                                <w:r>
                                  <w:rPr>
                                    <w:sz w:val="16"/>
                                    <w:lang w:eastAsia="zh-TW"/>
                                  </w:rPr>
                                  <w:t xml:space="preserve">current </w:t>
                                </w:r>
                              </w:ins>
                              <w:ins w:id="778" w:author="Hsin-Yi Hung" w:date="2020-03-10T13:41:00Z">
                                <w:del w:id="779" w:author="Sean Yun-Shiuan Chuang" w:date="2020-03-11T12:39:00Z">
                                  <w:r w:rsidDel="009E74FA">
                                    <w:rPr>
                                      <w:sz w:val="16"/>
                                      <w:lang w:eastAsia="zh-TW"/>
                                    </w:rPr>
                                    <w:delText xml:space="preserve">total </w:delText>
                                  </w:r>
                                </w:del>
                                <w:r>
                                  <w:rPr>
                                    <w:sz w:val="16"/>
                                    <w:lang w:eastAsia="zh-TW"/>
                                  </w:rPr>
                                  <w:t>score are</w:t>
                                </w:r>
                              </w:ins>
                              <w:ins w:id="780" w:author="Hsin-Yi Hung" w:date="2020-03-10T13:40:00Z">
                                <w:r>
                                  <w:rPr>
                                    <w:sz w:val="16"/>
                                    <w:lang w:eastAsia="zh-TW"/>
                                  </w:rPr>
                                  <w:t xml:space="preserve"> shown in the left</w:t>
                                </w:r>
                              </w:ins>
                              <w:ins w:id="781" w:author="Hsin-Yi Hung" w:date="2020-03-10T13:41:00Z">
                                <w:r>
                                  <w:rPr>
                                    <w:sz w:val="16"/>
                                    <w:lang w:eastAsia="zh-TW"/>
                                  </w:rPr>
                                  <w:t xml:space="preserve">. </w:t>
                                </w:r>
                              </w:ins>
                              <w:ins w:id="782" w:author="Hsin-Yi Hung" w:date="2020-03-10T13:45:00Z">
                                <w:r>
                                  <w:rPr>
                                    <w:sz w:val="16"/>
                                    <w:lang w:eastAsia="zh-TW"/>
                                  </w:rPr>
                                  <w:t xml:space="preserve">The </w:t>
                                </w:r>
                              </w:ins>
                              <w:ins w:id="783" w:author="Sean Yun-Shiuan Chuang" w:date="2020-03-11T12:37:00Z">
                                <w:r>
                                  <w:rPr>
                                    <w:sz w:val="16"/>
                                    <w:lang w:eastAsia="zh-TW"/>
                                  </w:rPr>
                                  <w:t xml:space="preserve">human </w:t>
                                </w:r>
                              </w:ins>
                              <w:ins w:id="784" w:author="Hsin-Yi Hung" w:date="2020-03-10T13:45:00Z">
                                <w:del w:id="785" w:author="Sean Yun-Shiuan Chuang" w:date="2020-03-11T12:37:00Z">
                                  <w:r w:rsidDel="00CF4385">
                                    <w:rPr>
                                      <w:sz w:val="16"/>
                                      <w:lang w:eastAsia="zh-TW"/>
                                    </w:rPr>
                                    <w:delText>subject</w:delText>
                                  </w:r>
                                </w:del>
                              </w:ins>
                              <w:ins w:id="786" w:author="Sean Yun-Shiuan Chuang" w:date="2020-03-11T12:37:00Z">
                                <w:r>
                                  <w:rPr>
                                    <w:rFonts w:hint="eastAsia"/>
                                    <w:sz w:val="16"/>
                                    <w:lang w:eastAsia="zh-TW"/>
                                  </w:rPr>
                                  <w:t>p</w:t>
                                </w:r>
                                <w:r>
                                  <w:rPr>
                                    <w:sz w:val="16"/>
                                    <w:lang w:eastAsia="zh-TW"/>
                                  </w:rPr>
                                  <w:t>articipant</w:t>
                                </w:r>
                              </w:ins>
                              <w:ins w:id="787" w:author="Hsin-Yi Hung" w:date="2020-03-10T13:45:00Z">
                                <w:r>
                                  <w:rPr>
                                    <w:sz w:val="16"/>
                                    <w:lang w:eastAsia="zh-TW"/>
                                  </w:rPr>
                                  <w:t xml:space="preserve"> (map marker) </w:t>
                                </w:r>
                                <w:del w:id="788" w:author="Sean Yun-Shiuan Chuang" w:date="2020-03-11T12:37:00Z">
                                  <w:r w:rsidDel="00CF4385">
                                    <w:rPr>
                                      <w:sz w:val="16"/>
                                      <w:lang w:eastAsia="zh-TW"/>
                                    </w:rPr>
                                    <w:delText>moves</w:delText>
                                  </w:r>
                                </w:del>
                              </w:ins>
                              <w:ins w:id="789" w:author="Sean Yun-Shiuan Chuang" w:date="2020-03-11T12:37:00Z">
                                <w:r>
                                  <w:rPr>
                                    <w:sz w:val="16"/>
                                    <w:lang w:eastAsia="zh-TW"/>
                                  </w:rPr>
                                  <w:t>navigates</w:t>
                                </w:r>
                              </w:ins>
                              <w:ins w:id="790" w:author="Hsin-Yi Hung" w:date="2020-03-10T13:45:00Z">
                                <w:r>
                                  <w:rPr>
                                    <w:sz w:val="16"/>
                                    <w:lang w:eastAsia="zh-TW"/>
                                  </w:rPr>
                                  <w:t xml:space="preserve"> horizontally or vertically to r</w:t>
                                </w:r>
                              </w:ins>
                              <w:ins w:id="791" w:author="Hsin-Yi Hung" w:date="2020-03-10T13:46:00Z">
                                <w:r>
                                  <w:rPr>
                                    <w:sz w:val="16"/>
                                    <w:lang w:eastAsia="zh-TW"/>
                                  </w:rPr>
                                  <w:t>each the target</w:t>
                                </w:r>
                              </w:ins>
                              <w:ins w:id="792" w:author="Hsin-Yi Hung" w:date="2020-03-10T14:03:00Z">
                                <w:r>
                                  <w:rPr>
                                    <w:sz w:val="16"/>
                                    <w:lang w:eastAsia="zh-TW"/>
                                  </w:rPr>
                                  <w:t xml:space="preserve"> by key</w:t>
                                </w:r>
                              </w:ins>
                              <w:ins w:id="793" w:author="Hsin-Yi Hung" w:date="2020-03-10T14:04:00Z">
                                <w:r>
                                  <w:rPr>
                                    <w:sz w:val="16"/>
                                    <w:lang w:eastAsia="zh-TW"/>
                                  </w:rPr>
                                  <w:t>press</w:t>
                                </w:r>
                              </w:ins>
                              <w:ins w:id="794" w:author="Hsin-Yi Hung" w:date="2020-03-10T14:03:00Z">
                                <w:r>
                                  <w:rPr>
                                    <w:sz w:val="16"/>
                                    <w:lang w:eastAsia="zh-TW"/>
                                  </w:rPr>
                                  <w:t xml:space="preserve"> or </w:t>
                                </w:r>
                              </w:ins>
                              <w:ins w:id="795" w:author="Hsin-Yi Hung" w:date="2020-03-10T14:04:00Z">
                                <w:r>
                                  <w:rPr>
                                    <w:sz w:val="16"/>
                                    <w:lang w:eastAsia="zh-TW"/>
                                  </w:rPr>
                                  <w:t xml:space="preserve">clicking </w:t>
                                </w:r>
                              </w:ins>
                              <w:ins w:id="796" w:author="Hsin-Yi Hung" w:date="2020-03-10T14:03:00Z">
                                <w:r>
                                  <w:rPr>
                                    <w:sz w:val="16"/>
                                    <w:lang w:eastAsia="zh-TW"/>
                                  </w:rPr>
                                  <w:t>buttons</w:t>
                                </w:r>
                              </w:ins>
                              <w:ins w:id="797" w:author="Hsin-Yi Hung" w:date="2020-03-10T14:04:00Z">
                                <w:r>
                                  <w:rPr>
                                    <w:sz w:val="16"/>
                                    <w:lang w:eastAsia="zh-TW"/>
                                  </w:rPr>
                                  <w:t xml:space="preserve"> on the </w:t>
                                </w:r>
                              </w:ins>
                              <w:ins w:id="798" w:author="Hsin-Yi Hung" w:date="2020-03-10T14:05:00Z">
                                <w:r>
                                  <w:rPr>
                                    <w:sz w:val="16"/>
                                    <w:lang w:eastAsia="zh-TW"/>
                                  </w:rPr>
                                  <w:t>mobile phones</w:t>
                                </w:r>
                              </w:ins>
                              <w:ins w:id="799" w:author="Hsin-Yi Hung" w:date="2020-03-10T13:46:00Z">
                                <w:r>
                                  <w:rPr>
                                    <w:sz w:val="16"/>
                                    <w:lang w:eastAsia="zh-TW"/>
                                  </w:rPr>
                                  <w:t xml:space="preserve">. </w:t>
                                </w:r>
                              </w:ins>
                              <w:ins w:id="800" w:author="Sean Yun-Shiuan Chuang" w:date="2020-03-11T12:55:00Z">
                                <w:r>
                                  <w:rPr>
                                    <w:sz w:val="16"/>
                                    <w:lang w:eastAsia="zh-TW"/>
                                  </w:rPr>
                                  <w:t>Once the participant reaches one of the targets, t</w:t>
                                </w:r>
                              </w:ins>
                              <w:ins w:id="801" w:author="Sean Yun-Shiuan Chuang" w:date="2020-03-11T12:54:00Z">
                                <w:r>
                                  <w:rPr>
                                    <w:sz w:val="16"/>
                                    <w:lang w:eastAsia="zh-TW"/>
                                  </w:rPr>
                                  <w:t xml:space="preserve">he </w:t>
                                </w:r>
                              </w:ins>
                              <w:ins w:id="802" w:author="Sean Yun-Shiuan Chuang" w:date="2020-03-11T13:15:00Z">
                                <w:r>
                                  <w:rPr>
                                    <w:sz w:val="16"/>
                                    <w:lang w:eastAsia="zh-TW"/>
                                  </w:rPr>
                                  <w:t xml:space="preserve">participant is rewards with the </w:t>
                                </w:r>
                              </w:ins>
                              <w:ins w:id="803" w:author="Sean Yun-Shiuan Chuang" w:date="2020-03-11T12:54:00Z">
                                <w:r>
                                  <w:rPr>
                                    <w:sz w:val="16"/>
                                    <w:lang w:eastAsia="zh-TW"/>
                                  </w:rPr>
                                  <w:t>final score</w:t>
                                </w:r>
                              </w:ins>
                              <w:ins w:id="804" w:author="Sean Yun-Shiuan Chuang" w:date="2020-03-11T13:15:00Z">
                                <w:r>
                                  <w:rPr>
                                    <w:sz w:val="16"/>
                                    <w:lang w:eastAsia="zh-TW"/>
                                  </w:rPr>
                                  <w:t>, which is</w:t>
                                </w:r>
                              </w:ins>
                              <w:ins w:id="805" w:author="Sean Yun-Shiuan Chuang" w:date="2020-03-11T12:55:00Z">
                                <w:r>
                                  <w:rPr>
                                    <w:sz w:val="16"/>
                                    <w:lang w:eastAsia="zh-TW"/>
                                  </w:rPr>
                                  <w:t xml:space="preserve"> derived </w:t>
                                </w:r>
                              </w:ins>
                              <w:ins w:id="806" w:author="Sean Yun-Shiuan Chuang" w:date="2020-03-11T12:56:00Z">
                                <w:r>
                                  <w:rPr>
                                    <w:sz w:val="16"/>
                                    <w:lang w:eastAsia="zh-TW"/>
                                  </w:rPr>
                                  <w:t>via</w:t>
                                </w:r>
                              </w:ins>
                              <w:ins w:id="807" w:author="Sean Yun-Shiuan Chuang" w:date="2020-03-11T12:54:00Z">
                                <w:r>
                                  <w:rPr>
                                    <w:sz w:val="16"/>
                                    <w:lang w:eastAsia="zh-TW"/>
                                  </w:rPr>
                                  <w:t xml:space="preserve"> </w:t>
                                </w:r>
                              </w:ins>
                              <w:ins w:id="808" w:author="Sean Yun-Shiuan Chuang" w:date="2020-03-11T12:56:00Z">
                                <w:r>
                                  <w:rPr>
                                    <w:sz w:val="16"/>
                                    <w:lang w:eastAsia="zh-TW"/>
                                  </w:rPr>
                                  <w:t xml:space="preserve">subtracting </w:t>
                                </w:r>
                              </w:ins>
                              <m:oMath>
                                <m:sSub>
                                  <m:sSubPr>
                                    <m:ctrlPr>
                                      <w:ins w:id="809" w:author="Sean Yun-Shiuan Chuang" w:date="2020-03-11T12:54:00Z">
                                        <w:rPr>
                                          <w:rFonts w:ascii="Cambria Math" w:hAnsi="Cambria Math"/>
                                          <w:bCs/>
                                          <w:i/>
                                          <w:sz w:val="16"/>
                                          <w:szCs w:val="16"/>
                                        </w:rPr>
                                      </w:ins>
                                    </m:ctrlPr>
                                  </m:sSubPr>
                                  <m:e>
                                    <m:r>
                                      <w:ins w:id="810" w:author="Sean Yun-Shiuan Chuang" w:date="2020-03-11T12:54:00Z">
                                        <w:rPr>
                                          <w:rFonts w:ascii="Cambria Math" w:hAnsi="Cambria Math"/>
                                          <w:sz w:val="16"/>
                                          <w:szCs w:val="16"/>
                                        </w:rPr>
                                        <m:t>u</m:t>
                                      </w:ins>
                                    </m:r>
                                  </m:e>
                                  <m:sub>
                                    <m:r>
                                      <w:ins w:id="811" w:author="Sean Yun-Shiuan Chuang" w:date="2020-03-11T12:54:00Z">
                                        <w:rPr>
                                          <w:rFonts w:ascii="Cambria Math" w:hAnsi="Cambria Math"/>
                                          <w:sz w:val="16"/>
                                          <w:szCs w:val="16"/>
                                        </w:rPr>
                                        <m:t>s</m:t>
                                      </w:ins>
                                    </m:r>
                                  </m:sub>
                                </m:sSub>
                              </m:oMath>
                              <w:ins w:id="812" w:author="Sean Yun-Shiuan Chuang" w:date="2020-03-11T12:54:00Z">
                                <w:r w:rsidRPr="000B6A55">
                                  <w:rPr>
                                    <w:sz w:val="16"/>
                                    <w:szCs w:val="16"/>
                                    <w:lang w:eastAsia="zh-TW"/>
                                  </w:rPr>
                                  <w:t>,</w:t>
                                </w:r>
                                <w:r>
                                  <w:rPr>
                                    <w:sz w:val="16"/>
                                    <w:lang w:eastAsia="zh-TW"/>
                                  </w:rPr>
                                  <w:t xml:space="preserve"> </w:t>
                                </w:r>
                              </w:ins>
                              <w:del w:id="813"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814" w:author="Unknown" w:date="2020-03-10T01:12:00Z">
                                        <w:del w:id="815" w:author="Hsin-Yi Hung" w:date="2020-03-10T13:23:00Z">
                                          <w:rPr>
                                            <w:rFonts w:ascii="Cambria Math" w:hAnsi="Cambria Math"/>
                                            <w:sz w:val="16"/>
                                          </w:rPr>
                                        </w:del>
                                      </w:ins>
                                    </m:ctrlPr>
                                  </m:sSubPr>
                                  <m:e>
                                    <m:r>
                                      <w:ins w:id="816" w:author="Unknown" w:date="2020-03-10T01:12:00Z">
                                        <w:del w:id="817" w:author="Hsin-Yi Hung" w:date="2020-03-10T13:23:00Z">
                                          <w:rPr>
                                            <w:rFonts w:ascii="Cambria Math" w:hAnsi="Cambria Math"/>
                                            <w:sz w:val="16"/>
                                          </w:rPr>
                                          <m:t>a</m:t>
                                        </w:del>
                                      </w:ins>
                                    </m:r>
                                  </m:e>
                                  <m:sub>
                                    <m:r>
                                      <w:ins w:id="818" w:author="Unknown" w:date="2020-03-10T01:12:00Z">
                                        <w:del w:id="819" w:author="Hsin-Yi Hung" w:date="2020-03-10T13:23:00Z">
                                          <w:rPr>
                                            <w:rFonts w:ascii="Cambria Math" w:hAnsi="Cambria Math"/>
                                            <w:sz w:val="16"/>
                                          </w:rPr>
                                          <m:t>i</m:t>
                                        </w:del>
                                      </w:ins>
                                    </m:r>
                                  </m:sub>
                                </m:sSub>
                              </m:oMath>
                              <w:del w:id="820" w:author="Hsin-Yi Hung" w:date="2020-03-10T13:23:00Z">
                                <w:r w:rsidRPr="001D065E" w:rsidDel="00A703A8">
                                  <w:rPr>
                                    <w:sz w:val="16"/>
                                    <w:rPrChange w:id="821"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822" w:author="Unknown" w:date="2020-03-10T01:12:00Z">
                                <w:del w:id="823" w:author="Hsin-Yi Hung" w:date="2020-03-10T13:23:00Z">
                                  <w:r w:rsidRPr="001D065E" w:rsidDel="00A703A8">
                                    <w:rPr>
                                      <w:sz w:val="16"/>
                                      <w:rPrChange w:id="824" w:author="Hsin-Yi Hung" w:date="2020-03-10T13:32:00Z">
                                        <w:rPr>
                                          <w:i/>
                                          <w:sz w:val="16"/>
                                        </w:rPr>
                                      </w:rPrChange>
                                    </w:rPr>
                                    <w:delText>G</w:delText>
                                  </w:r>
                                </w:del>
                              </w:ins>
                              <w:del w:id="825" w:author="Hsin-Yi Hung" w:date="2020-03-10T13:23:00Z">
                                <w:r w:rsidRPr="001D065E" w:rsidDel="00A703A8">
                                  <w:rPr>
                                    <w:sz w:val="16"/>
                                    <w:rPrChange w:id="826"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827" w:author="Unknown" w:date="2020-03-10T01:13:00Z">
                                <w:del w:id="828" w:author="Hsin-Yi Hung" w:date="2020-03-10T13:23:00Z">
                                  <w:r w:rsidDel="00A703A8">
                                    <w:rPr>
                                      <w:sz w:val="16"/>
                                    </w:rPr>
                                    <w:delText>one of</w:delText>
                                  </w:r>
                                </w:del>
                              </w:ins>
                              <w:del w:id="829"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830" w:author="Unknown" w:date="2020-03-10T01:18:00Z">
                                <w:del w:id="831" w:author="Hsin-Yi Hung" w:date="2020-03-10T13:23:00Z">
                                  <w:r w:rsidDel="00A703A8">
                                    <w:rPr>
                                      <w:sz w:val="16"/>
                                    </w:rPr>
                                    <w:delText xml:space="preserve"> with the </w:delText>
                                  </w:r>
                                </w:del>
                                <w:del w:id="832" w:author="Hsin-Yi Hung" w:date="2020-03-10T13:30:00Z">
                                  <w:r w:rsidDel="001D065E">
                                    <w:rPr>
                                      <w:sz w:val="16"/>
                                    </w:rPr>
                                    <w:delText>approached targets</w:delText>
                                  </w:r>
                                </w:del>
                              </w:ins>
                              <w:del w:id="833" w:author="Hsin-Yi Hung" w:date="2020-03-10T13:30:00Z">
                                <w:r w:rsidDel="001D065E">
                                  <w:rPr>
                                    <w:sz w:val="16"/>
                                  </w:rPr>
                                  <w:delText xml:space="preserve"> </w:delText>
                                </w:r>
                              </w:del>
                              <w:ins w:id="834" w:author="Unknown" w:date="2020-03-10T01:18:00Z">
                                <w:del w:id="835"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836"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837" w:author="Hsin-Yi Hung" w:date="2020-03-10T13:30:00Z">
                                <w:r w:rsidDel="001D065E">
                                  <w:rPr>
                                    <w:sz w:val="16"/>
                                  </w:rPr>
                                  <w:delText xml:space="preserve">were fed to ToMnet+ as learning </w:delText>
                                </w:r>
                              </w:del>
                              <w:ins w:id="838" w:author="Unknown" w:date="2020-03-10T01:18:00Z">
                                <w:del w:id="839" w:author="Hsin-Yi Hung" w:date="2020-03-10T13:30:00Z">
                                  <w:r w:rsidDel="001D065E">
                                    <w:rPr>
                                      <w:sz w:val="16"/>
                                    </w:rPr>
                                    <w:delText xml:space="preserve">training </w:delText>
                                  </w:r>
                                </w:del>
                              </w:ins>
                              <w:del w:id="840" w:author="Hsin-Yi Hung" w:date="2020-03-10T13:30:00Z">
                                <w:r w:rsidDel="001D065E">
                                  <w:rPr>
                                    <w:sz w:val="16"/>
                                  </w:rPr>
                                  <w:delText xml:space="preserve">data. On the right, example new test </w:delText>
                                </w:r>
                              </w:del>
                              <w:ins w:id="841" w:author="Unknown" w:date="2020-03-10T01:14:00Z">
                                <w:del w:id="842" w:author="Hsin-Yi Hung" w:date="2020-03-10T13:30:00Z">
                                  <w:r w:rsidDel="001D065E">
                                    <w:rPr>
                                      <w:sz w:val="16"/>
                                    </w:rPr>
                                    <w:delText xml:space="preserve">query state </w:delText>
                                  </w:r>
                                </w:del>
                              </w:ins>
                              <m:oMath>
                                <m:r>
                                  <w:ins w:id="843" w:author="Unknown" w:date="2020-03-10T01:15:00Z">
                                    <w:del w:id="844" w:author="Hsin-Yi Hung" w:date="2020-03-10T13:30:00Z">
                                      <m:rPr>
                                        <m:sty m:val="p"/>
                                      </m:rPr>
                                      <w:rPr>
                                        <w:rFonts w:ascii="Cambria Math" w:hAnsi="Cambria Math"/>
                                        <w:sz w:val="16"/>
                                      </w:rPr>
                                      <m:t xml:space="preserve"> </m:t>
                                    </w:del>
                                  </w:ins>
                                </m:r>
                                <m:sSub>
                                  <m:sSubPr>
                                    <m:ctrlPr>
                                      <w:ins w:id="845" w:author="Unknown" w:date="2020-03-10T01:15:00Z">
                                        <w:del w:id="846" w:author="Hsin-Yi Hung" w:date="2020-03-10T13:30:00Z">
                                          <w:rPr>
                                            <w:rFonts w:ascii="Cambria Math" w:hAnsi="Cambria Math"/>
                                            <w:sz w:val="16"/>
                                          </w:rPr>
                                        </w:del>
                                      </w:ins>
                                    </m:ctrlPr>
                                  </m:sSubPr>
                                  <m:e>
                                    <m:r>
                                      <w:ins w:id="847" w:author="Unknown" w:date="2020-03-10T01:15:00Z">
                                        <w:del w:id="848" w:author="Hsin-Yi Hung" w:date="2020-03-10T13:30:00Z">
                                          <m:rPr>
                                            <m:nor/>
                                          </m:rPr>
                                          <w:rPr>
                                            <w:sz w:val="16"/>
                                            <w:rPrChange w:id="849" w:author="Hsin-Yi Hung" w:date="2020-03-10T13:32:00Z">
                                              <w:rPr>
                                                <w:i/>
                                                <w:sz w:val="16"/>
                                              </w:rPr>
                                            </w:rPrChange>
                                          </w:rPr>
                                          <m:t>q</m:t>
                                        </w:del>
                                      </w:ins>
                                    </m:r>
                                  </m:e>
                                  <m:sub>
                                    <m:r>
                                      <w:ins w:id="850" w:author="Unknown" w:date="2020-03-10T01:15:00Z">
                                        <w:del w:id="851" w:author="Hsin-Yi Hung" w:date="2020-03-10T13:30:00Z">
                                          <w:rPr>
                                            <w:rFonts w:ascii="Cambria Math" w:hAnsi="Cambria Math"/>
                                            <w:sz w:val="16"/>
                                          </w:rPr>
                                          <m:t>k</m:t>
                                        </w:del>
                                      </w:ins>
                                    </m:r>
                                    <m:r>
                                      <w:ins w:id="852" w:author="Unknown" w:date="2020-03-10T01:15:00Z">
                                        <w:del w:id="853" w:author="Hsin-Yi Hung" w:date="2020-03-10T13:30:00Z">
                                          <m:rPr>
                                            <m:sty m:val="p"/>
                                          </m:rPr>
                                          <w:rPr>
                                            <w:rFonts w:ascii="Cambria Math" w:hAnsi="Cambria Math" w:hint="eastAsia"/>
                                            <w:sz w:val="16"/>
                                          </w:rPr>
                                          <m:t>'</m:t>
                                        </w:del>
                                      </w:ins>
                                    </m:r>
                                  </m:sub>
                                </m:sSub>
                              </m:oMath>
                              <w:ins w:id="854" w:author="Unknown" w:date="2020-03-10T01:15:00Z">
                                <w:del w:id="855" w:author="Hsin-Yi Hung" w:date="2020-03-10T13:30:00Z">
                                  <w:r w:rsidRPr="001D065E" w:rsidDel="001D065E">
                                    <w:rPr>
                                      <w:sz w:val="16"/>
                                    </w:rPr>
                                    <w:delText xml:space="preserve"> </w:delText>
                                  </w:r>
                                </w:del>
                              </w:ins>
                              <w:del w:id="856" w:author="Hsin-Yi Hung" w:date="2020-03-10T13:30:00Z">
                                <w:r w:rsidDel="001D065E">
                                  <w:rPr>
                                    <w:sz w:val="16"/>
                                  </w:rPr>
                                  <w:delText xml:space="preserve">grid worlds </w:delText>
                                </w:r>
                              </w:del>
                              <w:ins w:id="857" w:author="Unknown" w:date="2020-03-10T01:15:00Z">
                                <w:del w:id="858" w:author="Hsin-Yi Hung" w:date="2020-03-10T13:30:00Z">
                                  <w:r w:rsidDel="001D065E">
                                    <w:rPr>
                                      <w:sz w:val="16"/>
                                    </w:rPr>
                                    <w:delText>is</w:delText>
                                  </w:r>
                                </w:del>
                              </w:ins>
                              <w:del w:id="859" w:author="Hsin-Yi Hung" w:date="2020-03-10T13:30:00Z">
                                <w:r w:rsidDel="001D065E">
                                  <w:rPr>
                                    <w:sz w:val="16"/>
                                  </w:rPr>
                                  <w:delText xml:space="preserve">are presented (top; different combinations of </w:delText>
                                </w:r>
                                <w:r w:rsidRPr="001D065E" w:rsidDel="001D065E">
                                  <w:rPr>
                                    <w:sz w:val="16"/>
                                    <w:rPrChange w:id="860" w:author="Hsin-Yi Hung" w:date="2020-03-10T13:32:00Z">
                                      <w:rPr>
                                        <w:i/>
                                        <w:sz w:val="16"/>
                                      </w:rPr>
                                    </w:rPrChange>
                                  </w:rPr>
                                  <w:delText>S</w:delText>
                                </w:r>
                                <w:r w:rsidDel="001D065E">
                                  <w:rPr>
                                    <w:sz w:val="16"/>
                                  </w:rPr>
                                  <w:delText xml:space="preserve"> are drawn during testing) for which ToMnet+ predicts the trajectory agents take</w:delText>
                                </w:r>
                              </w:del>
                              <w:ins w:id="861" w:author="Unknown" w:date="2020-03-10T01:15:00Z">
                                <w:del w:id="862" w:author="Hsin-Yi Hung" w:date="2020-03-10T13:30:00Z">
                                  <w:r w:rsidDel="001D065E">
                                    <w:rPr>
                                      <w:sz w:val="16"/>
                                    </w:rPr>
                                    <w:delText>target the agent will approach</w:delText>
                                  </w:r>
                                </w:del>
                              </w:ins>
                              <w:ins w:id="863" w:author="Unknown" w:date="2020-03-10T01:16:00Z">
                                <w:del w:id="864"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65" w:author="Hsin-Yi Hung" w:date="2020-03-10T13:30:00Z">
                                <w:r w:rsidDel="001D065E">
                                  <w:rPr>
                                    <w:sz w:val="16"/>
                                  </w:rPr>
                                  <w:delText xml:space="preserve"> (bottom; blue arrows</w:delText>
                                </w:r>
                              </w:del>
                              <w:ins w:id="866" w:author="Unknown" w:date="2020-03-10T01:17:00Z">
                                <w:del w:id="867" w:author="Hsin-Yi Hung" w:date="2020-03-10T13:30:00Z">
                                  <w:r w:rsidDel="001D065E">
                                    <w:rPr>
                                      <w:sz w:val="16"/>
                                    </w:rPr>
                                    <w:delText>circle</w:delText>
                                  </w:r>
                                </w:del>
                              </w:ins>
                              <w:ins w:id="868" w:author="Sean Yun-Shiuan Chuang" w:date="2020-03-11T12:56:00Z">
                                <w:r>
                                  <w:rPr>
                                    <w:sz w:val="16"/>
                                  </w:rPr>
                                  <w:t>by the number of steps taken.</w:t>
                                </w:r>
                              </w:ins>
                              <w:del w:id="869"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" stroked="f">
                  <v:textbox inset="0,0,0,0">
                    <w:txbxContent>
                      <w:p w14:paraId="12E4C7F4" w14:textId="6B50A8EE" w:rsidR="00ED057B" w:rsidRDefault="00ED057B" w:rsidP="00535443">
                        <w:pPr>
                          <w:jc w:val="center"/>
                          <w:rPr>
                            <w:sz w:val="16"/>
                          </w:rPr>
                        </w:pPr>
                        <w:ins w:id="870"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71" w:author="Sean Yun-Shiuan Chuang" w:date="2020-03-11T12:46:00Z">
                          <w:r w:rsidRPr="00782990" w:rsidDel="00A703A8">
                            <w:t xml:space="preserve"> </w:t>
                          </w:r>
                        </w:ins>
                        <w:del w:id="872"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873" w:author="Hsin-Yi Hung" w:date="2020-03-10T13:21:00Z">
                          <w:del w:id="874"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ED057B" w:rsidRPr="001D065E" w:rsidRDefault="00ED057B" w:rsidP="00535443">
                        <w:pPr>
                          <w:jc w:val="both"/>
                          <w:rPr>
                            <w:sz w:val="16"/>
                            <w:rPrChange w:id="875" w:author="Hsin-Yi Hung" w:date="2020-03-10T13:32:00Z">
                              <w:rPr/>
                            </w:rPrChange>
                          </w:rPr>
                        </w:pPr>
                        <w:r w:rsidRPr="00AF74F9">
                          <w:rPr>
                            <w:sz w:val="16"/>
                          </w:rPr>
                          <w:t>Fig</w:t>
                        </w:r>
                        <w:r>
                          <w:rPr>
                            <w:sz w:val="16"/>
                          </w:rPr>
                          <w:t xml:space="preserve">. </w:t>
                        </w:r>
                        <w:ins w:id="876" w:author="Hsin-Yi Hung" w:date="2020-03-10T13:21:00Z">
                          <w:r>
                            <w:rPr>
                              <w:sz w:val="16"/>
                            </w:rPr>
                            <w:t>3</w:t>
                          </w:r>
                        </w:ins>
                        <w:del w:id="877" w:author="Hsin-Yi Hung" w:date="2020-03-10T13:21:00Z">
                          <w:r w:rsidDel="00A703A8">
                            <w:rPr>
                              <w:sz w:val="16"/>
                            </w:rPr>
                            <w:delText>2</w:delText>
                          </w:r>
                        </w:del>
                        <w:r>
                          <w:rPr>
                            <w:sz w:val="16"/>
                          </w:rPr>
                          <w:t xml:space="preserve">. </w:t>
                        </w:r>
                        <w:ins w:id="878" w:author="Hsin-Yi Hung" w:date="2020-03-10T13:30:00Z">
                          <w:r>
                            <w:rPr>
                              <w:sz w:val="16"/>
                            </w:rPr>
                            <w:t>An example</w:t>
                          </w:r>
                          <w:del w:id="879" w:author="Sean Yun-Shiuan Chuang" w:date="2020-03-11T12:47:00Z">
                            <w:r w:rsidDel="00535443">
                              <w:rPr>
                                <w:sz w:val="16"/>
                              </w:rPr>
                              <w:delText xml:space="preserve"> of </w:delText>
                            </w:r>
                          </w:del>
                          <w:del w:id="880" w:author="Sean Yun-Shiuan Chuang" w:date="2020-03-11T12:36:00Z">
                            <w:r w:rsidDel="00CF4385">
                              <w:rPr>
                                <w:sz w:val="16"/>
                              </w:rPr>
                              <w:delText>the</w:delText>
                            </w:r>
                          </w:del>
                          <w:r>
                            <w:rPr>
                              <w:sz w:val="16"/>
                            </w:rPr>
                            <w:t xml:space="preserve"> grid world </w:t>
                          </w:r>
                        </w:ins>
                        <w:ins w:id="881" w:author="Sean Yun-Shiuan Chuang" w:date="2020-03-11T12:47:00Z">
                          <w:r>
                            <w:rPr>
                              <w:sz w:val="16"/>
                            </w:rPr>
                            <w:t>of</w:t>
                          </w:r>
                        </w:ins>
                        <w:ins w:id="882" w:author="Hsin-Yi Hung" w:date="2020-03-10T13:30:00Z">
                          <w:del w:id="883" w:author="Sean Yun-Shiuan Chuang" w:date="2020-03-11T12:47:00Z">
                            <w:r w:rsidDel="00535443">
                              <w:rPr>
                                <w:sz w:val="16"/>
                              </w:rPr>
                              <w:delText>in</w:delText>
                            </w:r>
                          </w:del>
                          <w:r>
                            <w:rPr>
                              <w:sz w:val="16"/>
                            </w:rPr>
                            <w:t xml:space="preserve"> the s</w:t>
                          </w:r>
                        </w:ins>
                        <w:ins w:id="884" w:author="Hsin-Yi Hung" w:date="2020-03-10T13:31:00Z">
                          <w:r>
                            <w:rPr>
                              <w:sz w:val="16"/>
                            </w:rPr>
                            <w:t>o</w:t>
                          </w:r>
                        </w:ins>
                        <w:ins w:id="885" w:author="Hsin-Yi Hung" w:date="2020-03-10T13:30:00Z">
                          <w:r>
                            <w:rPr>
                              <w:sz w:val="16"/>
                            </w:rPr>
                            <w:t>c</w:t>
                          </w:r>
                        </w:ins>
                        <w:ins w:id="886" w:author="Hsin-Yi Hung" w:date="2020-03-10T13:31:00Z">
                          <w:r>
                            <w:rPr>
                              <w:sz w:val="16"/>
                            </w:rPr>
                            <w:t>i</w:t>
                          </w:r>
                        </w:ins>
                        <w:ins w:id="887" w:author="Hsin-Yi Hung" w:date="2020-03-10T13:30:00Z">
                          <w:r>
                            <w:rPr>
                              <w:sz w:val="16"/>
                            </w:rPr>
                            <w:t>al game</w:t>
                          </w:r>
                        </w:ins>
                        <w:ins w:id="888" w:author="Sean Yun-Shiuan Chuang" w:date="2020-03-11T12:47:00Z">
                          <w:r>
                            <w:rPr>
                              <w:sz w:val="16"/>
                            </w:rPr>
                            <w:t xml:space="preserve"> for humans</w:t>
                          </w:r>
                        </w:ins>
                        <w:ins w:id="889" w:author="Hsin-Yi Hung" w:date="2020-03-10T13:30:00Z">
                          <w:r>
                            <w:rPr>
                              <w:sz w:val="16"/>
                            </w:rPr>
                            <w:t>.</w:t>
                          </w:r>
                        </w:ins>
                        <w:ins w:id="890" w:author="Hsin-Yi Hung" w:date="2020-03-10T13:41:00Z">
                          <w:r>
                            <w:rPr>
                              <w:sz w:val="16"/>
                            </w:rPr>
                            <w:t xml:space="preserve"> </w:t>
                          </w:r>
                        </w:ins>
                        <w:ins w:id="891" w:author="Sean Yun-Shiuan Chuang" w:date="2020-03-11T12:47:00Z">
                          <w:r>
                            <w:rPr>
                              <w:sz w:val="16"/>
                            </w:rPr>
                            <w:t>In each tr</w:t>
                          </w:r>
                        </w:ins>
                        <w:ins w:id="892" w:author="Sean Yun-Shiuan Chuang" w:date="2020-03-11T12:48:00Z">
                          <w:r>
                            <w:rPr>
                              <w:sz w:val="16"/>
                            </w:rPr>
                            <w:t xml:space="preserve">ial, </w:t>
                          </w:r>
                        </w:ins>
                        <w:ins w:id="893" w:author="Hsin-Yi Hung" w:date="2020-03-10T13:41:00Z">
                          <w:del w:id="894" w:author="Sean Yun-Shiuan Chuang" w:date="2020-03-11T12:47:00Z">
                            <w:r w:rsidDel="00535443">
                              <w:rPr>
                                <w:sz w:val="16"/>
                              </w:rPr>
                              <w:delText>S</w:delText>
                            </w:r>
                          </w:del>
                        </w:ins>
                        <w:ins w:id="895" w:author="Hsin-Yi Hung" w:date="2020-03-10T13:32:00Z">
                          <w:del w:id="896" w:author="Sean Yun-Shiuan Chuang" w:date="2020-03-11T12:47:00Z">
                            <w:r w:rsidDel="00535443">
                              <w:rPr>
                                <w:sz w:val="16"/>
                              </w:rPr>
                              <w:delText>ubject</w:delText>
                            </w:r>
                          </w:del>
                        </w:ins>
                        <w:ins w:id="897" w:author="Hsin-Yi Hung" w:date="2020-03-10T13:41:00Z">
                          <w:del w:id="898" w:author="Sean Yun-Shiuan Chuang" w:date="2020-03-11T12:47:00Z">
                            <w:r w:rsidDel="00535443">
                              <w:rPr>
                                <w:sz w:val="16"/>
                              </w:rPr>
                              <w:delText>s</w:delText>
                            </w:r>
                          </w:del>
                        </w:ins>
                        <w:ins w:id="899" w:author="Sean Yun-Shiuan Chuang" w:date="2020-03-11T12:48:00Z">
                          <w:r>
                            <w:rPr>
                              <w:sz w:val="16"/>
                            </w:rPr>
                            <w:t>p</w:t>
                          </w:r>
                        </w:ins>
                        <w:ins w:id="900" w:author="Sean Yun-Shiuan Chuang" w:date="2020-03-11T12:47:00Z">
                          <w:r>
                            <w:rPr>
                              <w:sz w:val="16"/>
                            </w:rPr>
                            <w:t>articipants</w:t>
                          </w:r>
                        </w:ins>
                        <w:ins w:id="901" w:author="Hsin-Yi Hung" w:date="2020-03-10T13:32:00Z">
                          <w:r>
                            <w:rPr>
                              <w:sz w:val="16"/>
                            </w:rPr>
                            <w:t xml:space="preserve"> are presented with a 12</w:t>
                          </w:r>
                          <w:r w:rsidRPr="001D065E">
                            <w:rPr>
                              <w:sz w:val="16"/>
                              <w:rPrChange w:id="902" w:author="Hsin-Yi Hung" w:date="2020-03-10T13:32:00Z">
                                <w:rPr>
                                  <w:bCs/>
                                </w:rPr>
                              </w:rPrChange>
                            </w:rPr>
                            <w:t>×12 grid worl</w:t>
                          </w:r>
                        </w:ins>
                        <w:ins w:id="903" w:author="Hsin-Yi Hung" w:date="2020-03-10T13:33:00Z">
                          <w:r>
                            <w:rPr>
                              <w:sz w:val="16"/>
                            </w:rPr>
                            <w:t>d with</w:t>
                          </w:r>
                        </w:ins>
                        <w:ins w:id="904" w:author="Hsin-Yi Hung" w:date="2020-03-10T13:32:00Z">
                          <w:r w:rsidRPr="001D065E">
                            <w:rPr>
                              <w:sz w:val="16"/>
                              <w:rPrChange w:id="905" w:author="Hsin-Yi Hung" w:date="2020-03-10T13:32:00Z">
                                <w:rPr>
                                  <w:bCs/>
                                </w:rPr>
                              </w:rPrChange>
                            </w:rPr>
                            <w:t xml:space="preserve"> </w:t>
                          </w:r>
                        </w:ins>
                        <w:ins w:id="906" w:author="Hsin-Yi Hung" w:date="2020-03-10T13:33:00Z">
                          <w:r>
                            <w:rPr>
                              <w:sz w:val="16"/>
                            </w:rPr>
                            <w:t>1-4 targets</w:t>
                          </w:r>
                        </w:ins>
                        <w:ins w:id="907" w:author="Hsin-Yi Hung" w:date="2020-03-10T13:34:00Z">
                          <w:r>
                            <w:rPr>
                              <w:sz w:val="16"/>
                            </w:rPr>
                            <w:t>, represent</w:t>
                          </w:r>
                        </w:ins>
                        <w:ins w:id="908" w:author="Sean Yun-Shiuan Chuang" w:date="2020-03-11T12:36:00Z">
                          <w:r>
                            <w:rPr>
                              <w:sz w:val="16"/>
                            </w:rPr>
                            <w:t>ed by</w:t>
                          </w:r>
                        </w:ins>
                        <w:ins w:id="909" w:author="Hsin-Yi Hung" w:date="2020-03-10T13:34:00Z">
                          <w:del w:id="910" w:author="Sean Yun-Shiuan Chuang" w:date="2020-03-11T12:36:00Z">
                            <w:r w:rsidDel="00CF4385">
                              <w:rPr>
                                <w:sz w:val="16"/>
                              </w:rPr>
                              <w:delText>ing as</w:delText>
                            </w:r>
                          </w:del>
                          <w:r>
                            <w:rPr>
                              <w:sz w:val="16"/>
                            </w:rPr>
                            <w:t xml:space="preserve"> a </w:t>
                          </w:r>
                        </w:ins>
                        <w:ins w:id="911" w:author="Hsin-Yi Hung" w:date="2020-03-10T13:38:00Z">
                          <w:r>
                            <w:rPr>
                              <w:sz w:val="16"/>
                            </w:rPr>
                            <w:t xml:space="preserve">heart, a key, a </w:t>
                          </w:r>
                        </w:ins>
                        <w:ins w:id="912" w:author="Hsin-Yi Hung" w:date="2020-03-10T13:39:00Z">
                          <w:r>
                            <w:rPr>
                              <w:sz w:val="16"/>
                              <w:lang w:eastAsia="zh-TW"/>
                            </w:rPr>
                            <w:t xml:space="preserve">paw, and a tree. </w:t>
                          </w:r>
                        </w:ins>
                        <w:ins w:id="913" w:author="Sean Yun-Shiuan Chuang" w:date="2020-03-11T12:39:00Z">
                          <w:r>
                            <w:rPr>
                              <w:sz w:val="16"/>
                              <w:lang w:eastAsia="zh-TW"/>
                            </w:rPr>
                            <w:t>The name associated with each target as well as t</w:t>
                          </w:r>
                        </w:ins>
                        <w:ins w:id="914" w:author="Hsin-Yi Hung" w:date="2020-03-10T13:40:00Z">
                          <w:del w:id="915" w:author="Sean Yun-Shiuan Chuang" w:date="2020-03-11T12:39:00Z">
                            <w:r w:rsidDel="009E74FA">
                              <w:rPr>
                                <w:sz w:val="16"/>
                                <w:lang w:eastAsia="zh-TW"/>
                              </w:rPr>
                              <w:delText>T</w:delText>
                            </w:r>
                          </w:del>
                          <w:r>
                            <w:rPr>
                              <w:sz w:val="16"/>
                              <w:lang w:eastAsia="zh-TW"/>
                            </w:rPr>
                            <w:t xml:space="preserve">he </w:t>
                          </w:r>
                        </w:ins>
                        <w:ins w:id="916" w:author="Sean Yun-Shiuan Chuang" w:date="2020-03-11T12:53:00Z">
                          <w:r>
                            <w:rPr>
                              <w:sz w:val="16"/>
                              <w:lang w:eastAsia="zh-TW"/>
                            </w:rPr>
                            <w:t xml:space="preserve">corresponding </w:t>
                          </w:r>
                        </w:ins>
                        <w:ins w:id="917" w:author="Hsin-Yi Hung" w:date="2020-03-10T13:40:00Z">
                          <w:r>
                            <w:rPr>
                              <w:sz w:val="16"/>
                              <w:lang w:eastAsia="zh-TW"/>
                            </w:rPr>
                            <w:t>social reward</w:t>
                          </w:r>
                          <w:del w:id="918" w:author="Sean Yun-Shiuan Chuang" w:date="2020-03-11T12:53:00Z">
                            <w:r w:rsidDel="00090FD2">
                              <w:rPr>
                                <w:sz w:val="16"/>
                                <w:lang w:eastAsia="zh-TW"/>
                              </w:rPr>
                              <w:delText xml:space="preserve"> value</w:delText>
                            </w:r>
                          </w:del>
                        </w:ins>
                        <w:ins w:id="919" w:author="Hsin-Yi Hung" w:date="2020-03-10T14:00:00Z">
                          <w:del w:id="920" w:author="Sean Yun-Shiuan Chuang" w:date="2020-03-11T12:53:00Z">
                            <w:r w:rsidDel="00090FD2">
                              <w:rPr>
                                <w:sz w:val="16"/>
                                <w:szCs w:val="16"/>
                                <w:lang w:eastAsia="zh-TW"/>
                              </w:rPr>
                              <w:delText xml:space="preserve"> </w:delText>
                            </w:r>
                          </w:del>
                        </w:ins>
                        <w:ins w:id="921" w:author="Hsin-Yi Hung" w:date="2020-03-10T13:40:00Z">
                          <w:del w:id="922" w:author="Sean Yun-Shiuan Chuang" w:date="2020-03-11T12:53:00Z">
                            <w:r w:rsidDel="00090FD2">
                              <w:rPr>
                                <w:sz w:val="16"/>
                                <w:lang w:eastAsia="zh-TW"/>
                              </w:rPr>
                              <w:delText>of each target</w:delText>
                            </w:r>
                          </w:del>
                        </w:ins>
                        <w:ins w:id="92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924" w:author="Hsin-Yi Hung" w:date="2020-03-10T13:40:00Z">
                          <w:r>
                            <w:rPr>
                              <w:sz w:val="16"/>
                              <w:lang w:eastAsia="zh-TW"/>
                            </w:rPr>
                            <w:t xml:space="preserve">and </w:t>
                          </w:r>
                        </w:ins>
                        <w:ins w:id="925" w:author="Hsin-Yi Hung" w:date="2020-03-10T13:41:00Z">
                          <w:r>
                            <w:rPr>
                              <w:sz w:val="16"/>
                              <w:lang w:eastAsia="zh-TW"/>
                            </w:rPr>
                            <w:t xml:space="preserve">the </w:t>
                          </w:r>
                        </w:ins>
                        <w:ins w:id="926" w:author="Sean Yun-Shiuan Chuang" w:date="2020-03-11T12:40:00Z">
                          <w:r>
                            <w:rPr>
                              <w:sz w:val="16"/>
                              <w:lang w:eastAsia="zh-TW"/>
                            </w:rPr>
                            <w:t xml:space="preserve">current </w:t>
                          </w:r>
                        </w:ins>
                        <w:ins w:id="927" w:author="Hsin-Yi Hung" w:date="2020-03-10T13:41:00Z">
                          <w:del w:id="928" w:author="Sean Yun-Shiuan Chuang" w:date="2020-03-11T12:39:00Z">
                            <w:r w:rsidDel="009E74FA">
                              <w:rPr>
                                <w:sz w:val="16"/>
                                <w:lang w:eastAsia="zh-TW"/>
                              </w:rPr>
                              <w:delText xml:space="preserve">total </w:delText>
                            </w:r>
                          </w:del>
                          <w:r>
                            <w:rPr>
                              <w:sz w:val="16"/>
                              <w:lang w:eastAsia="zh-TW"/>
                            </w:rPr>
                            <w:t>score are</w:t>
                          </w:r>
                        </w:ins>
                        <w:ins w:id="929" w:author="Hsin-Yi Hung" w:date="2020-03-10T13:40:00Z">
                          <w:r>
                            <w:rPr>
                              <w:sz w:val="16"/>
                              <w:lang w:eastAsia="zh-TW"/>
                            </w:rPr>
                            <w:t xml:space="preserve"> shown in the left</w:t>
                          </w:r>
                        </w:ins>
                        <w:ins w:id="930" w:author="Hsin-Yi Hung" w:date="2020-03-10T13:41:00Z">
                          <w:r>
                            <w:rPr>
                              <w:sz w:val="16"/>
                              <w:lang w:eastAsia="zh-TW"/>
                            </w:rPr>
                            <w:t xml:space="preserve">. </w:t>
                          </w:r>
                        </w:ins>
                        <w:ins w:id="931" w:author="Hsin-Yi Hung" w:date="2020-03-10T13:45:00Z">
                          <w:r>
                            <w:rPr>
                              <w:sz w:val="16"/>
                              <w:lang w:eastAsia="zh-TW"/>
                            </w:rPr>
                            <w:t xml:space="preserve">The </w:t>
                          </w:r>
                        </w:ins>
                        <w:ins w:id="932" w:author="Sean Yun-Shiuan Chuang" w:date="2020-03-11T12:37:00Z">
                          <w:r>
                            <w:rPr>
                              <w:sz w:val="16"/>
                              <w:lang w:eastAsia="zh-TW"/>
                            </w:rPr>
                            <w:t xml:space="preserve">human </w:t>
                          </w:r>
                        </w:ins>
                        <w:ins w:id="933" w:author="Hsin-Yi Hung" w:date="2020-03-10T13:45:00Z">
                          <w:del w:id="934" w:author="Sean Yun-Shiuan Chuang" w:date="2020-03-11T12:37:00Z">
                            <w:r w:rsidDel="00CF4385">
                              <w:rPr>
                                <w:sz w:val="16"/>
                                <w:lang w:eastAsia="zh-TW"/>
                              </w:rPr>
                              <w:delText>subject</w:delText>
                            </w:r>
                          </w:del>
                        </w:ins>
                        <w:ins w:id="935" w:author="Sean Yun-Shiuan Chuang" w:date="2020-03-11T12:37:00Z">
                          <w:r>
                            <w:rPr>
                              <w:rFonts w:hint="eastAsia"/>
                              <w:sz w:val="16"/>
                              <w:lang w:eastAsia="zh-TW"/>
                            </w:rPr>
                            <w:t>p</w:t>
                          </w:r>
                          <w:r>
                            <w:rPr>
                              <w:sz w:val="16"/>
                              <w:lang w:eastAsia="zh-TW"/>
                            </w:rPr>
                            <w:t>articipant</w:t>
                          </w:r>
                        </w:ins>
                        <w:ins w:id="936" w:author="Hsin-Yi Hung" w:date="2020-03-10T13:45:00Z">
                          <w:r>
                            <w:rPr>
                              <w:sz w:val="16"/>
                              <w:lang w:eastAsia="zh-TW"/>
                            </w:rPr>
                            <w:t xml:space="preserve"> (map marker) </w:t>
                          </w:r>
                          <w:del w:id="937" w:author="Sean Yun-Shiuan Chuang" w:date="2020-03-11T12:37:00Z">
                            <w:r w:rsidDel="00CF4385">
                              <w:rPr>
                                <w:sz w:val="16"/>
                                <w:lang w:eastAsia="zh-TW"/>
                              </w:rPr>
                              <w:delText>moves</w:delText>
                            </w:r>
                          </w:del>
                        </w:ins>
                        <w:ins w:id="938" w:author="Sean Yun-Shiuan Chuang" w:date="2020-03-11T12:37:00Z">
                          <w:r>
                            <w:rPr>
                              <w:sz w:val="16"/>
                              <w:lang w:eastAsia="zh-TW"/>
                            </w:rPr>
                            <w:t>navigates</w:t>
                          </w:r>
                        </w:ins>
                        <w:ins w:id="939" w:author="Hsin-Yi Hung" w:date="2020-03-10T13:45:00Z">
                          <w:r>
                            <w:rPr>
                              <w:sz w:val="16"/>
                              <w:lang w:eastAsia="zh-TW"/>
                            </w:rPr>
                            <w:t xml:space="preserve"> horizontally or vertically to r</w:t>
                          </w:r>
                        </w:ins>
                        <w:ins w:id="940" w:author="Hsin-Yi Hung" w:date="2020-03-10T13:46:00Z">
                          <w:r>
                            <w:rPr>
                              <w:sz w:val="16"/>
                              <w:lang w:eastAsia="zh-TW"/>
                            </w:rPr>
                            <w:t>each the target</w:t>
                          </w:r>
                        </w:ins>
                        <w:ins w:id="941" w:author="Hsin-Yi Hung" w:date="2020-03-10T14:03:00Z">
                          <w:r>
                            <w:rPr>
                              <w:sz w:val="16"/>
                              <w:lang w:eastAsia="zh-TW"/>
                            </w:rPr>
                            <w:t xml:space="preserve"> by key</w:t>
                          </w:r>
                        </w:ins>
                        <w:ins w:id="942" w:author="Hsin-Yi Hung" w:date="2020-03-10T14:04:00Z">
                          <w:r>
                            <w:rPr>
                              <w:sz w:val="16"/>
                              <w:lang w:eastAsia="zh-TW"/>
                            </w:rPr>
                            <w:t>press</w:t>
                          </w:r>
                        </w:ins>
                        <w:ins w:id="943" w:author="Hsin-Yi Hung" w:date="2020-03-10T14:03:00Z">
                          <w:r>
                            <w:rPr>
                              <w:sz w:val="16"/>
                              <w:lang w:eastAsia="zh-TW"/>
                            </w:rPr>
                            <w:t xml:space="preserve"> or </w:t>
                          </w:r>
                        </w:ins>
                        <w:ins w:id="944" w:author="Hsin-Yi Hung" w:date="2020-03-10T14:04:00Z">
                          <w:r>
                            <w:rPr>
                              <w:sz w:val="16"/>
                              <w:lang w:eastAsia="zh-TW"/>
                            </w:rPr>
                            <w:t xml:space="preserve">clicking </w:t>
                          </w:r>
                        </w:ins>
                        <w:ins w:id="945" w:author="Hsin-Yi Hung" w:date="2020-03-10T14:03:00Z">
                          <w:r>
                            <w:rPr>
                              <w:sz w:val="16"/>
                              <w:lang w:eastAsia="zh-TW"/>
                            </w:rPr>
                            <w:t>buttons</w:t>
                          </w:r>
                        </w:ins>
                        <w:ins w:id="946" w:author="Hsin-Yi Hung" w:date="2020-03-10T14:04:00Z">
                          <w:r>
                            <w:rPr>
                              <w:sz w:val="16"/>
                              <w:lang w:eastAsia="zh-TW"/>
                            </w:rPr>
                            <w:t xml:space="preserve"> on the </w:t>
                          </w:r>
                        </w:ins>
                        <w:ins w:id="947" w:author="Hsin-Yi Hung" w:date="2020-03-10T14:05:00Z">
                          <w:r>
                            <w:rPr>
                              <w:sz w:val="16"/>
                              <w:lang w:eastAsia="zh-TW"/>
                            </w:rPr>
                            <w:t>mobile phones</w:t>
                          </w:r>
                        </w:ins>
                        <w:ins w:id="948" w:author="Hsin-Yi Hung" w:date="2020-03-10T13:46:00Z">
                          <w:r>
                            <w:rPr>
                              <w:sz w:val="16"/>
                              <w:lang w:eastAsia="zh-TW"/>
                            </w:rPr>
                            <w:t xml:space="preserve">. </w:t>
                          </w:r>
                        </w:ins>
                        <w:ins w:id="949" w:author="Sean Yun-Shiuan Chuang" w:date="2020-03-11T12:55:00Z">
                          <w:r>
                            <w:rPr>
                              <w:sz w:val="16"/>
                              <w:lang w:eastAsia="zh-TW"/>
                            </w:rPr>
                            <w:t>Once the participant reaches one of the targets, t</w:t>
                          </w:r>
                        </w:ins>
                        <w:ins w:id="950" w:author="Sean Yun-Shiuan Chuang" w:date="2020-03-11T12:54:00Z">
                          <w:r>
                            <w:rPr>
                              <w:sz w:val="16"/>
                              <w:lang w:eastAsia="zh-TW"/>
                            </w:rPr>
                            <w:t xml:space="preserve">he </w:t>
                          </w:r>
                        </w:ins>
                        <w:ins w:id="951" w:author="Sean Yun-Shiuan Chuang" w:date="2020-03-11T13:15:00Z">
                          <w:r>
                            <w:rPr>
                              <w:sz w:val="16"/>
                              <w:lang w:eastAsia="zh-TW"/>
                            </w:rPr>
                            <w:t xml:space="preserve">participant is rewards with the </w:t>
                          </w:r>
                        </w:ins>
                        <w:ins w:id="952" w:author="Sean Yun-Shiuan Chuang" w:date="2020-03-11T12:54:00Z">
                          <w:r>
                            <w:rPr>
                              <w:sz w:val="16"/>
                              <w:lang w:eastAsia="zh-TW"/>
                            </w:rPr>
                            <w:t>final score</w:t>
                          </w:r>
                        </w:ins>
                        <w:ins w:id="953" w:author="Sean Yun-Shiuan Chuang" w:date="2020-03-11T13:15:00Z">
                          <w:r>
                            <w:rPr>
                              <w:sz w:val="16"/>
                              <w:lang w:eastAsia="zh-TW"/>
                            </w:rPr>
                            <w:t>, which is</w:t>
                          </w:r>
                        </w:ins>
                        <w:ins w:id="954" w:author="Sean Yun-Shiuan Chuang" w:date="2020-03-11T12:55:00Z">
                          <w:r>
                            <w:rPr>
                              <w:sz w:val="16"/>
                              <w:lang w:eastAsia="zh-TW"/>
                            </w:rPr>
                            <w:t xml:space="preserve"> derived </w:t>
                          </w:r>
                        </w:ins>
                        <w:ins w:id="955" w:author="Sean Yun-Shiuan Chuang" w:date="2020-03-11T12:56:00Z">
                          <w:r>
                            <w:rPr>
                              <w:sz w:val="16"/>
                              <w:lang w:eastAsia="zh-TW"/>
                            </w:rPr>
                            <w:t>via</w:t>
                          </w:r>
                        </w:ins>
                        <w:ins w:id="956" w:author="Sean Yun-Shiuan Chuang" w:date="2020-03-11T12:54:00Z">
                          <w:r>
                            <w:rPr>
                              <w:sz w:val="16"/>
                              <w:lang w:eastAsia="zh-TW"/>
                            </w:rPr>
                            <w:t xml:space="preserve"> </w:t>
                          </w:r>
                        </w:ins>
                        <w:ins w:id="957" w:author="Sean Yun-Shiuan Chuang" w:date="2020-03-11T12:56:00Z">
                          <w:r>
                            <w:rPr>
                              <w:sz w:val="16"/>
                              <w:lang w:eastAsia="zh-TW"/>
                            </w:rPr>
                            <w:t xml:space="preserve">subtracting </w:t>
                          </w:r>
                        </w:ins>
                        <m:oMath>
                          <m:sSub>
                            <m:sSubPr>
                              <m:ctrlPr>
                                <w:ins w:id="958" w:author="Sean Yun-Shiuan Chuang" w:date="2020-03-11T12:54:00Z">
                                  <w:rPr>
                                    <w:rFonts w:ascii="Cambria Math" w:hAnsi="Cambria Math"/>
                                    <w:bCs/>
                                    <w:i/>
                                    <w:sz w:val="16"/>
                                    <w:szCs w:val="16"/>
                                  </w:rPr>
                                </w:ins>
                              </m:ctrlPr>
                            </m:sSubPr>
                            <m:e>
                              <m:r>
                                <w:ins w:id="959" w:author="Sean Yun-Shiuan Chuang" w:date="2020-03-11T12:54:00Z">
                                  <w:rPr>
                                    <w:rFonts w:ascii="Cambria Math" w:hAnsi="Cambria Math"/>
                                    <w:sz w:val="16"/>
                                    <w:szCs w:val="16"/>
                                  </w:rPr>
                                  <m:t>u</m:t>
                                </w:ins>
                              </m:r>
                            </m:e>
                            <m:sub>
                              <m:r>
                                <w:ins w:id="960" w:author="Sean Yun-Shiuan Chuang" w:date="2020-03-11T12:54:00Z">
                                  <w:rPr>
                                    <w:rFonts w:ascii="Cambria Math" w:hAnsi="Cambria Math"/>
                                    <w:sz w:val="16"/>
                                    <w:szCs w:val="16"/>
                                  </w:rPr>
                                  <m:t>s</m:t>
                                </w:ins>
                              </m:r>
                            </m:sub>
                          </m:sSub>
                        </m:oMath>
                        <w:ins w:id="961" w:author="Sean Yun-Shiuan Chuang" w:date="2020-03-11T12:54:00Z">
                          <w:r w:rsidRPr="000B6A55">
                            <w:rPr>
                              <w:sz w:val="16"/>
                              <w:szCs w:val="16"/>
                              <w:lang w:eastAsia="zh-TW"/>
                            </w:rPr>
                            <w:t>,</w:t>
                          </w:r>
                          <w:r>
                            <w:rPr>
                              <w:sz w:val="16"/>
                              <w:lang w:eastAsia="zh-TW"/>
                            </w:rPr>
                            <w:t xml:space="preserve"> </w:t>
                          </w:r>
                        </w:ins>
                        <w:del w:id="96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63" w:author="Unknown" w:date="2020-03-10T01:12:00Z">
                                  <w:del w:id="964" w:author="Hsin-Yi Hung" w:date="2020-03-10T13:23:00Z">
                                    <w:rPr>
                                      <w:rFonts w:ascii="Cambria Math" w:hAnsi="Cambria Math"/>
                                      <w:sz w:val="16"/>
                                    </w:rPr>
                                  </w:del>
                                </w:ins>
                              </m:ctrlPr>
                            </m:sSubPr>
                            <m:e>
                              <m:r>
                                <w:ins w:id="965" w:author="Unknown" w:date="2020-03-10T01:12:00Z">
                                  <w:del w:id="966" w:author="Hsin-Yi Hung" w:date="2020-03-10T13:23:00Z">
                                    <w:rPr>
                                      <w:rFonts w:ascii="Cambria Math" w:hAnsi="Cambria Math"/>
                                      <w:sz w:val="16"/>
                                    </w:rPr>
                                    <m:t>a</m:t>
                                  </w:del>
                                </w:ins>
                              </m:r>
                            </m:e>
                            <m:sub>
                              <m:r>
                                <w:ins w:id="967" w:author="Unknown" w:date="2020-03-10T01:12:00Z">
                                  <w:del w:id="968" w:author="Hsin-Yi Hung" w:date="2020-03-10T13:23:00Z">
                                    <w:rPr>
                                      <w:rFonts w:ascii="Cambria Math" w:hAnsi="Cambria Math"/>
                                      <w:sz w:val="16"/>
                                    </w:rPr>
                                    <m:t>i</m:t>
                                  </w:del>
                                </w:ins>
                              </m:r>
                            </m:sub>
                          </m:sSub>
                        </m:oMath>
                        <w:del w:id="969" w:author="Hsin-Yi Hung" w:date="2020-03-10T13:23:00Z">
                          <w:r w:rsidRPr="001D065E" w:rsidDel="00A703A8">
                            <w:rPr>
                              <w:sz w:val="16"/>
                              <w:rPrChange w:id="97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71" w:author="Unknown" w:date="2020-03-10T01:12:00Z">
                          <w:del w:id="972" w:author="Hsin-Yi Hung" w:date="2020-03-10T13:23:00Z">
                            <w:r w:rsidRPr="001D065E" w:rsidDel="00A703A8">
                              <w:rPr>
                                <w:sz w:val="16"/>
                                <w:rPrChange w:id="973" w:author="Hsin-Yi Hung" w:date="2020-03-10T13:32:00Z">
                                  <w:rPr>
                                    <w:i/>
                                    <w:sz w:val="16"/>
                                  </w:rPr>
                                </w:rPrChange>
                              </w:rPr>
                              <w:delText>G</w:delText>
                            </w:r>
                          </w:del>
                        </w:ins>
                        <w:del w:id="974" w:author="Hsin-Yi Hung" w:date="2020-03-10T13:23:00Z">
                          <w:r w:rsidRPr="001D065E" w:rsidDel="00A703A8">
                            <w:rPr>
                              <w:sz w:val="16"/>
                              <w:rPrChange w:id="97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76" w:author="Unknown" w:date="2020-03-10T01:13:00Z">
                          <w:del w:id="977" w:author="Hsin-Yi Hung" w:date="2020-03-10T13:23:00Z">
                            <w:r w:rsidDel="00A703A8">
                              <w:rPr>
                                <w:sz w:val="16"/>
                              </w:rPr>
                              <w:delText>one of</w:delText>
                            </w:r>
                          </w:del>
                        </w:ins>
                        <w:del w:id="97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79" w:author="Unknown" w:date="2020-03-10T01:18:00Z">
                          <w:del w:id="980" w:author="Hsin-Yi Hung" w:date="2020-03-10T13:23:00Z">
                            <w:r w:rsidDel="00A703A8">
                              <w:rPr>
                                <w:sz w:val="16"/>
                              </w:rPr>
                              <w:delText xml:space="preserve"> with the </w:delText>
                            </w:r>
                          </w:del>
                          <w:del w:id="981" w:author="Hsin-Yi Hung" w:date="2020-03-10T13:30:00Z">
                            <w:r w:rsidDel="001D065E">
                              <w:rPr>
                                <w:sz w:val="16"/>
                              </w:rPr>
                              <w:delText>approached targets</w:delText>
                            </w:r>
                          </w:del>
                        </w:ins>
                        <w:del w:id="982" w:author="Hsin-Yi Hung" w:date="2020-03-10T13:30:00Z">
                          <w:r w:rsidDel="001D065E">
                            <w:rPr>
                              <w:sz w:val="16"/>
                            </w:rPr>
                            <w:delText xml:space="preserve"> </w:delText>
                          </w:r>
                        </w:del>
                        <w:ins w:id="983" w:author="Unknown" w:date="2020-03-10T01:18:00Z">
                          <w:del w:id="98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8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86" w:author="Hsin-Yi Hung" w:date="2020-03-10T13:30:00Z">
                          <w:r w:rsidDel="001D065E">
                            <w:rPr>
                              <w:sz w:val="16"/>
                            </w:rPr>
                            <w:delText xml:space="preserve">were fed to ToMnet+ as learning </w:delText>
                          </w:r>
                        </w:del>
                        <w:ins w:id="987" w:author="Unknown" w:date="2020-03-10T01:18:00Z">
                          <w:del w:id="988" w:author="Hsin-Yi Hung" w:date="2020-03-10T13:30:00Z">
                            <w:r w:rsidDel="001D065E">
                              <w:rPr>
                                <w:sz w:val="16"/>
                              </w:rPr>
                              <w:delText xml:space="preserve">training </w:delText>
                            </w:r>
                          </w:del>
                        </w:ins>
                        <w:del w:id="989" w:author="Hsin-Yi Hung" w:date="2020-03-10T13:30:00Z">
                          <w:r w:rsidDel="001D065E">
                            <w:rPr>
                              <w:sz w:val="16"/>
                            </w:rPr>
                            <w:delText xml:space="preserve">data. On the right, example new test </w:delText>
                          </w:r>
                        </w:del>
                        <w:ins w:id="990" w:author="Unknown" w:date="2020-03-10T01:14:00Z">
                          <w:del w:id="991" w:author="Hsin-Yi Hung" w:date="2020-03-10T13:30:00Z">
                            <w:r w:rsidDel="001D065E">
                              <w:rPr>
                                <w:sz w:val="16"/>
                              </w:rPr>
                              <w:delText xml:space="preserve">query state </w:delText>
                            </w:r>
                          </w:del>
                        </w:ins>
                        <m:oMath>
                          <m:r>
                            <w:ins w:id="992" w:author="Unknown" w:date="2020-03-10T01:15:00Z">
                              <w:del w:id="993" w:author="Hsin-Yi Hung" w:date="2020-03-10T13:30:00Z">
                                <m:rPr>
                                  <m:sty m:val="p"/>
                                </m:rPr>
                                <w:rPr>
                                  <w:rFonts w:ascii="Cambria Math" w:hAnsi="Cambria Math"/>
                                  <w:sz w:val="16"/>
                                </w:rPr>
                                <m:t xml:space="preserve"> </m:t>
                              </w:del>
                            </w:ins>
                          </m:r>
                          <m:sSub>
                            <m:sSubPr>
                              <m:ctrlPr>
                                <w:ins w:id="994" w:author="Unknown" w:date="2020-03-10T01:15:00Z">
                                  <w:del w:id="995" w:author="Hsin-Yi Hung" w:date="2020-03-10T13:30:00Z">
                                    <w:rPr>
                                      <w:rFonts w:ascii="Cambria Math" w:hAnsi="Cambria Math"/>
                                      <w:sz w:val="16"/>
                                    </w:rPr>
                                  </w:del>
                                </w:ins>
                              </m:ctrlPr>
                            </m:sSubPr>
                            <m:e>
                              <m:r>
                                <w:ins w:id="996" w:author="Unknown" w:date="2020-03-10T01:15:00Z">
                                  <w:del w:id="997" w:author="Hsin-Yi Hung" w:date="2020-03-10T13:30:00Z">
                                    <m:rPr>
                                      <m:nor/>
                                    </m:rPr>
                                    <w:rPr>
                                      <w:sz w:val="16"/>
                                      <w:rPrChange w:id="998" w:author="Hsin-Yi Hung" w:date="2020-03-10T13:32:00Z">
                                        <w:rPr>
                                          <w:i/>
                                          <w:sz w:val="16"/>
                                        </w:rPr>
                                      </w:rPrChange>
                                    </w:rPr>
                                    <m:t>q</m:t>
                                  </w:del>
                                </w:ins>
                              </m:r>
                            </m:e>
                            <m:sub>
                              <m:r>
                                <w:ins w:id="999" w:author="Unknown" w:date="2020-03-10T01:15:00Z">
                                  <w:del w:id="1000" w:author="Hsin-Yi Hung" w:date="2020-03-10T13:30:00Z">
                                    <w:rPr>
                                      <w:rFonts w:ascii="Cambria Math" w:hAnsi="Cambria Math"/>
                                      <w:sz w:val="16"/>
                                    </w:rPr>
                                    <m:t>k</m:t>
                                  </w:del>
                                </w:ins>
                              </m:r>
                              <m:r>
                                <w:ins w:id="1001" w:author="Unknown" w:date="2020-03-10T01:15:00Z">
                                  <w:del w:id="1002" w:author="Hsin-Yi Hung" w:date="2020-03-10T13:30:00Z">
                                    <m:rPr>
                                      <m:sty m:val="p"/>
                                    </m:rPr>
                                    <w:rPr>
                                      <w:rFonts w:ascii="Cambria Math" w:hAnsi="Cambria Math" w:hint="eastAsia"/>
                                      <w:sz w:val="16"/>
                                    </w:rPr>
                                    <m:t>'</m:t>
                                  </w:del>
                                </w:ins>
                              </m:r>
                            </m:sub>
                          </m:sSub>
                        </m:oMath>
                        <w:ins w:id="1003" w:author="Unknown" w:date="2020-03-10T01:15:00Z">
                          <w:del w:id="1004" w:author="Hsin-Yi Hung" w:date="2020-03-10T13:30:00Z">
                            <w:r w:rsidRPr="001D065E" w:rsidDel="001D065E">
                              <w:rPr>
                                <w:sz w:val="16"/>
                              </w:rPr>
                              <w:delText xml:space="preserve"> </w:delText>
                            </w:r>
                          </w:del>
                        </w:ins>
                        <w:del w:id="1005" w:author="Hsin-Yi Hung" w:date="2020-03-10T13:30:00Z">
                          <w:r w:rsidDel="001D065E">
                            <w:rPr>
                              <w:sz w:val="16"/>
                            </w:rPr>
                            <w:delText xml:space="preserve">grid worlds </w:delText>
                          </w:r>
                        </w:del>
                        <w:ins w:id="1006" w:author="Unknown" w:date="2020-03-10T01:15:00Z">
                          <w:del w:id="1007" w:author="Hsin-Yi Hung" w:date="2020-03-10T13:30:00Z">
                            <w:r w:rsidDel="001D065E">
                              <w:rPr>
                                <w:sz w:val="16"/>
                              </w:rPr>
                              <w:delText>is</w:delText>
                            </w:r>
                          </w:del>
                        </w:ins>
                        <w:del w:id="1008" w:author="Hsin-Yi Hung" w:date="2020-03-10T13:30:00Z">
                          <w:r w:rsidDel="001D065E">
                            <w:rPr>
                              <w:sz w:val="16"/>
                            </w:rPr>
                            <w:delText xml:space="preserve">are presented (top; different combinations of </w:delText>
                          </w:r>
                          <w:r w:rsidRPr="001D065E" w:rsidDel="001D065E">
                            <w:rPr>
                              <w:sz w:val="16"/>
                              <w:rPrChange w:id="1009" w:author="Hsin-Yi Hung" w:date="2020-03-10T13:32:00Z">
                                <w:rPr>
                                  <w:i/>
                                  <w:sz w:val="16"/>
                                </w:rPr>
                              </w:rPrChange>
                            </w:rPr>
                            <w:delText>S</w:delText>
                          </w:r>
                          <w:r w:rsidDel="001D065E">
                            <w:rPr>
                              <w:sz w:val="16"/>
                            </w:rPr>
                            <w:delText xml:space="preserve"> are drawn during testing) for which ToMnet+ predicts the trajectory agents take</w:delText>
                          </w:r>
                        </w:del>
                        <w:ins w:id="1010" w:author="Unknown" w:date="2020-03-10T01:15:00Z">
                          <w:del w:id="1011" w:author="Hsin-Yi Hung" w:date="2020-03-10T13:30:00Z">
                            <w:r w:rsidDel="001D065E">
                              <w:rPr>
                                <w:sz w:val="16"/>
                              </w:rPr>
                              <w:delText>target the agent will approach</w:delText>
                            </w:r>
                          </w:del>
                        </w:ins>
                        <w:ins w:id="1012" w:author="Unknown" w:date="2020-03-10T01:16:00Z">
                          <w:del w:id="101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014" w:author="Hsin-Yi Hung" w:date="2020-03-10T13:30:00Z">
                          <w:r w:rsidDel="001D065E">
                            <w:rPr>
                              <w:sz w:val="16"/>
                            </w:rPr>
                            <w:delText xml:space="preserve"> (bottom; blue arrows</w:delText>
                          </w:r>
                        </w:del>
                        <w:ins w:id="1015" w:author="Unknown" w:date="2020-03-10T01:17:00Z">
                          <w:del w:id="1016" w:author="Hsin-Yi Hung" w:date="2020-03-10T13:30:00Z">
                            <w:r w:rsidDel="001D065E">
                              <w:rPr>
                                <w:sz w:val="16"/>
                              </w:rPr>
                              <w:delText>circle</w:delText>
                            </w:r>
                          </w:del>
                        </w:ins>
                        <w:ins w:id="1017" w:author="Sean Yun-Shiuan Chuang" w:date="2020-03-11T12:56:00Z">
                          <w:r>
                            <w:rPr>
                              <w:sz w:val="16"/>
                            </w:rPr>
                            <w:t>by the number of steps taken.</w:t>
                          </w:r>
                        </w:ins>
                        <w:del w:id="1018"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d"/>
        <w:tabs>
          <w:tab w:val="clear" w:pos="800"/>
          <w:tab w:val="left" w:pos="180"/>
        </w:tabs>
        <w:wordWrap/>
        <w:spacing w:line="240" w:lineRule="auto"/>
        <w:contextualSpacing/>
        <w:outlineLvl w:val="0"/>
        <w:rPr>
          <w:ins w:id="1019" w:author="Unknown" w:date="2020-03-09T22:38:00Z"/>
          <w:rFonts w:ascii="Times New Roman"/>
          <w:bCs/>
        </w:rPr>
      </w:pPr>
    </w:p>
    <w:p w14:paraId="6BC67CE8" w14:textId="77777777" w:rsidR="00A701AA" w:rsidRDefault="00A701AA" w:rsidP="00A701AA">
      <w:pPr>
        <w:pStyle w:val="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af7"/>
          <w:i w:val="0"/>
          <w:iCs w:val="0"/>
        </w:rPr>
        <w:pPrChange w:id="1020" w:author="Hsin-Yi Hung" w:date="2020-03-10T16:08:00Z">
          <w:pPr>
            <w:pStyle w:val="ab"/>
            <w:ind w:firstLine="289"/>
            <w:contextualSpacing/>
          </w:pPr>
        </w:pPrChange>
      </w:pPr>
      <w:commentRangeStart w:id="1021"/>
      <w:r>
        <w:rPr>
          <w:rStyle w:val="af7"/>
          <w:i w:val="0"/>
        </w:rPr>
        <w:t xml:space="preserve">The </w:t>
      </w:r>
      <w:commentRangeStart w:id="1022"/>
      <w:ins w:id="1023" w:author="Unknown" w:date="2020-03-09T23:24:00Z">
        <w:r>
          <w:rPr>
            <w:rStyle w:val="af7"/>
            <w:i w:val="0"/>
          </w:rPr>
          <w:t xml:space="preserve">adapted </w:t>
        </w:r>
      </w:ins>
      <w:r>
        <w:rPr>
          <w:rStyle w:val="af7"/>
          <w:i w:val="0"/>
        </w:rPr>
        <w:t xml:space="preserve">SSQ </w:t>
      </w:r>
      <w:commentRangeEnd w:id="1022"/>
      <w:r w:rsidR="001062CD">
        <w:rPr>
          <w:rStyle w:val="af"/>
        </w:rPr>
        <w:commentReference w:id="1022"/>
      </w:r>
      <w:ins w:id="1024" w:author="Unknown" w:date="2020-03-09T23:24:00Z">
        <w:r>
          <w:rPr>
            <w:rStyle w:val="af7"/>
            <w:i w:val="0"/>
          </w:rPr>
          <w:t xml:space="preserve">is modified from SSQ [7]. </w:t>
        </w:r>
      </w:ins>
      <w:ins w:id="1025" w:author="Sean Yun-Shiuan Chuang" w:date="2020-03-11T13:00:00Z">
        <w:r w:rsidR="00073137">
          <w:rPr>
            <w:rStyle w:val="af7"/>
            <w:i w:val="0"/>
          </w:rPr>
          <w:t>First, the participants were</w:t>
        </w:r>
      </w:ins>
      <w:ins w:id="1026" w:author="Hsin-Yi Hung" w:date="2020-03-10T14:51:00Z">
        <w:del w:id="1027" w:author="Sean Yun-Shiuan Chuang" w:date="2020-03-11T13:00:00Z">
          <w:r w:rsidR="001F7AB3" w:rsidDel="00073137">
            <w:rPr>
              <w:rStyle w:val="af7"/>
              <w:rFonts w:hint="eastAsia"/>
              <w:i w:val="0"/>
              <w:lang w:eastAsia="zh-TW"/>
            </w:rPr>
            <w:delText>We firs</w:delText>
          </w:r>
          <w:r w:rsidR="001F7AB3" w:rsidDel="00073137">
            <w:rPr>
              <w:rStyle w:val="af7"/>
              <w:i w:val="0"/>
            </w:rPr>
            <w:delText>t</w:delText>
          </w:r>
        </w:del>
        <w:r w:rsidR="001F7AB3">
          <w:rPr>
            <w:rStyle w:val="af7"/>
            <w:i w:val="0"/>
          </w:rPr>
          <w:t xml:space="preserve"> asked </w:t>
        </w:r>
        <w:del w:id="1028" w:author="Sean Yun-Shiuan Chuang" w:date="2020-03-11T13:00:00Z">
          <w:r w:rsidR="001F7AB3" w:rsidDel="00073137">
            <w:rPr>
              <w:rStyle w:val="af7"/>
              <w:i w:val="0"/>
            </w:rPr>
            <w:delText xml:space="preserve">the subjects </w:delText>
          </w:r>
        </w:del>
        <w:r w:rsidR="001F7AB3">
          <w:rPr>
            <w:rStyle w:val="af7"/>
            <w:i w:val="0"/>
          </w:rPr>
          <w:t xml:space="preserve">to list four </w:t>
        </w:r>
      </w:ins>
      <w:ins w:id="1029" w:author="Hsin-Yi Hung" w:date="2020-03-10T14:52:00Z">
        <w:del w:id="1030" w:author="Sean Yun-Shiuan Chuang" w:date="2020-03-11T12:59:00Z">
          <w:r w:rsidR="001F7AB3" w:rsidDel="00073137">
            <w:rPr>
              <w:rStyle w:val="af7"/>
              <w:i w:val="0"/>
            </w:rPr>
            <w:delText>buddies</w:delText>
          </w:r>
        </w:del>
      </w:ins>
      <w:ins w:id="1031" w:author="Sean Yun-Shiuan Chuang" w:date="2020-03-11T13:03:00Z">
        <w:r w:rsidR="00550A1F">
          <w:rPr>
            <w:rStyle w:val="af7"/>
            <w:i w:val="0"/>
          </w:rPr>
          <w:t>close friends/family members</w:t>
        </w:r>
      </w:ins>
      <w:ins w:id="1032" w:author="Hsin-Yi Hung" w:date="2020-03-10T14:51:00Z">
        <w:r w:rsidR="001F7AB3">
          <w:rPr>
            <w:rStyle w:val="af7"/>
            <w:i w:val="0"/>
          </w:rPr>
          <w:t xml:space="preserve"> </w:t>
        </w:r>
      </w:ins>
      <w:ins w:id="1033" w:author="Hsin-Yi Hung" w:date="2020-03-10T14:52:00Z">
        <w:r w:rsidR="001F7AB3">
          <w:rPr>
            <w:rStyle w:val="af7"/>
            <w:i w:val="0"/>
          </w:rPr>
          <w:t xml:space="preserve">who can provide </w:t>
        </w:r>
      </w:ins>
      <w:ins w:id="1034" w:author="Sean Yun-Shiuan Chuang" w:date="2020-03-11T12:59:00Z">
        <w:r w:rsidR="00073137">
          <w:rPr>
            <w:rStyle w:val="af7"/>
            <w:i w:val="0"/>
          </w:rPr>
          <w:t xml:space="preserve">the </w:t>
        </w:r>
      </w:ins>
      <w:ins w:id="1035" w:author="Hsin-Yi Hung" w:date="2020-03-10T14:52:00Z">
        <w:r w:rsidR="001F7AB3">
          <w:rPr>
            <w:rStyle w:val="af7"/>
            <w:i w:val="0"/>
          </w:rPr>
          <w:t xml:space="preserve">most social support. </w:t>
        </w:r>
      </w:ins>
      <w:ins w:id="1036" w:author="Unknown" w:date="2020-03-09T23:24:00Z">
        <w:del w:id="1037" w:author="Hsin-Yi Hung" w:date="2020-03-10T15:06:00Z">
          <w:r w:rsidDel="006B69F5">
            <w:rPr>
              <w:rStyle w:val="af7"/>
              <w:i w:val="0"/>
            </w:rPr>
            <w:delText>It</w:delText>
          </w:r>
        </w:del>
      </w:ins>
      <w:ins w:id="1038" w:author="Hsin-Yi Hung" w:date="2020-03-10T15:06:00Z">
        <w:r w:rsidR="006B69F5">
          <w:rPr>
            <w:rStyle w:val="af7"/>
            <w:i w:val="0"/>
          </w:rPr>
          <w:t xml:space="preserve">The </w:t>
        </w:r>
      </w:ins>
      <w:ins w:id="1039" w:author="Sean Yun-Shiuan Chuang" w:date="2020-03-11T12:59:00Z">
        <w:r w:rsidR="00073137">
          <w:rPr>
            <w:rStyle w:val="af7"/>
            <w:i w:val="0"/>
          </w:rPr>
          <w:t xml:space="preserve">participant then completed the </w:t>
        </w:r>
      </w:ins>
      <w:ins w:id="1040" w:author="Hsin-Yi Hung" w:date="2020-03-10T15:06:00Z">
        <w:r w:rsidR="006B69F5">
          <w:rPr>
            <w:rStyle w:val="af7"/>
            <w:i w:val="0"/>
          </w:rPr>
          <w:t>adapted SSQ</w:t>
        </w:r>
      </w:ins>
      <w:ins w:id="1041" w:author="Sean Yun-Shiuan Chuang" w:date="2020-03-11T13:03:00Z">
        <w:r w:rsidR="00550A1F">
          <w:rPr>
            <w:rStyle w:val="af7"/>
            <w:i w:val="0"/>
          </w:rPr>
          <w:t>.</w:t>
        </w:r>
      </w:ins>
      <w:ins w:id="1042" w:author="Hsin-Yi Hung" w:date="2020-03-10T15:06:00Z">
        <w:r w:rsidR="006B69F5">
          <w:rPr>
            <w:rStyle w:val="af7"/>
            <w:i w:val="0"/>
          </w:rPr>
          <w:t xml:space="preserve"> </w:t>
        </w:r>
      </w:ins>
      <w:ins w:id="1043" w:author="Sean Yun-Shiuan Chuang" w:date="2020-03-11T13:03:00Z">
        <w:r w:rsidR="00550A1F">
          <w:rPr>
            <w:rStyle w:val="af7"/>
            <w:i w:val="0"/>
          </w:rPr>
          <w:t>The adapted SS</w:t>
        </w:r>
      </w:ins>
      <w:ins w:id="1044" w:author="Sean Yun-Shiuan Chuang" w:date="2020-03-11T13:04:00Z">
        <w:r w:rsidR="00550A1F">
          <w:rPr>
            <w:rStyle w:val="af7"/>
            <w:i w:val="0"/>
          </w:rPr>
          <w:t xml:space="preserve">Q </w:t>
        </w:r>
      </w:ins>
      <w:ins w:id="1045" w:author="Unknown" w:date="2020-03-09T23:24:00Z">
        <w:del w:id="1046" w:author="Hsin-Yi Hung" w:date="2020-03-10T15:06:00Z">
          <w:r w:rsidDel="006B69F5">
            <w:rPr>
              <w:rStyle w:val="af7"/>
              <w:i w:val="0"/>
            </w:rPr>
            <w:delText xml:space="preserve"> </w:delText>
          </w:r>
        </w:del>
      </w:ins>
      <w:r>
        <w:rPr>
          <w:rStyle w:val="af7"/>
          <w:i w:val="0"/>
        </w:rPr>
        <w:t xml:space="preserve">consists of </w:t>
      </w:r>
      <w:ins w:id="1047" w:author="Hsin-Yi Hung" w:date="2020-03-10T15:06:00Z">
        <w:r w:rsidR="006B69F5">
          <w:rPr>
            <w:rStyle w:val="af7"/>
            <w:i w:val="0"/>
          </w:rPr>
          <w:t>7</w:t>
        </w:r>
      </w:ins>
      <w:ins w:id="1048" w:author="Unknown" w:date="2020-03-09T23:24:00Z">
        <w:del w:id="1049" w:author="Hsin-Yi Hung" w:date="2020-03-10T15:06:00Z">
          <w:r w:rsidDel="006B69F5">
            <w:rPr>
              <w:rStyle w:val="af7"/>
              <w:i w:val="0"/>
            </w:rPr>
            <w:delText>x</w:delText>
          </w:r>
        </w:del>
      </w:ins>
      <w:del w:id="1050" w:author="Unknown">
        <w:r w:rsidDel="00994DCE">
          <w:rPr>
            <w:rStyle w:val="af7"/>
            <w:i w:val="0"/>
          </w:rPr>
          <w:delText>27</w:delText>
        </w:r>
      </w:del>
      <w:r>
        <w:rPr>
          <w:rStyle w:val="af7"/>
          <w:i w:val="0"/>
        </w:rPr>
        <w:t xml:space="preserve"> item</w:t>
      </w:r>
      <w:ins w:id="1051" w:author="Unknown" w:date="2020-03-09T23:24:00Z">
        <w:r>
          <w:rPr>
            <w:rStyle w:val="af7"/>
            <w:i w:val="0"/>
          </w:rPr>
          <w:t>s</w:t>
        </w:r>
      </w:ins>
      <w:ins w:id="1052" w:author="Sean Yun-Shiuan Chuang" w:date="2020-03-11T13:04:00Z">
        <w:r w:rsidR="00550A1F">
          <w:rPr>
            <w:rStyle w:val="af7"/>
            <w:i w:val="0"/>
          </w:rPr>
          <w:t>, each</w:t>
        </w:r>
      </w:ins>
      <w:ins w:id="1053" w:author="Hsin-Yi Hung" w:date="2020-03-10T15:06:00Z">
        <w:del w:id="1054" w:author="Sean Yun-Shiuan Chuang" w:date="2020-03-11T13:04:00Z">
          <w:r w:rsidR="006B69F5" w:rsidDel="00550A1F">
            <w:rPr>
              <w:rStyle w:val="af7"/>
              <w:i w:val="0"/>
            </w:rPr>
            <w:delText xml:space="preserve"> </w:delText>
          </w:r>
        </w:del>
      </w:ins>
      <w:ins w:id="1055" w:author="Hsin-Yi Hung" w:date="2020-03-10T15:23:00Z">
        <w:del w:id="1056" w:author="Sean Yun-Shiuan Chuang" w:date="2020-03-11T13:04:00Z">
          <w:r w:rsidR="00232093" w:rsidDel="00550A1F">
            <w:rPr>
              <w:rStyle w:val="af7"/>
              <w:i w:val="0"/>
            </w:rPr>
            <w:delText>on</w:delText>
          </w:r>
        </w:del>
        <w:r w:rsidR="00232093">
          <w:rPr>
            <w:rStyle w:val="af7"/>
            <w:i w:val="0"/>
          </w:rPr>
          <w:t xml:space="preserve"> </w:t>
        </w:r>
      </w:ins>
      <w:ins w:id="1057" w:author="Sean Yun-Shiuan Chuang" w:date="2020-03-11T13:10:00Z">
        <w:r w:rsidR="00BE3FD1">
          <w:rPr>
            <w:rStyle w:val="af7"/>
            <w:i w:val="0"/>
          </w:rPr>
          <w:t xml:space="preserve">on </w:t>
        </w:r>
      </w:ins>
      <w:ins w:id="1058" w:author="Hsin-Yi Hung" w:date="2020-03-10T15:23:00Z">
        <w:r w:rsidR="00232093">
          <w:rPr>
            <w:rStyle w:val="af7"/>
            <w:i w:val="0"/>
          </w:rPr>
          <w:t xml:space="preserve">a 10-point </w:t>
        </w:r>
      </w:ins>
      <w:ins w:id="1059" w:author="Sean Yun-Shiuan Chuang" w:date="2020-03-11T13:10:00Z">
        <w:r w:rsidR="00BE3FD1">
          <w:rPr>
            <w:rStyle w:val="af7"/>
            <w:i w:val="0"/>
          </w:rPr>
          <w:t xml:space="preserve">Likert </w:t>
        </w:r>
      </w:ins>
      <w:ins w:id="1060" w:author="Hsin-Yi Hung" w:date="2020-03-10T15:23:00Z">
        <w:r w:rsidR="00232093">
          <w:rPr>
            <w:rStyle w:val="af7"/>
            <w:i w:val="0"/>
          </w:rPr>
          <w:t>scale</w:t>
        </w:r>
        <w:del w:id="1061" w:author="Sean Yun-Shiuan Chuang" w:date="2020-03-11T13:04:00Z">
          <w:r w:rsidR="00232093" w:rsidDel="00550A1F">
            <w:rPr>
              <w:rStyle w:val="af7"/>
              <w:i w:val="0"/>
            </w:rPr>
            <w:delText xml:space="preserve"> </w:delText>
          </w:r>
        </w:del>
      </w:ins>
      <w:ins w:id="1062" w:author="Hsin-Yi Hung" w:date="2020-03-10T15:06:00Z">
        <w:del w:id="1063" w:author="Sean Yun-Shiuan Chuang" w:date="2020-03-11T13:04:00Z">
          <w:r w:rsidR="006B69F5" w:rsidDel="00550A1F">
            <w:rPr>
              <w:rStyle w:val="af7"/>
              <w:i w:val="0"/>
            </w:rPr>
            <w:delText xml:space="preserve">was then shown </w:delText>
          </w:r>
        </w:del>
      </w:ins>
      <w:ins w:id="1064" w:author="Hsin-Yi Hung" w:date="2020-03-10T15:07:00Z">
        <w:del w:id="1065" w:author="Sean Yun-Shiuan Chuang" w:date="2020-03-11T13:04:00Z">
          <w:r w:rsidR="006B69F5" w:rsidDel="00550A1F">
            <w:rPr>
              <w:rStyle w:val="af7"/>
              <w:i w:val="0"/>
            </w:rPr>
            <w:delText>on the screen</w:delText>
          </w:r>
        </w:del>
      </w:ins>
      <w:del w:id="1066" w:author="Unknown">
        <w:r w:rsidDel="00994DCE">
          <w:rPr>
            <w:rStyle w:val="af7"/>
            <w:i w:val="0"/>
          </w:rPr>
          <w:delText xml:space="preserve">s </w:delText>
        </w:r>
        <w:r w:rsidDel="00994DCE">
          <w:rPr>
            <w:rStyle w:val="af7"/>
            <w:i w:val="0"/>
          </w:rPr>
          <w:fldChar w:fldCharType="begin"/>
        </w:r>
        <w:r w:rsidDel="00994DCE">
          <w:rPr>
            <w:rStyle w:val="af7"/>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af7"/>
            <w:i w:val="0"/>
          </w:rPr>
          <w:fldChar w:fldCharType="separate"/>
        </w:r>
        <w:r w:rsidRPr="00667082" w:rsidDel="00994DCE">
          <w:rPr>
            <w:rStyle w:val="af7"/>
            <w:i w:val="0"/>
            <w:noProof/>
          </w:rPr>
          <w:delText>[7]</w:delText>
        </w:r>
        <w:r w:rsidDel="00994DCE">
          <w:rPr>
            <w:rStyle w:val="af7"/>
            <w:i w:val="0"/>
          </w:rPr>
          <w:fldChar w:fldCharType="end"/>
        </w:r>
      </w:del>
      <w:r>
        <w:rPr>
          <w:rStyle w:val="af7"/>
          <w:i w:val="0"/>
        </w:rPr>
        <w:t xml:space="preserve">. </w:t>
      </w:r>
      <w:ins w:id="1067" w:author="Hsin-Yi Hung" w:date="2020-03-10T15:09:00Z">
        <w:r w:rsidR="006B69F5">
          <w:rPr>
            <w:rStyle w:val="af7"/>
            <w:i w:val="0"/>
          </w:rPr>
          <w:t>Th</w:t>
        </w:r>
      </w:ins>
      <w:ins w:id="1068" w:author="Hsin-Yi Hung" w:date="2020-03-10T15:15:00Z">
        <w:r w:rsidR="006B69F5">
          <w:rPr>
            <w:rStyle w:val="af7"/>
            <w:i w:val="0"/>
          </w:rPr>
          <w:t>e</w:t>
        </w:r>
      </w:ins>
      <w:ins w:id="1069" w:author="Hsin-Yi Hung" w:date="2020-03-10T15:09:00Z">
        <w:r w:rsidR="006B69F5">
          <w:rPr>
            <w:rStyle w:val="af7"/>
            <w:i w:val="0"/>
          </w:rPr>
          <w:t xml:space="preserve"> </w:t>
        </w:r>
      </w:ins>
      <w:ins w:id="1070" w:author="Sean Yun-Shiuan Chuang" w:date="2020-03-11T13:10:00Z">
        <w:r w:rsidR="00BE3FD1">
          <w:rPr>
            <w:rStyle w:val="af7"/>
            <w:i w:val="0"/>
          </w:rPr>
          <w:t xml:space="preserve">7 </w:t>
        </w:r>
      </w:ins>
      <w:ins w:id="1071" w:author="Hsin-Yi Hung" w:date="2020-03-10T15:15:00Z">
        <w:r w:rsidR="006B69F5">
          <w:rPr>
            <w:rStyle w:val="af7"/>
            <w:i w:val="0"/>
          </w:rPr>
          <w:t>items</w:t>
        </w:r>
      </w:ins>
      <w:ins w:id="1072" w:author="Hsin-Yi Hung" w:date="2020-03-10T15:10:00Z">
        <w:r w:rsidR="006B69F5">
          <w:rPr>
            <w:rStyle w:val="af7"/>
            <w:i w:val="0"/>
          </w:rPr>
          <w:t xml:space="preserve"> are: </w:t>
        </w:r>
      </w:ins>
      <w:ins w:id="1073" w:author="Hsin-Yi Hung" w:date="2020-03-10T15:11:00Z">
        <w:r w:rsidR="006B69F5">
          <w:rPr>
            <w:rStyle w:val="af7"/>
            <w:i w:val="0"/>
          </w:rPr>
          <w:t xml:space="preserve">1) </w:t>
        </w:r>
      </w:ins>
      <w:ins w:id="1074" w:author="Hsin-Yi Hung" w:date="2020-03-10T15:15:00Z">
        <w:r w:rsidR="006B69F5">
          <w:t xml:space="preserve">The person </w:t>
        </w:r>
        <w:r w:rsidR="00232093">
          <w:t>can provide me with social support</w:t>
        </w:r>
      </w:ins>
      <w:ins w:id="1075" w:author="Hsin-Yi Hung" w:date="2020-03-10T15:25:00Z">
        <w:r w:rsidR="00D10E15">
          <w:t>s</w:t>
        </w:r>
      </w:ins>
      <w:ins w:id="1076" w:author="Hsin-Yi Hung" w:date="2020-03-10T15:16:00Z">
        <w:r w:rsidR="00232093">
          <w:t>.</w:t>
        </w:r>
      </w:ins>
      <w:ins w:id="1077" w:author="Hsin-Yi Hung" w:date="2020-03-10T15:11:00Z">
        <w:r w:rsidR="006B69F5" w:rsidRPr="006B69F5">
          <w:t xml:space="preserve"> </w:t>
        </w:r>
      </w:ins>
      <w:ins w:id="1078" w:author="Hsin-Yi Hung" w:date="2020-03-10T15:15:00Z">
        <w:r w:rsidR="00232093">
          <w:t>2</w:t>
        </w:r>
      </w:ins>
      <w:ins w:id="1079" w:author="Hsin-Yi Hung" w:date="2020-03-10T15:11:00Z">
        <w:r w:rsidR="006B69F5">
          <w:t xml:space="preserve">) </w:t>
        </w:r>
      </w:ins>
      <w:ins w:id="1080" w:author="Hsin-Yi Hung" w:date="2020-03-10T15:16:00Z">
        <w:r w:rsidR="00232093">
          <w:t xml:space="preserve">I can turn to the person </w:t>
        </w:r>
        <w:r w:rsidR="00232093" w:rsidRPr="00232093">
          <w:t>for advice about handling problems</w:t>
        </w:r>
        <w:r w:rsidR="00232093">
          <w:t>.</w:t>
        </w:r>
      </w:ins>
      <w:ins w:id="1081" w:author="Hsin-Yi Hung" w:date="2020-03-10T15:11:00Z">
        <w:r w:rsidR="006B69F5" w:rsidRPr="006B69F5">
          <w:t xml:space="preserve"> </w:t>
        </w:r>
      </w:ins>
      <w:ins w:id="1082" w:author="Hsin-Yi Hung" w:date="2020-03-10T15:17:00Z">
        <w:r w:rsidR="00232093">
          <w:t>3</w:t>
        </w:r>
      </w:ins>
      <w:ins w:id="1083" w:author="Hsin-Yi Hung" w:date="2020-03-10T15:11:00Z">
        <w:r w:rsidR="006B69F5">
          <w:t>)</w:t>
        </w:r>
        <w:r w:rsidR="006B69F5" w:rsidRPr="006B69F5">
          <w:t xml:space="preserve"> </w:t>
        </w:r>
      </w:ins>
      <w:ins w:id="1084" w:author="Hsin-Yi Hung" w:date="2020-03-10T15:17:00Z">
        <w:r w:rsidR="00232093">
          <w:t xml:space="preserve">The person </w:t>
        </w:r>
        <w:r w:rsidR="00232093" w:rsidRPr="00232093">
          <w:t>care</w:t>
        </w:r>
      </w:ins>
      <w:ins w:id="1085" w:author="Hsin-Yi Hung" w:date="2020-03-10T15:18:00Z">
        <w:r w:rsidR="00232093">
          <w:t>s</w:t>
        </w:r>
      </w:ins>
      <w:ins w:id="1086" w:author="Hsin-Yi Hung" w:date="2020-03-10T15:17:00Z">
        <w:r w:rsidR="00232093" w:rsidRPr="00232093">
          <w:t xml:space="preserve"> about </w:t>
        </w:r>
        <w:r w:rsidR="00232093">
          <w:t>me</w:t>
        </w:r>
        <w:r w:rsidR="00232093" w:rsidRPr="00232093">
          <w:t>, regardless of what is happening t</w:t>
        </w:r>
        <w:r w:rsidR="00232093">
          <w:t>o me.</w:t>
        </w:r>
      </w:ins>
      <w:ins w:id="1087" w:author="Hsin-Yi Hung" w:date="2020-03-10T15:10:00Z">
        <w:r w:rsidR="006B69F5" w:rsidDel="00994DCE">
          <w:rPr>
            <w:rStyle w:val="af7"/>
            <w:i w:val="0"/>
          </w:rPr>
          <w:t xml:space="preserve"> </w:t>
        </w:r>
      </w:ins>
      <w:ins w:id="1088" w:author="Hsin-Yi Hung" w:date="2020-03-10T15:17:00Z">
        <w:r w:rsidR="00232093">
          <w:rPr>
            <w:rStyle w:val="af7"/>
            <w:i w:val="0"/>
          </w:rPr>
          <w:t xml:space="preserve">4) </w:t>
        </w:r>
      </w:ins>
      <w:ins w:id="1089" w:author="Hsin-Yi Hung" w:date="2020-03-10T15:18:00Z">
        <w:r w:rsidR="00232093">
          <w:rPr>
            <w:rStyle w:val="af7"/>
            <w:i w:val="0"/>
          </w:rPr>
          <w:t xml:space="preserve">I can </w:t>
        </w:r>
        <w:r w:rsidR="00232093" w:rsidRPr="00232093">
          <w:rPr>
            <w:rStyle w:val="af7"/>
            <w:i w:val="0"/>
          </w:rPr>
          <w:t xml:space="preserve">count on </w:t>
        </w:r>
        <w:r w:rsidR="00232093">
          <w:rPr>
            <w:rStyle w:val="af7"/>
            <w:i w:val="0"/>
          </w:rPr>
          <w:t xml:space="preserve">the person </w:t>
        </w:r>
        <w:r w:rsidR="00232093" w:rsidRPr="00232093">
          <w:rPr>
            <w:rStyle w:val="af7"/>
            <w:i w:val="0"/>
          </w:rPr>
          <w:t xml:space="preserve">to help </w:t>
        </w:r>
        <w:r w:rsidR="00232093">
          <w:rPr>
            <w:rStyle w:val="af7"/>
            <w:i w:val="0"/>
          </w:rPr>
          <w:t>me</w:t>
        </w:r>
        <w:r w:rsidR="00232093" w:rsidRPr="00232093">
          <w:rPr>
            <w:rStyle w:val="af7"/>
            <w:i w:val="0"/>
          </w:rPr>
          <w:t xml:space="preserve"> feel better when </w:t>
        </w:r>
        <w:r w:rsidR="00232093">
          <w:rPr>
            <w:rStyle w:val="af7"/>
            <w:i w:val="0"/>
          </w:rPr>
          <w:t>I</w:t>
        </w:r>
        <w:r w:rsidR="00232093" w:rsidRPr="00232093">
          <w:rPr>
            <w:rStyle w:val="af7"/>
            <w:i w:val="0"/>
          </w:rPr>
          <w:t xml:space="preserve"> </w:t>
        </w:r>
        <w:r w:rsidR="00232093">
          <w:rPr>
            <w:rStyle w:val="af7"/>
            <w:i w:val="0"/>
          </w:rPr>
          <w:t>am</w:t>
        </w:r>
        <w:r w:rsidR="00232093" w:rsidRPr="00232093">
          <w:rPr>
            <w:rStyle w:val="af7"/>
            <w:i w:val="0"/>
          </w:rPr>
          <w:t xml:space="preserve"> feeling generally down in the dumps</w:t>
        </w:r>
        <w:r w:rsidR="00232093">
          <w:rPr>
            <w:rStyle w:val="af7"/>
            <w:i w:val="0"/>
          </w:rPr>
          <w:t>. 5)</w:t>
        </w:r>
      </w:ins>
      <w:ins w:id="1090" w:author="Hsin-Yi Hung" w:date="2020-03-10T15:20:00Z">
        <w:r w:rsidR="00232093">
          <w:rPr>
            <w:rStyle w:val="af7"/>
            <w:i w:val="0"/>
          </w:rPr>
          <w:t xml:space="preserve"> I can count on the person when I need help.</w:t>
        </w:r>
      </w:ins>
      <w:ins w:id="1091" w:author="Hsin-Yi Hung" w:date="2020-03-10T15:18:00Z">
        <w:r w:rsidR="00232093" w:rsidRPr="00232093" w:rsidDel="00994DCE">
          <w:rPr>
            <w:rStyle w:val="af7"/>
            <w:i w:val="0"/>
          </w:rPr>
          <w:t xml:space="preserve"> </w:t>
        </w:r>
      </w:ins>
      <w:ins w:id="1092" w:author="Hsin-Yi Hung" w:date="2020-03-10T15:21:00Z">
        <w:r w:rsidR="00232093">
          <w:rPr>
            <w:rStyle w:val="af7"/>
            <w:i w:val="0"/>
          </w:rPr>
          <w:t xml:space="preserve">6) </w:t>
        </w:r>
        <w:r w:rsidR="00232093" w:rsidRPr="00232093">
          <w:rPr>
            <w:rStyle w:val="af7"/>
            <w:i w:val="0"/>
          </w:rPr>
          <w:t>I can share my most private worries and fears with</w:t>
        </w:r>
        <w:r w:rsidR="00232093">
          <w:rPr>
            <w:rStyle w:val="af7"/>
            <w:i w:val="0"/>
          </w:rPr>
          <w:t xml:space="preserve"> the person</w:t>
        </w:r>
        <w:r w:rsidR="00232093" w:rsidRPr="00232093">
          <w:rPr>
            <w:rStyle w:val="af7"/>
            <w:i w:val="0"/>
          </w:rPr>
          <w:t>.</w:t>
        </w:r>
      </w:ins>
      <w:ins w:id="1093" w:author="Hsin-Yi Hung" w:date="2020-03-10T15:22:00Z">
        <w:r w:rsidR="00232093">
          <w:rPr>
            <w:rStyle w:val="af7"/>
            <w:i w:val="0"/>
          </w:rPr>
          <w:t xml:space="preserve">7) The person is important in my life. </w:t>
        </w:r>
      </w:ins>
      <w:ins w:id="1094" w:author="Hsin-Yi Hung" w:date="2020-03-10T15:21:00Z">
        <w:r w:rsidR="00232093" w:rsidRPr="00232093">
          <w:rPr>
            <w:rStyle w:val="af7"/>
            <w:i w:val="0"/>
          </w:rPr>
          <w:t xml:space="preserve"> </w:t>
        </w:r>
      </w:ins>
      <w:ins w:id="1095" w:author="Hsin-Yi Hung" w:date="2020-03-10T16:25:00Z">
        <w:r w:rsidR="00E357D5">
          <w:rPr>
            <w:rStyle w:val="af7"/>
            <w:i w:val="0"/>
          </w:rPr>
          <w:t>In order to make the social reward value and the</w:t>
        </w:r>
      </w:ins>
      <w:ins w:id="1096" w:author="Hsin-Yi Hung" w:date="2020-03-10T16:27:00Z">
        <w:r w:rsidR="00E357D5">
          <w:rPr>
            <w:rStyle w:val="af7"/>
            <w:i w:val="0"/>
          </w:rPr>
          <w:t xml:space="preserve"> physical distance </w:t>
        </w:r>
      </w:ins>
      <w:ins w:id="1097" w:author="Hsin-Yi Hung" w:date="2020-03-10T16:28:00Z">
        <w:r w:rsidR="00E357D5">
          <w:rPr>
            <w:rStyle w:val="af7"/>
            <w:i w:val="0"/>
          </w:rPr>
          <w:t>compar</w:t>
        </w:r>
      </w:ins>
      <w:ins w:id="1098" w:author="Hsin-Yi Hung" w:date="2020-03-10T16:30:00Z">
        <w:r w:rsidR="00A61F80">
          <w:rPr>
            <w:rStyle w:val="af7"/>
            <w:i w:val="0"/>
          </w:rPr>
          <w:t>able</w:t>
        </w:r>
      </w:ins>
      <w:ins w:id="1099" w:author="Hsin-Yi Hung" w:date="2020-03-10T16:28:00Z">
        <w:r w:rsidR="00E357D5">
          <w:rPr>
            <w:rStyle w:val="af7"/>
            <w:i w:val="0"/>
          </w:rPr>
          <w:t xml:space="preserve">, </w:t>
        </w:r>
      </w:ins>
      <w:ins w:id="1100" w:author="Hsin-Yi Hung" w:date="2020-03-10T16:30:00Z">
        <w:r w:rsidR="00A61F80">
          <w:rPr>
            <w:rStyle w:val="af7"/>
            <w:i w:val="0"/>
          </w:rPr>
          <w:t>we scaled t</w:t>
        </w:r>
      </w:ins>
      <w:ins w:id="1101" w:author="Hsin-Yi Hung" w:date="2020-03-10T15:23:00Z">
        <w:r w:rsidR="00232093">
          <w:rPr>
            <w:rStyle w:val="af7"/>
            <w:i w:val="0"/>
          </w:rPr>
          <w:t xml:space="preserve">he averaged value </w:t>
        </w:r>
        <w:r w:rsidR="00232093">
          <w:rPr>
            <w:rStyle w:val="af7"/>
            <w:i w:val="0"/>
          </w:rPr>
          <w:t>of</w:t>
        </w:r>
      </w:ins>
      <w:ins w:id="1102" w:author="Hsin-Yi Hung" w:date="2020-03-10T15:24:00Z">
        <w:r w:rsidR="00232093">
          <w:rPr>
            <w:rStyle w:val="af7"/>
            <w:i w:val="0"/>
          </w:rPr>
          <w:t xml:space="preserve"> the adapted SSQ </w:t>
        </w:r>
      </w:ins>
      <w:ins w:id="1103" w:author="Hsin-Yi Hung" w:date="2020-03-10T16:31:00Z">
        <w:r w:rsidR="00A61F80">
          <w:rPr>
            <w:rStyle w:val="af7"/>
            <w:i w:val="0"/>
          </w:rPr>
          <w:t xml:space="preserve">by a factor of 23/9, where </w:t>
        </w:r>
      </w:ins>
      <w:ins w:id="1104" w:author="Hsin-Yi Hung" w:date="2020-03-10T16:32:00Z">
        <w:r w:rsidR="00A61F80">
          <w:rPr>
            <w:rStyle w:val="af7"/>
            <w:i w:val="0"/>
          </w:rPr>
          <w:t>23 is the maximal steps to take if there’s no barrier in the maze and 9 is the r</w:t>
        </w:r>
      </w:ins>
      <w:ins w:id="1105" w:author="Hsin-Yi Hung" w:date="2020-03-10T16:33:00Z">
        <w:r w:rsidR="00A61F80">
          <w:rPr>
            <w:rStyle w:val="af7"/>
            <w:i w:val="0"/>
          </w:rPr>
          <w:t xml:space="preserve">ange of the adapted SSQ score. The scaled value </w:t>
        </w:r>
      </w:ins>
      <w:ins w:id="1106" w:author="Sean Yun-Shiuan Chuang" w:date="2020-03-11T13:05:00Z">
        <w:r w:rsidR="00550A1F">
          <w:rPr>
            <w:rStyle w:val="af7"/>
            <w:i w:val="0"/>
          </w:rPr>
          <w:t>(range from 0 to 2</w:t>
        </w:r>
      </w:ins>
      <w:ins w:id="1107" w:author="Sean Yun-Shiuan Chuang" w:date="2020-03-11T13:07:00Z">
        <w:r w:rsidR="00D1385D">
          <w:rPr>
            <w:rStyle w:val="af7"/>
            <w:i w:val="0"/>
          </w:rPr>
          <w:t>3</w:t>
        </w:r>
      </w:ins>
      <w:ins w:id="1108" w:author="Sean Yun-Shiuan Chuang" w:date="2020-03-11T13:05:00Z">
        <w:r w:rsidR="00550A1F">
          <w:rPr>
            <w:rStyle w:val="af7"/>
            <w:i w:val="0"/>
          </w:rPr>
          <w:t xml:space="preserve">) </w:t>
        </w:r>
      </w:ins>
      <w:ins w:id="1109" w:author="Hsin-Yi Hung" w:date="2020-03-10T16:33:00Z">
        <w:r w:rsidR="00A61F80">
          <w:rPr>
            <w:rStyle w:val="af7"/>
            <w:i w:val="0"/>
          </w:rPr>
          <w:t>is then assigned to the target as its social reward value.</w:t>
        </w:r>
      </w:ins>
      <w:del w:id="1110" w:author="Unknown">
        <w:r w:rsidDel="00994DCE">
          <w:rPr>
            <w:rStyle w:val="af7"/>
            <w:i w:val="0"/>
          </w:rPr>
          <w:delText>In this study, w</w:delText>
        </w:r>
        <w:r w:rsidRPr="00FA4EC6" w:rsidDel="00994DCE">
          <w:rPr>
            <w:rStyle w:val="af7"/>
            <w:i w:val="0"/>
          </w:rPr>
          <w:delText>e simulated a social network of a virtual agent (</w:delText>
        </w:r>
        <w:r w:rsidRPr="00FA4EC6" w:rsidDel="00994DCE">
          <w:rPr>
            <w:rStyle w:val="af7"/>
          </w:rPr>
          <w:delText>A</w:delText>
        </w:r>
        <w:r w:rsidRPr="00FA4EC6" w:rsidDel="00994DCE">
          <w:rPr>
            <w:rStyle w:val="af7"/>
            <w:i w:val="0"/>
          </w:rPr>
          <w:delText>) with four social targets (</w:delText>
        </w:r>
        <w:r w:rsidRPr="00FA4EC6" w:rsidDel="00994DCE">
          <w:rPr>
            <w:rStyle w:val="af7"/>
          </w:rPr>
          <w:delText>s</w:delText>
        </w:r>
        <w:r w:rsidRPr="00FA4EC6" w:rsidDel="00994DCE">
          <w:rPr>
            <w:rStyle w:val="af7"/>
            <w:i w:val="0"/>
          </w:rPr>
          <w:delText>) based on the degree of social support the agent perceives about each target</w:delText>
        </w:r>
        <w:r w:rsidDel="00994DCE">
          <w:rPr>
            <w:rStyle w:val="af7"/>
            <w:i w:val="0"/>
          </w:rPr>
          <w:delText xml:space="preserve"> as in the SSQ</w:delText>
        </w:r>
        <w:r w:rsidRPr="00FA4EC6" w:rsidDel="00994DCE">
          <w:rPr>
            <w:rStyle w:val="af7"/>
            <w:i w:val="0"/>
          </w:rPr>
          <w:delText>.</w:delText>
        </w:r>
        <w:commentRangeEnd w:id="1021"/>
        <w:r w:rsidDel="00994DCE">
          <w:rPr>
            <w:rStyle w:val="af"/>
          </w:rPr>
          <w:commentReference w:id="1021"/>
        </w:r>
      </w:del>
    </w:p>
    <w:p w14:paraId="3F3433F3" w14:textId="77777777" w:rsidR="00A701AA" w:rsidRDefault="00A701AA" w:rsidP="00A701AA">
      <w:pPr>
        <w:pStyle w:val="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77777777" w:rsidR="00A701AA" w:rsidRDefault="00A701AA">
      <w:pPr>
        <w:pPrChange w:id="1111" w:author="Unknown" w:date="2020-03-09T23:30:00Z">
          <w:pPr>
            <w:pStyle w:val="ad"/>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network </w:t>
      </w:r>
      <w:r w:rsidRPr="00327811">
        <w:rPr>
          <w:shd w:val="pct15" w:color="auto" w:fill="FFFFFF"/>
          <w:rPrChange w:id="1112" w:author="Unknown" w:date="2020-03-09T18:53:00Z">
            <w:rPr>
              <w:bCs/>
            </w:rPr>
          </w:rPrChange>
        </w:rPr>
        <w:t>(</w:t>
      </w:r>
      <w:proofErr w:type="spellStart"/>
      <w:r w:rsidRPr="00327811">
        <w:rPr>
          <w:shd w:val="pct15" w:color="auto" w:fill="FFFFFF"/>
          <w:rPrChange w:id="1113" w:author="Unknown" w:date="2020-03-09T18:53:00Z">
            <w:rPr>
              <w:bCs/>
            </w:rPr>
          </w:rPrChange>
        </w:rPr>
        <w:t>Fig.X</w:t>
      </w:r>
      <w:proofErr w:type="spellEnd"/>
      <w:r w:rsidRPr="00327811">
        <w:rPr>
          <w:shd w:val="pct15" w:color="auto" w:fill="FFFFFF"/>
          <w:rPrChange w:id="1114" w:author="Unknown" w:date="2020-03-09T18:53: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115"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116"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m:t>
            </m:r>
          </m:sub>
        </m:sSub>
      </m:oMath>
      <w:r>
        <w:t xml:space="preserve"> and represents it as preference embedding </w:t>
      </w:r>
      <m:oMath>
        <m:sSub>
          <m:sSubPr>
            <m:ctrlPr>
              <w:rPr>
                <w:rFonts w:ascii="Cambria Math" w:hAnsi="Cambria Math"/>
                <w:i/>
              </w:rPr>
            </m:ctrlPr>
          </m:sSubPr>
          <m:e>
            <m:r>
              <w:rPr>
                <w:rFonts w:ascii="Cambria Math" w:hAnsi="Cambria Math"/>
              </w:rPr>
              <m:t>e</m:t>
            </m:r>
          </m:e>
          <m:sub>
            <m:r>
              <w:rPr>
                <w:rFonts w:ascii="Cambria Math" w:hAnsi="Cambria Math"/>
              </w:rPr>
              <m:t>pref, i</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pref, i</m:t>
            </m:r>
          </m:sub>
        </m:sSub>
      </m:oMath>
      <w:r>
        <w:t xml:space="preserve"> as input and predicts the target (</w:t>
      </w:r>
      <m:oMath>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 xml:space="preserve">) the agent will approach in </w:t>
      </w:r>
      <w:r w:rsidRPr="000622C3">
        <w:rPr>
          <w:i/>
          <w:iCs/>
          <w:rPrChange w:id="1117"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77777777" w:rsidR="00A701AA" w:rsidRPr="00E22DF0" w:rsidRDefault="00A701AA">
      <w:pPr>
        <w:pStyle w:val="ad"/>
        <w:tabs>
          <w:tab w:val="left" w:pos="180"/>
        </w:tabs>
        <w:spacing w:line="240" w:lineRule="auto"/>
        <w:outlineLvl w:val="0"/>
        <w:rPr>
          <w:rFonts w:ascii="Times New Roman"/>
          <w:bCs/>
        </w:rPr>
        <w:pPrChange w:id="1118" w:author="Unknown" w:date="2020-03-09T19:19:00Z">
          <w:pPr>
            <w:pStyle w:val="ad"/>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batch-normalization,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w:t>
      </w:r>
      <w:proofErr w:type="gramStart"/>
      <w:r>
        <w:rPr>
          <w:rFonts w:ascii="Times New Roman"/>
          <w:bCs/>
        </w:rPr>
        <w:t>a</w:t>
      </w:r>
      <w:proofErr w:type="gramEnd"/>
      <w:r>
        <w:rPr>
          <w:rFonts w:ascii="Times New Roman"/>
          <w:bCs/>
        </w:rPr>
        <w:t xml:space="preserve"> 8-dim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77777777" w:rsidR="00A701AA" w:rsidDel="00494EEB" w:rsidRDefault="00A701AA">
      <w:pPr>
        <w:pStyle w:val="ad"/>
        <w:tabs>
          <w:tab w:val="left" w:pos="180"/>
        </w:tabs>
        <w:spacing w:line="240" w:lineRule="auto"/>
        <w:outlineLvl w:val="0"/>
        <w:rPr>
          <w:del w:id="1119" w:author="Unknown"/>
          <w:rFonts w:ascii="Times New Roman"/>
          <w:bCs/>
        </w:rPr>
        <w:pPrChange w:id="1120" w:author="Unknown" w:date="2020-03-10T00:53:00Z">
          <w:pPr>
            <w:pStyle w:val="ad"/>
            <w:tabs>
              <w:tab w:val="left" w:pos="180"/>
            </w:tabs>
            <w:outlineLvl w:val="0"/>
          </w:pPr>
        </w:pPrChange>
      </w:pPr>
      <w:r>
        <w:rPr>
          <w:rFonts w:ascii="Times New Roman"/>
          <w:bCs/>
        </w:rPr>
        <w:tab/>
        <w:t xml:space="preserve">The prediction network predicts the target </w:t>
      </w:r>
      <m:oMath>
        <m:acc>
          <m:accPr>
            <m:ctrlPr>
              <w:rPr>
                <w:rFonts w:ascii="Cambria Math" w:eastAsia="新細明體" w:hAnsi="Cambria Math"/>
                <w:i/>
                <w:color w:val="auto"/>
                <w:lang w:eastAsia="en-US"/>
              </w:rPr>
            </m:ctrlPr>
          </m:accPr>
          <m:e>
            <m:sSubSup>
              <m:sSubSupPr>
                <m:ctrlPr>
                  <w:rPr>
                    <w:rFonts w:ascii="Cambria Math" w:eastAsia="新細明體"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which together form a 4d tensor of size 12×12</w:t>
      </w:r>
      <w:proofErr w:type="gramStart"/>
      <w:r>
        <w:rPr>
          <w:rFonts w:ascii="Times New Roman"/>
          <w:bCs/>
        </w:rPr>
        <w:t>×(</w:t>
      </w:r>
      <w:proofErr w:type="gramEnd"/>
      <w:r>
        <w:rPr>
          <w:rFonts w:ascii="Times New Roman"/>
          <w:bCs/>
        </w:rPr>
        <w:t xml:space="preserve">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新細明體" w:hAnsi="Cambria Math"/>
                <w:i/>
                <w:color w:val="auto"/>
                <w:lang w:eastAsia="en-US"/>
              </w:rPr>
            </m:ctrlPr>
          </m:accPr>
          <m:e>
            <m:sSubSup>
              <m:sSubSupPr>
                <m:ctrlPr>
                  <w:rPr>
                    <w:rFonts w:ascii="Cambria Math" w:eastAsia="新細明體"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77777777" w:rsidR="00A701AA" w:rsidRDefault="00A701AA" w:rsidP="00A701AA">
      <w:pPr>
        <w:pStyle w:val="ad"/>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proofErr w:type="gramStart"/>
      <w:r w:rsidRPr="00F90B66">
        <w:rPr>
          <w:rFonts w:ascii="Times New Roman"/>
          <w:bCs/>
          <w:iCs/>
        </w:rPr>
        <w:t>a</w:t>
      </w:r>
      <w:proofErr w:type="gramEnd"/>
      <w:r w:rsidRPr="00F90B66">
        <w:rPr>
          <w:rFonts w:ascii="Times New Roman"/>
          <w:bCs/>
          <w:iCs/>
        </w:rPr>
        <w:t xml:space="preserve"> 8:1:1 training, validation, and testing split </w:t>
      </w:r>
      <w:r>
        <w:rPr>
          <w:rFonts w:ascii="Times New Roman"/>
          <w:bCs/>
          <w:iCs/>
        </w:rPr>
        <w:t>of</w:t>
      </w:r>
      <w:r w:rsidRPr="00F90B66">
        <w:rPr>
          <w:rFonts w:ascii="Times New Roman"/>
          <w:bCs/>
          <w:iCs/>
        </w:rPr>
        <w:t xml:space="preserve"> </w:t>
      </w:r>
      <w:r>
        <w:rPr>
          <w:rFonts w:ascii="Times New Roman"/>
          <w:bCs/>
          <w:iCs/>
        </w:rPr>
        <w:lastRenderedPageBreak/>
        <w:t xml:space="preserve">the trajectories. </w:t>
      </w:r>
    </w:p>
    <w:p w14:paraId="7B48F61F" w14:textId="77777777" w:rsidR="00A701AA" w:rsidRDefault="00A701AA" w:rsidP="00A701AA">
      <w:pPr>
        <w:pStyle w:val="ad"/>
        <w:tabs>
          <w:tab w:val="clear" w:pos="800"/>
          <w:tab w:val="left" w:pos="180"/>
        </w:tabs>
        <w:wordWrap/>
        <w:spacing w:line="240" w:lineRule="auto"/>
        <w:contextualSpacing/>
        <w:outlineLvl w:val="0"/>
        <w:rPr>
          <w:rFonts w:ascii="Times New Roman"/>
          <w:bCs/>
          <w:iCs/>
        </w:rPr>
      </w:pPr>
    </w:p>
    <w:p w14:paraId="3916F441" w14:textId="186E8E29" w:rsidR="00A701AA" w:rsidRPr="003E7D06" w:rsidRDefault="00367A41" w:rsidP="00A701AA">
      <w:pPr>
        <w:pStyle w:val="ad"/>
        <w:tabs>
          <w:tab w:val="clear" w:pos="800"/>
          <w:tab w:val="left" w:pos="180"/>
        </w:tabs>
        <w:wordWrap/>
        <w:spacing w:line="240" w:lineRule="auto"/>
        <w:contextualSpacing/>
        <w:outlineLvl w:val="0"/>
        <w:rPr>
          <w:rFonts w:ascii="Times New Roman"/>
          <w:bCs/>
          <w:iCs/>
        </w:rPr>
      </w:pPr>
      <w:ins w:id="1121" w:author="莊昀軒" w:date="2020-03-11T16:21:00Z">
        <w:r>
          <w:rPr>
            <w:rFonts w:ascii="Times New Roman"/>
            <w:bCs/>
          </w:rPr>
          <w:t xml:space="preserve">After the model is trained, </w:t>
        </w:r>
      </w:ins>
      <w:del w:id="1122" w:author="莊昀軒" w:date="2020-03-11T16:21:00Z">
        <w:r w:rsidR="00A701AA" w:rsidRPr="007A1F48" w:rsidDel="00367A41">
          <w:rPr>
            <w:rFonts w:ascii="Times New Roman"/>
            <w:bCs/>
          </w:rPr>
          <w:delText>The trained model</w:delText>
        </w:r>
      </w:del>
      <w:ins w:id="1123" w:author="莊昀軒" w:date="2020-03-11T16:21:00Z">
        <w:r>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124" w:author="莊昀軒" w:date="2020-03-11T16:21:00Z">
        <w:r>
          <w:rPr>
            <w:rFonts w:ascii="Times New Roman"/>
            <w:bCs/>
          </w:rPr>
          <w:t xml:space="preserve">for </w:t>
        </w:r>
      </w:ins>
      <w:r w:rsidR="00A701AA">
        <w:rPr>
          <w:rFonts w:ascii="Times New Roman"/>
          <w:bCs/>
        </w:rPr>
        <w:t>each target</w:t>
      </w:r>
      <w:proofErr w:type="gramStart"/>
      <w:r w:rsidR="00A701AA">
        <w:rPr>
          <w:rFonts w:ascii="Times New Roman"/>
          <w:bCs/>
        </w:rPr>
        <w:t xml:space="preserve">. </w:t>
      </w:r>
      <w:proofErr w:type="gramEnd"/>
      <w:r w:rsidR="00A701AA">
        <w:rPr>
          <w:rFonts w:ascii="Times New Roman"/>
          <w:bCs/>
        </w:rPr>
        <w:t xml:space="preserve">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125" w:author="莊昀軒" w:date="2020-03-11T16:19:00Z">
                <w:rPr>
                  <w:rFonts w:ascii="Cambria Math" w:hAnsi="Cambria Math"/>
                </w:rPr>
                <m:t>+</m:t>
              </w:ins>
            </m:r>
            <m:r>
              <w:del w:id="1126"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proofErr w:type="gramStart"/>
      <w:r w:rsidR="00A701AA">
        <w:rPr>
          <w:rFonts w:ascii="Times New Roman"/>
          <w:bCs/>
        </w:rPr>
        <w:t>.</w:t>
      </w:r>
      <w:r w:rsidR="00A701AA" w:rsidRPr="007A1F48">
        <w:rPr>
          <w:rFonts w:ascii="Times New Roman"/>
          <w:bCs/>
        </w:rPr>
        <w:t xml:space="preserve"> </w:t>
      </w:r>
      <w:proofErr w:type="gramEnd"/>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127" w:author="莊昀軒" w:date="2020-03-11T16:21:00Z">
        <w:r>
          <w:rPr>
            <w:rFonts w:ascii="Times New Roman"/>
          </w:rPr>
          <w:t xml:space="preserve">that </w:t>
        </w:r>
      </w:ins>
      <w:r w:rsidR="00A701AA">
        <w:rPr>
          <w:rFonts w:ascii="Times New Roman"/>
        </w:rPr>
        <w:t>have exactly 4 targets to ensure the preference embedding contains information about 4 targets</w:t>
      </w:r>
      <w:proofErr w:type="gramStart"/>
      <w:r w:rsidR="00A701AA">
        <w:rPr>
          <w:rFonts w:ascii="Times New Roman"/>
        </w:rPr>
        <w:t xml:space="preserve">. </w:t>
      </w:r>
      <w:proofErr w:type="gramEnd"/>
      <m:oMath>
        <m:sSub>
          <m:sSubPr>
            <m:ctrlPr>
              <w:rPr>
                <w:rFonts w:ascii="Cambria Math" w:hAnsi="Cambria Math"/>
                <w:i/>
              </w:rPr>
            </m:ctrlPr>
          </m:sSubPr>
          <m:e>
            <m:r>
              <w:ins w:id="1128" w:author="莊昀軒" w:date="2020-03-11T16:21:00Z">
                <m:rPr>
                  <m:nor/>
                </m:rPr>
                <w:rPr>
                  <w:rFonts w:ascii="Cambria Math" w:hAnsi="Cambria Math"/>
                  <w:i/>
                </w:rPr>
                <m:t>q</m:t>
              </w:ins>
            </m:r>
            <m:r>
              <w:del w:id="1129" w:author="莊昀軒" w:date="2020-03-11T16:21:00Z">
                <m:rPr>
                  <m:nor/>
                </m:rPr>
                <w:rPr>
                  <w:rFonts w:ascii="Cambria Math" w:hAnsi="Cambria Math"/>
                  <w:i/>
                </w:rPr>
                <m:t>Q</m:t>
              </w:del>
            </m:r>
          </m:e>
          <m:sub>
            <m:r>
              <w:rPr>
                <w:rFonts w:ascii="Cambria Math" w:hAnsi="Cambria Math"/>
              </w:rPr>
              <m:t>k</m:t>
            </m:r>
            <m:r>
              <w:ins w:id="1130" w:author="莊昀軒" w:date="2020-03-11T16:19:00Z">
                <w:rPr>
                  <w:rFonts w:ascii="Cambria Math" w:hAnsi="Cambria Math"/>
                </w:rPr>
                <m:t>+</m:t>
              </w:ins>
            </m:r>
            <m:r>
              <w:del w:id="1131" w:author="莊昀軒" w:date="2020-03-11T16:22:00Z">
                <w:rPr>
                  <w:rFonts w:ascii="Cambria Math" w:hAnsi="Cambria Math"/>
                </w:rPr>
                <m:t>'</m:t>
              </w:del>
            </m:r>
          </m:sub>
        </m:sSub>
      </m:oMath>
      <w:r w:rsidR="00A701AA">
        <w:rPr>
          <w:rFonts w:ascii="Times New Roman"/>
        </w:rPr>
        <w:t xml:space="preserve"> is the </w:t>
      </w:r>
      <w:ins w:id="1132" w:author="莊昀軒" w:date="2020-03-11T16:20:00Z">
        <w:r w:rsidR="004D624B">
          <w:rPr>
            <w:rFonts w:ascii="Times New Roman"/>
          </w:rPr>
          <w:t xml:space="preserve">special </w:t>
        </w:r>
      </w:ins>
      <w:r w:rsidR="00A701AA">
        <w:rPr>
          <w:rFonts w:ascii="Times New Roman"/>
        </w:rPr>
        <w:t xml:space="preserve">query state </w:t>
      </w:r>
      <w:ins w:id="1133" w:author="莊昀軒" w:date="2020-03-11T16:20:00Z">
        <w:r w:rsidR="004D624B">
          <w:rPr>
            <w:rFonts w:ascii="Times New Roman"/>
          </w:rPr>
          <w:t>that exists only for preference prediction</w:t>
        </w:r>
      </w:ins>
      <w:ins w:id="1134" w:author="莊昀軒" w:date="2020-03-11T16:21:00Z">
        <w:r>
          <w:rPr>
            <w:rFonts w:ascii="Times New Roman"/>
          </w:rPr>
          <w:t>,</w:t>
        </w:r>
      </w:ins>
      <w:ins w:id="1135" w:author="莊昀軒" w:date="2020-03-11T16:20:00Z">
        <w:r w:rsidR="004D624B">
          <w:rPr>
            <w:rFonts w:ascii="Times New Roman"/>
          </w:rPr>
          <w:t xml:space="preserve"> where there are no</w:t>
        </w:r>
      </w:ins>
      <w:del w:id="1136"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 xml:space="preserve">4 </w:t>
      </w:r>
      <w:proofErr w:type="gramStart"/>
      <w:r w:rsidR="00A701AA">
        <w:rPr>
          <w:rFonts w:ascii="Times New Roman"/>
          <w:bCs/>
        </w:rPr>
        <w:t>targets</w:t>
      </w:r>
      <w:r w:rsidR="00A701AA" w:rsidRPr="007A1F48">
        <w:rPr>
          <w:rFonts w:ascii="Times New Roman"/>
          <w:bCs/>
        </w:rPr>
        <w:t>.</w:t>
      </w:r>
      <w:proofErr w:type="gramEnd"/>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137" w:author="莊昀軒" w:date="2020-03-11T16:19:00Z">
                <w:rPr>
                  <w:rFonts w:ascii="Cambria Math" w:hAnsi="Cambria Math"/>
                </w:rPr>
                <m:t>+</m:t>
              </w:ins>
            </m:r>
            <m:r>
              <w:del w:id="1138"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w:t>
      </w:r>
      <w:proofErr w:type="gramStart"/>
      <w:r w:rsidR="00A701AA">
        <w:rPr>
          <w:rFonts w:ascii="Times New Roman"/>
          <w:bCs/>
          <w:iCs/>
        </w:rPr>
        <w:t xml:space="preserve">. </w:t>
      </w:r>
      <w:proofErr w:type="gramEnd"/>
      <w:r w:rsidR="00A701AA">
        <w:rPr>
          <w:rFonts w:ascii="Times New Roman"/>
          <w:bCs/>
          <w:iCs/>
        </w:rPr>
        <w:t>The average softmax probability is then rank-</w:t>
      </w:r>
      <w:del w:id="1139" w:author="莊昀軒" w:date="2020-03-11T16:22:00Z">
        <w:r w:rsidR="00A701AA" w:rsidDel="00F13A25">
          <w:rPr>
            <w:rFonts w:ascii="Times New Roman"/>
            <w:bCs/>
            <w:iCs/>
          </w:rPr>
          <w:delText>transformed  such</w:delText>
        </w:r>
      </w:del>
      <w:ins w:id="1140" w:author="莊昀軒" w:date="2020-03-11T16:22:00Z">
        <w:r w:rsidR="00F13A25">
          <w:rPr>
            <w:rFonts w:ascii="Times New Roman"/>
            <w:bCs/>
            <w:iCs/>
          </w:rPr>
          <w:t>transformed such</w:t>
        </w:r>
      </w:ins>
      <w:r w:rsidR="00A701AA">
        <w:rPr>
          <w:rFonts w:ascii="Times New Roman"/>
          <w:bCs/>
          <w:iCs/>
        </w:rPr>
        <w:t xml:space="preserve"> that the order represents the inferred order of preference for each target</w:t>
      </w:r>
      <w:proofErr w:type="gramStart"/>
      <w:r w:rsidR="00A701AA">
        <w:rPr>
          <w:rFonts w:ascii="Times New Roman"/>
          <w:bCs/>
          <w:iCs/>
        </w:rPr>
        <w:t xml:space="preserve">. </w:t>
      </w:r>
      <w:proofErr w:type="gramEnd"/>
      <w:r w:rsidR="00A701AA">
        <w:rPr>
          <w:rFonts w:ascii="Times New Roman"/>
          <w:bCs/>
          <w:iCs/>
        </w:rPr>
        <w:t xml:space="preserve">The </w:t>
      </w:r>
      <w:proofErr w:type="spellStart"/>
      <w:r w:rsidR="00A701AA">
        <w:rPr>
          <w:rFonts w:ascii="Times New Roman"/>
          <w:bCs/>
          <w:iCs/>
        </w:rPr>
        <w:t>ToMnet</w:t>
      </w:r>
      <w:proofErr w:type="spellEnd"/>
      <w:r w:rsidR="00A701AA">
        <w:rPr>
          <w:rFonts w:ascii="Times New Roman"/>
          <w:bCs/>
          <w:iCs/>
        </w:rPr>
        <w:t xml:space="preserve">+ model is implemented in </w:t>
      </w:r>
      <w:proofErr w:type="spellStart"/>
      <w:r w:rsidR="00A701AA" w:rsidRPr="00B06769">
        <w:rPr>
          <w:rFonts w:ascii="Times New Roman"/>
          <w:bCs/>
          <w:iCs/>
        </w:rPr>
        <w:t>Tensorflow</w:t>
      </w:r>
      <w:proofErr w:type="spellEnd"/>
      <w:r w:rsidR="00A701AA" w:rsidRPr="00B06769">
        <w:rPr>
          <w:rFonts w:ascii="Times New Roman"/>
          <w:bCs/>
          <w:iCs/>
        </w:rPr>
        <w:t xml:space="preserve">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77777777" w:rsidR="00A701AA" w:rsidRPr="00F90B66" w:rsidRDefault="00A701AA" w:rsidP="00A701AA">
      <w:pPr>
        <w:pStyle w:val="2"/>
        <w:keepLines/>
        <w:numPr>
          <w:ilvl w:val="1"/>
          <w:numId w:val="0"/>
        </w:numPr>
        <w:tabs>
          <w:tab w:val="num" w:pos="360"/>
        </w:tabs>
        <w:autoSpaceDE/>
        <w:autoSpaceDN/>
        <w:ind w:left="288" w:hanging="288"/>
        <w:contextualSpacing/>
        <w:rPr>
          <w:i w:val="0"/>
          <w:iCs w:val="0"/>
          <w:rPrChange w:id="1141" w:author="Unknown" w:date="2020-03-09T23:19:00Z">
            <w:rPr/>
          </w:rPrChange>
        </w:rPr>
      </w:pPr>
    </w:p>
    <w:p w14:paraId="1D682881" w14:textId="77777777" w:rsidR="00A701AA" w:rsidDel="00C82911" w:rsidRDefault="00A701AA" w:rsidP="00A701AA">
      <w:pPr>
        <w:pStyle w:val="2"/>
        <w:keepLines/>
        <w:numPr>
          <w:ilvl w:val="1"/>
          <w:numId w:val="0"/>
        </w:numPr>
        <w:tabs>
          <w:tab w:val="num" w:pos="360"/>
        </w:tabs>
        <w:autoSpaceDE/>
        <w:autoSpaceDN/>
        <w:ind w:left="288" w:hanging="288"/>
        <w:contextualSpacing/>
        <w:rPr>
          <w:del w:id="1142" w:author="Unknown"/>
        </w:rPr>
      </w:pPr>
      <w:del w:id="1143"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ab"/>
        <w:ind w:firstLine="202"/>
        <w:contextualSpacing/>
        <w:rPr>
          <w:del w:id="1144" w:author="Unknown"/>
          <w:iCs/>
        </w:rPr>
      </w:pPr>
      <w:del w:id="1145" w:author="Unknown">
        <w:r w:rsidDel="00C82911">
          <w:rPr>
            <w:rStyle w:val="af7"/>
            <w:i w:val="0"/>
          </w:rPr>
          <w:delText>…</w:delText>
        </w:r>
        <w:r w:rsidRPr="008647CB" w:rsidDel="00C82911">
          <w:rPr>
            <w:rStyle w:val="af7"/>
            <w:i w:val="0"/>
          </w:rPr>
          <w:delText>.</w:delText>
        </w:r>
      </w:del>
    </w:p>
    <w:p w14:paraId="0F583BF3" w14:textId="77777777" w:rsidR="00A701AA" w:rsidRDefault="00A701AA" w:rsidP="00A701AA">
      <w:pPr>
        <w:pStyle w:val="1"/>
        <w:spacing w:before="120" w:after="120"/>
        <w:contextualSpacing/>
      </w:pPr>
      <w:r>
        <w:t>Experimental results</w:t>
      </w:r>
    </w:p>
    <w:p w14:paraId="4700802A" w14:textId="77777777" w:rsidR="00A701AA" w:rsidRDefault="00A701AA" w:rsidP="00A701AA">
      <w:pPr>
        <w:pStyle w:val="2"/>
        <w:keepLines/>
        <w:numPr>
          <w:ilvl w:val="1"/>
          <w:numId w:val="0"/>
        </w:numPr>
        <w:tabs>
          <w:tab w:val="num" w:pos="360"/>
        </w:tabs>
        <w:autoSpaceDE/>
        <w:autoSpaceDN/>
        <w:ind w:left="288" w:hanging="288"/>
        <w:contextualSpacing/>
      </w:pPr>
      <w:r>
        <w:t>A.</w:t>
      </w:r>
      <w:r>
        <w:tab/>
        <w:t>Simulation Data</w:t>
      </w:r>
    </w:p>
    <w:p w14:paraId="7941AF82" w14:textId="4BA287B6" w:rsidR="00A701AA" w:rsidRDefault="00A701AA" w:rsidP="00A701AA">
      <w:pPr>
        <w:jc w:val="both"/>
        <w:rPr>
          <w:color w:val="000000"/>
        </w:rPr>
      </w:pPr>
      <w:r>
        <w:rPr>
          <w:color w:val="000000"/>
        </w:rPr>
        <w:tab/>
      </w:r>
      <w:r w:rsidRPr="00BF7CFD">
        <w:rPr>
          <w:color w:val="000000"/>
        </w:rPr>
        <w:t xml:space="preserve">Performance of the trained models in predicting the </w:t>
      </w:r>
      <w:ins w:id="1146" w:author="莊昀軒" w:date="2020-03-11T16:17:00Z">
        <w:r w:rsidR="00772E93">
          <w:rPr>
            <w:color w:val="000000"/>
          </w:rPr>
          <w:t xml:space="preserve">virtual </w:t>
        </w:r>
      </w:ins>
      <w:r w:rsidRPr="00BF7CFD">
        <w:rPr>
          <w:color w:val="000000"/>
        </w:rPr>
        <w:t>agents’ final targets from test grid world start states is shown in Table 1 for both simulated and human data</w:t>
      </w:r>
      <w:proofErr w:type="gramStart"/>
      <w:r w:rsidRPr="00BF7CFD">
        <w:rPr>
          <w:color w:val="000000"/>
        </w:rPr>
        <w:t>.</w:t>
      </w:r>
      <w:r w:rsidRPr="00DE616A">
        <w:rPr>
          <w:color w:val="000000"/>
        </w:rPr>
        <w:t xml:space="preserve"> </w:t>
      </w:r>
      <w:proofErr w:type="gramEnd"/>
      <w:r w:rsidRPr="00DE616A">
        <w:rPr>
          <w:color w:val="000000"/>
        </w:rPr>
        <w:t>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t>
      </w:r>
    </w:p>
    <w:p w14:paraId="67F70FC7" w14:textId="2C6C7C4A" w:rsidR="00A701AA" w:rsidRDefault="00A701AA" w:rsidP="00A701AA">
      <w:pPr>
        <w:jc w:val="both"/>
        <w:rPr>
          <w:color w:val="000000"/>
        </w:rPr>
      </w:pPr>
      <w:del w:id="1147"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ED057B" w:rsidRPr="005B520E" w:rsidRDefault="00ED057B"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ED057B" w14:paraId="03379B36" w14:textId="77777777" w:rsidTr="0059010D">
                                <w:trPr>
                                  <w:cantSplit/>
                                  <w:trHeight w:val="240"/>
                                  <w:tblHeader/>
                                  <w:jc w:val="center"/>
                                </w:trPr>
                                <w:tc>
                                  <w:tcPr>
                                    <w:tcW w:w="1167" w:type="dxa"/>
                                    <w:vAlign w:val="center"/>
                                  </w:tcPr>
                                  <w:p w14:paraId="332A666A" w14:textId="77777777" w:rsidR="00ED057B" w:rsidRDefault="00ED057B" w:rsidP="00206B4D">
                                    <w:pPr>
                                      <w:pStyle w:val="tablecolhead"/>
                                    </w:pPr>
                                    <w:r>
                                      <w:t>Data Type</w:t>
                                    </w:r>
                                  </w:p>
                                </w:tc>
                                <w:tc>
                                  <w:tcPr>
                                    <w:tcW w:w="1260" w:type="dxa"/>
                                    <w:vAlign w:val="center"/>
                                  </w:tcPr>
                                  <w:p w14:paraId="7CA7BA16" w14:textId="77777777" w:rsidR="00ED057B" w:rsidRDefault="00ED057B" w:rsidP="00206B4D">
                                    <w:pPr>
                                      <w:pStyle w:val="tablecolsubhead"/>
                                    </w:pPr>
                                    <w:r>
                                      <w:t>Final Target Accuracy</w:t>
                                    </w:r>
                                  </w:p>
                                </w:tc>
                                <w:tc>
                                  <w:tcPr>
                                    <w:tcW w:w="1260" w:type="dxa"/>
                                    <w:vAlign w:val="center"/>
                                  </w:tcPr>
                                  <w:p w14:paraId="499AC611" w14:textId="77777777" w:rsidR="00ED057B" w:rsidRDefault="00ED057B" w:rsidP="00206B4D">
                                    <w:pPr>
                                      <w:pStyle w:val="tablecolsubhead"/>
                                    </w:pPr>
                                    <w:r>
                                      <w:t>Predicted Preference Score</w:t>
                                    </w:r>
                                  </w:p>
                                </w:tc>
                                <w:tc>
                                  <w:tcPr>
                                    <w:tcW w:w="1179" w:type="dxa"/>
                                    <w:vAlign w:val="center"/>
                                  </w:tcPr>
                                  <w:p w14:paraId="51AD5F8E" w14:textId="77777777" w:rsidR="00ED057B" w:rsidRDefault="00ED057B" w:rsidP="00206B4D">
                                    <w:pPr>
                                      <w:pStyle w:val="tablecolsubhead"/>
                                    </w:pPr>
                                    <w:r>
                                      <w:t>True Preference Score</w:t>
                                    </w:r>
                                  </w:p>
                                </w:tc>
                              </w:tr>
                              <w:tr w:rsidR="00ED057B" w14:paraId="1ABF8F66" w14:textId="77777777" w:rsidTr="0059010D">
                                <w:trPr>
                                  <w:trHeight w:val="320"/>
                                  <w:jc w:val="center"/>
                                </w:trPr>
                                <w:tc>
                                  <w:tcPr>
                                    <w:tcW w:w="1167" w:type="dxa"/>
                                    <w:vAlign w:val="center"/>
                                  </w:tcPr>
                                  <w:p w14:paraId="074A2B2E" w14:textId="77777777" w:rsidR="00ED057B" w:rsidRDefault="00ED057B" w:rsidP="00206B4D">
                                    <w:pPr>
                                      <w:pStyle w:val="tablecopy"/>
                                      <w:rPr>
                                        <w:sz w:val="8"/>
                                        <w:szCs w:val="8"/>
                                      </w:rPr>
                                    </w:pPr>
                                    <w:r>
                                      <w:t>Simulated</w:t>
                                    </w:r>
                                  </w:p>
                                </w:tc>
                                <w:tc>
                                  <w:tcPr>
                                    <w:tcW w:w="1260" w:type="dxa"/>
                                    <w:vAlign w:val="center"/>
                                  </w:tcPr>
                                  <w:p w14:paraId="43673EE8" w14:textId="77777777" w:rsidR="00ED057B" w:rsidRDefault="00ED057B" w:rsidP="00206B4D">
                                    <w:pPr>
                                      <w:pStyle w:val="tablecopy"/>
                                    </w:pPr>
                                    <w:r>
                                      <w:t>80.14%</w:t>
                                    </w:r>
                                  </w:p>
                                </w:tc>
                                <w:tc>
                                  <w:tcPr>
                                    <w:tcW w:w="1260" w:type="dxa"/>
                                    <w:vAlign w:val="center"/>
                                  </w:tcPr>
                                  <w:p w14:paraId="6AE527C8" w14:textId="77777777" w:rsidR="00ED057B" w:rsidRDefault="00ED057B" w:rsidP="00206B4D">
                                    <w:pPr>
                                      <w:rPr>
                                        <w:sz w:val="16"/>
                                        <w:szCs w:val="16"/>
                                      </w:rPr>
                                    </w:pPr>
                                    <w:r>
                                      <w:rPr>
                                        <w:sz w:val="16"/>
                                        <w:szCs w:val="16"/>
                                      </w:rPr>
                                      <w:t>S4 (1.16)</w:t>
                                    </w:r>
                                  </w:p>
                                  <w:p w14:paraId="74340895" w14:textId="77777777" w:rsidR="00ED057B" w:rsidRDefault="00ED057B" w:rsidP="00206B4D">
                                    <w:pPr>
                                      <w:rPr>
                                        <w:sz w:val="16"/>
                                        <w:szCs w:val="16"/>
                                      </w:rPr>
                                    </w:pPr>
                                    <w:r>
                                      <w:rPr>
                                        <w:sz w:val="16"/>
                                        <w:szCs w:val="16"/>
                                      </w:rPr>
                                      <w:t>&gt;S3(0.83)</w:t>
                                    </w:r>
                                  </w:p>
                                  <w:p w14:paraId="0B3A2FBF" w14:textId="77777777" w:rsidR="00ED057B" w:rsidRDefault="00ED057B" w:rsidP="00206B4D">
                                    <w:pPr>
                                      <w:rPr>
                                        <w:sz w:val="16"/>
                                        <w:szCs w:val="16"/>
                                      </w:rPr>
                                    </w:pPr>
                                    <w:r>
                                      <w:rPr>
                                        <w:sz w:val="16"/>
                                        <w:szCs w:val="16"/>
                                      </w:rPr>
                                      <w:t>&gt;S2(0.76)</w:t>
                                    </w:r>
                                  </w:p>
                                  <w:p w14:paraId="5246705A" w14:textId="77777777" w:rsidR="00ED057B" w:rsidRPr="00DE616A" w:rsidRDefault="00ED057B" w:rsidP="00206B4D">
                                    <w:pPr>
                                      <w:rPr>
                                        <w:sz w:val="16"/>
                                        <w:szCs w:val="16"/>
                                      </w:rPr>
                                    </w:pPr>
                                    <w:r>
                                      <w:rPr>
                                        <w:sz w:val="16"/>
                                        <w:szCs w:val="16"/>
                                      </w:rPr>
                                      <w:t>&gt;S1(0.62)</w:t>
                                    </w:r>
                                  </w:p>
                                </w:tc>
                                <w:tc>
                                  <w:tcPr>
                                    <w:tcW w:w="1179" w:type="dxa"/>
                                    <w:vAlign w:val="center"/>
                                  </w:tcPr>
                                  <w:p w14:paraId="73510ED9" w14:textId="77777777" w:rsidR="00ED057B" w:rsidRDefault="00ED057B" w:rsidP="00206B4D">
                                    <w:pPr>
                                      <w:rPr>
                                        <w:sz w:val="16"/>
                                        <w:szCs w:val="16"/>
                                      </w:rPr>
                                    </w:pPr>
                                    <w:r>
                                      <w:rPr>
                                        <w:sz w:val="16"/>
                                        <w:szCs w:val="16"/>
                                      </w:rPr>
                                      <w:t>S4 (1.15)</w:t>
                                    </w:r>
                                  </w:p>
                                  <w:p w14:paraId="07B39917" w14:textId="77777777" w:rsidR="00ED057B" w:rsidRDefault="00ED057B" w:rsidP="00206B4D">
                                    <w:pPr>
                                      <w:rPr>
                                        <w:sz w:val="16"/>
                                        <w:szCs w:val="16"/>
                                      </w:rPr>
                                    </w:pPr>
                                    <w:r>
                                      <w:rPr>
                                        <w:sz w:val="16"/>
                                        <w:szCs w:val="16"/>
                                      </w:rPr>
                                      <w:t>&gt;S3(0.79)</w:t>
                                    </w:r>
                                  </w:p>
                                  <w:p w14:paraId="1004BD62" w14:textId="77777777" w:rsidR="00ED057B" w:rsidRDefault="00ED057B" w:rsidP="00206B4D">
                                    <w:pPr>
                                      <w:rPr>
                                        <w:sz w:val="16"/>
                                        <w:szCs w:val="16"/>
                                      </w:rPr>
                                    </w:pPr>
                                    <w:r>
                                      <w:rPr>
                                        <w:sz w:val="16"/>
                                        <w:szCs w:val="16"/>
                                      </w:rPr>
                                      <w:t>&gt;S2(0.72)</w:t>
                                    </w:r>
                                  </w:p>
                                  <w:p w14:paraId="20E20AA8" w14:textId="77777777" w:rsidR="00ED057B" w:rsidRDefault="00ED057B" w:rsidP="00206B4D">
                                    <w:pPr>
                                      <w:rPr>
                                        <w:sz w:val="16"/>
                                        <w:szCs w:val="16"/>
                                      </w:rPr>
                                    </w:pPr>
                                    <w:r>
                                      <w:rPr>
                                        <w:sz w:val="16"/>
                                        <w:szCs w:val="16"/>
                                      </w:rPr>
                                      <w:t>&gt;S1(0.72)</w:t>
                                    </w:r>
                                  </w:p>
                                </w:tc>
                              </w:tr>
                              <w:tr w:rsidR="00ED057B" w14:paraId="0AF1D8CA" w14:textId="77777777" w:rsidTr="0059010D">
                                <w:trPr>
                                  <w:trHeight w:val="320"/>
                                  <w:jc w:val="center"/>
                                </w:trPr>
                                <w:tc>
                                  <w:tcPr>
                                    <w:tcW w:w="1167" w:type="dxa"/>
                                    <w:vAlign w:val="center"/>
                                  </w:tcPr>
                                  <w:p w14:paraId="41ECF0A8" w14:textId="77777777" w:rsidR="00ED057B" w:rsidRDefault="00ED057B" w:rsidP="00206B4D">
                                    <w:pPr>
                                      <w:pStyle w:val="tablecopy"/>
                                    </w:pPr>
                                    <w:r>
                                      <w:t>Human</w:t>
                                    </w:r>
                                  </w:p>
                                </w:tc>
                                <w:tc>
                                  <w:tcPr>
                                    <w:tcW w:w="1260" w:type="dxa"/>
                                    <w:vAlign w:val="center"/>
                                  </w:tcPr>
                                  <w:p w14:paraId="39D92424" w14:textId="77777777" w:rsidR="00ED057B" w:rsidRDefault="00ED057B" w:rsidP="00206B4D">
                                    <w:pPr>
                                      <w:pStyle w:val="tablecopy"/>
                                    </w:pPr>
                                    <w:r>
                                      <w:t>73.26%</w:t>
                                    </w:r>
                                  </w:p>
                                </w:tc>
                                <w:tc>
                                  <w:tcPr>
                                    <w:tcW w:w="1260" w:type="dxa"/>
                                    <w:vAlign w:val="center"/>
                                  </w:tcPr>
                                  <w:p w14:paraId="5A4C3B04" w14:textId="77777777" w:rsidR="00ED057B" w:rsidRDefault="00ED057B" w:rsidP="00206B4D">
                                    <w:pPr>
                                      <w:rPr>
                                        <w:sz w:val="16"/>
                                        <w:szCs w:val="16"/>
                                      </w:rPr>
                                    </w:pPr>
                                    <w:r>
                                      <w:rPr>
                                        <w:sz w:val="16"/>
                                        <w:szCs w:val="16"/>
                                      </w:rPr>
                                      <w:t>S4 (0.71)</w:t>
                                    </w:r>
                                  </w:p>
                                  <w:p w14:paraId="3980DC4C" w14:textId="77777777" w:rsidR="00ED057B" w:rsidRDefault="00ED057B" w:rsidP="00206B4D">
                                    <w:pPr>
                                      <w:rPr>
                                        <w:sz w:val="16"/>
                                        <w:szCs w:val="16"/>
                                      </w:rPr>
                                    </w:pPr>
                                    <w:r>
                                      <w:rPr>
                                        <w:sz w:val="16"/>
                                        <w:szCs w:val="16"/>
                                      </w:rPr>
                                      <w:t>&gt;S3(0.28)</w:t>
                                    </w:r>
                                  </w:p>
                                  <w:p w14:paraId="1F903344" w14:textId="77777777" w:rsidR="00ED057B" w:rsidRDefault="00ED057B" w:rsidP="00206B4D">
                                    <w:pPr>
                                      <w:rPr>
                                        <w:sz w:val="16"/>
                                        <w:szCs w:val="16"/>
                                      </w:rPr>
                                    </w:pPr>
                                    <w:r>
                                      <w:rPr>
                                        <w:sz w:val="16"/>
                                        <w:szCs w:val="16"/>
                                      </w:rPr>
                                      <w:t>&gt;S2(0.01)</w:t>
                                    </w:r>
                                  </w:p>
                                  <w:p w14:paraId="7A0B8181" w14:textId="77777777" w:rsidR="00ED057B" w:rsidRDefault="00ED057B" w:rsidP="00206B4D">
                                    <w:pPr>
                                      <w:rPr>
                                        <w:sz w:val="16"/>
                                        <w:szCs w:val="16"/>
                                      </w:rPr>
                                    </w:pPr>
                                    <w:r>
                                      <w:rPr>
                                        <w:sz w:val="16"/>
                                        <w:szCs w:val="16"/>
                                      </w:rPr>
                                      <w:t>&gt;S1(0.00)</w:t>
                                    </w:r>
                                  </w:p>
                                </w:tc>
                                <w:tc>
                                  <w:tcPr>
                                    <w:tcW w:w="1179" w:type="dxa"/>
                                    <w:vAlign w:val="center"/>
                                  </w:tcPr>
                                  <w:p w14:paraId="26742ED8" w14:textId="77777777" w:rsidR="00ED057B" w:rsidRDefault="00ED057B" w:rsidP="00206B4D">
                                    <w:pPr>
                                      <w:rPr>
                                        <w:sz w:val="16"/>
                                        <w:szCs w:val="16"/>
                                      </w:rPr>
                                    </w:pPr>
                                    <w:r>
                                      <w:rPr>
                                        <w:sz w:val="16"/>
                                        <w:szCs w:val="16"/>
                                      </w:rPr>
                                      <w:t>S4 (0.95)</w:t>
                                    </w:r>
                                  </w:p>
                                  <w:p w14:paraId="5235ED68" w14:textId="77777777" w:rsidR="00ED057B" w:rsidRDefault="00ED057B" w:rsidP="00206B4D">
                                    <w:pPr>
                                      <w:rPr>
                                        <w:sz w:val="16"/>
                                        <w:szCs w:val="16"/>
                                      </w:rPr>
                                    </w:pPr>
                                    <w:r>
                                      <w:rPr>
                                        <w:sz w:val="16"/>
                                        <w:szCs w:val="16"/>
                                      </w:rPr>
                                      <w:t>&gt;S3(0.83)</w:t>
                                    </w:r>
                                  </w:p>
                                  <w:p w14:paraId="79E19FEB" w14:textId="77777777" w:rsidR="00ED057B" w:rsidRDefault="00ED057B" w:rsidP="00206B4D">
                                    <w:pPr>
                                      <w:rPr>
                                        <w:sz w:val="16"/>
                                        <w:szCs w:val="16"/>
                                      </w:rPr>
                                    </w:pPr>
                                    <w:r>
                                      <w:rPr>
                                        <w:sz w:val="16"/>
                                        <w:szCs w:val="16"/>
                                      </w:rPr>
                                      <w:t>&gt;S2(0.83)</w:t>
                                    </w:r>
                                  </w:p>
                                  <w:p w14:paraId="5FC10536" w14:textId="77777777" w:rsidR="00ED057B" w:rsidRDefault="00ED057B" w:rsidP="00206B4D">
                                    <w:pPr>
                                      <w:rPr>
                                        <w:sz w:val="16"/>
                                        <w:szCs w:val="16"/>
                                      </w:rPr>
                                    </w:pPr>
                                    <w:r>
                                      <w:rPr>
                                        <w:sz w:val="16"/>
                                        <w:szCs w:val="16"/>
                                      </w:rPr>
                                      <w:t>&gt;S1(0.83)</w:t>
                                    </w:r>
                                  </w:p>
                                </w:tc>
                              </w:tr>
                            </w:tbl>
                            <w:p w14:paraId="7B166DA2" w14:textId="77777777" w:rsidR="00ED057B" w:rsidRDefault="00ED057B"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1"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" stroked="f">
                  <v:textbox inset="0,0,0,0">
                    <w:txbxContent>
                      <w:p w14:paraId="1992E365" w14:textId="77777777" w:rsidR="00ED057B" w:rsidRPr="005B520E" w:rsidRDefault="00ED057B"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ED057B" w14:paraId="03379B36" w14:textId="77777777" w:rsidTr="0059010D">
                          <w:trPr>
                            <w:cantSplit/>
                            <w:trHeight w:val="240"/>
                            <w:tblHeader/>
                            <w:jc w:val="center"/>
                          </w:trPr>
                          <w:tc>
                            <w:tcPr>
                              <w:tcW w:w="1167" w:type="dxa"/>
                              <w:vAlign w:val="center"/>
                            </w:tcPr>
                            <w:p w14:paraId="332A666A" w14:textId="77777777" w:rsidR="00ED057B" w:rsidRDefault="00ED057B" w:rsidP="00206B4D">
                              <w:pPr>
                                <w:pStyle w:val="tablecolhead"/>
                              </w:pPr>
                              <w:r>
                                <w:t>Data Type</w:t>
                              </w:r>
                            </w:p>
                          </w:tc>
                          <w:tc>
                            <w:tcPr>
                              <w:tcW w:w="1260" w:type="dxa"/>
                              <w:vAlign w:val="center"/>
                            </w:tcPr>
                            <w:p w14:paraId="7CA7BA16" w14:textId="77777777" w:rsidR="00ED057B" w:rsidRDefault="00ED057B" w:rsidP="00206B4D">
                              <w:pPr>
                                <w:pStyle w:val="tablecolsubhead"/>
                              </w:pPr>
                              <w:r>
                                <w:t>Final Target Accuracy</w:t>
                              </w:r>
                            </w:p>
                          </w:tc>
                          <w:tc>
                            <w:tcPr>
                              <w:tcW w:w="1260" w:type="dxa"/>
                              <w:vAlign w:val="center"/>
                            </w:tcPr>
                            <w:p w14:paraId="499AC611" w14:textId="77777777" w:rsidR="00ED057B" w:rsidRDefault="00ED057B" w:rsidP="00206B4D">
                              <w:pPr>
                                <w:pStyle w:val="tablecolsubhead"/>
                              </w:pPr>
                              <w:r>
                                <w:t>Predicted Preference Score</w:t>
                              </w:r>
                            </w:p>
                          </w:tc>
                          <w:tc>
                            <w:tcPr>
                              <w:tcW w:w="1179" w:type="dxa"/>
                              <w:vAlign w:val="center"/>
                            </w:tcPr>
                            <w:p w14:paraId="51AD5F8E" w14:textId="77777777" w:rsidR="00ED057B" w:rsidRDefault="00ED057B" w:rsidP="00206B4D">
                              <w:pPr>
                                <w:pStyle w:val="tablecolsubhead"/>
                              </w:pPr>
                              <w:r>
                                <w:t>True Preference Score</w:t>
                              </w:r>
                            </w:p>
                          </w:tc>
                        </w:tr>
                        <w:tr w:rsidR="00ED057B" w14:paraId="1ABF8F66" w14:textId="77777777" w:rsidTr="0059010D">
                          <w:trPr>
                            <w:trHeight w:val="320"/>
                            <w:jc w:val="center"/>
                          </w:trPr>
                          <w:tc>
                            <w:tcPr>
                              <w:tcW w:w="1167" w:type="dxa"/>
                              <w:vAlign w:val="center"/>
                            </w:tcPr>
                            <w:p w14:paraId="074A2B2E" w14:textId="77777777" w:rsidR="00ED057B" w:rsidRDefault="00ED057B" w:rsidP="00206B4D">
                              <w:pPr>
                                <w:pStyle w:val="tablecopy"/>
                                <w:rPr>
                                  <w:sz w:val="8"/>
                                  <w:szCs w:val="8"/>
                                </w:rPr>
                              </w:pPr>
                              <w:r>
                                <w:t>Simulated</w:t>
                              </w:r>
                            </w:p>
                          </w:tc>
                          <w:tc>
                            <w:tcPr>
                              <w:tcW w:w="1260" w:type="dxa"/>
                              <w:vAlign w:val="center"/>
                            </w:tcPr>
                            <w:p w14:paraId="43673EE8" w14:textId="77777777" w:rsidR="00ED057B" w:rsidRDefault="00ED057B" w:rsidP="00206B4D">
                              <w:pPr>
                                <w:pStyle w:val="tablecopy"/>
                              </w:pPr>
                              <w:r>
                                <w:t>80.14%</w:t>
                              </w:r>
                            </w:p>
                          </w:tc>
                          <w:tc>
                            <w:tcPr>
                              <w:tcW w:w="1260" w:type="dxa"/>
                              <w:vAlign w:val="center"/>
                            </w:tcPr>
                            <w:p w14:paraId="6AE527C8" w14:textId="77777777" w:rsidR="00ED057B" w:rsidRDefault="00ED057B" w:rsidP="00206B4D">
                              <w:pPr>
                                <w:rPr>
                                  <w:sz w:val="16"/>
                                  <w:szCs w:val="16"/>
                                </w:rPr>
                              </w:pPr>
                              <w:r>
                                <w:rPr>
                                  <w:sz w:val="16"/>
                                  <w:szCs w:val="16"/>
                                </w:rPr>
                                <w:t>S4 (1.16)</w:t>
                              </w:r>
                            </w:p>
                            <w:p w14:paraId="74340895" w14:textId="77777777" w:rsidR="00ED057B" w:rsidRDefault="00ED057B" w:rsidP="00206B4D">
                              <w:pPr>
                                <w:rPr>
                                  <w:sz w:val="16"/>
                                  <w:szCs w:val="16"/>
                                </w:rPr>
                              </w:pPr>
                              <w:r>
                                <w:rPr>
                                  <w:sz w:val="16"/>
                                  <w:szCs w:val="16"/>
                                </w:rPr>
                                <w:t>&gt;S3(0.83)</w:t>
                              </w:r>
                            </w:p>
                            <w:p w14:paraId="0B3A2FBF" w14:textId="77777777" w:rsidR="00ED057B" w:rsidRDefault="00ED057B" w:rsidP="00206B4D">
                              <w:pPr>
                                <w:rPr>
                                  <w:sz w:val="16"/>
                                  <w:szCs w:val="16"/>
                                </w:rPr>
                              </w:pPr>
                              <w:r>
                                <w:rPr>
                                  <w:sz w:val="16"/>
                                  <w:szCs w:val="16"/>
                                </w:rPr>
                                <w:t>&gt;S2(0.76)</w:t>
                              </w:r>
                            </w:p>
                            <w:p w14:paraId="5246705A" w14:textId="77777777" w:rsidR="00ED057B" w:rsidRPr="00DE616A" w:rsidRDefault="00ED057B" w:rsidP="00206B4D">
                              <w:pPr>
                                <w:rPr>
                                  <w:sz w:val="16"/>
                                  <w:szCs w:val="16"/>
                                </w:rPr>
                              </w:pPr>
                              <w:r>
                                <w:rPr>
                                  <w:sz w:val="16"/>
                                  <w:szCs w:val="16"/>
                                </w:rPr>
                                <w:t>&gt;S1(0.62)</w:t>
                              </w:r>
                            </w:p>
                          </w:tc>
                          <w:tc>
                            <w:tcPr>
                              <w:tcW w:w="1179" w:type="dxa"/>
                              <w:vAlign w:val="center"/>
                            </w:tcPr>
                            <w:p w14:paraId="73510ED9" w14:textId="77777777" w:rsidR="00ED057B" w:rsidRDefault="00ED057B" w:rsidP="00206B4D">
                              <w:pPr>
                                <w:rPr>
                                  <w:sz w:val="16"/>
                                  <w:szCs w:val="16"/>
                                </w:rPr>
                              </w:pPr>
                              <w:r>
                                <w:rPr>
                                  <w:sz w:val="16"/>
                                  <w:szCs w:val="16"/>
                                </w:rPr>
                                <w:t>S4 (1.15)</w:t>
                              </w:r>
                            </w:p>
                            <w:p w14:paraId="07B39917" w14:textId="77777777" w:rsidR="00ED057B" w:rsidRDefault="00ED057B" w:rsidP="00206B4D">
                              <w:pPr>
                                <w:rPr>
                                  <w:sz w:val="16"/>
                                  <w:szCs w:val="16"/>
                                </w:rPr>
                              </w:pPr>
                              <w:r>
                                <w:rPr>
                                  <w:sz w:val="16"/>
                                  <w:szCs w:val="16"/>
                                </w:rPr>
                                <w:t>&gt;S3(0.79)</w:t>
                              </w:r>
                            </w:p>
                            <w:p w14:paraId="1004BD62" w14:textId="77777777" w:rsidR="00ED057B" w:rsidRDefault="00ED057B" w:rsidP="00206B4D">
                              <w:pPr>
                                <w:rPr>
                                  <w:sz w:val="16"/>
                                  <w:szCs w:val="16"/>
                                </w:rPr>
                              </w:pPr>
                              <w:r>
                                <w:rPr>
                                  <w:sz w:val="16"/>
                                  <w:szCs w:val="16"/>
                                </w:rPr>
                                <w:t>&gt;S2(0.72)</w:t>
                              </w:r>
                            </w:p>
                            <w:p w14:paraId="20E20AA8" w14:textId="77777777" w:rsidR="00ED057B" w:rsidRDefault="00ED057B" w:rsidP="00206B4D">
                              <w:pPr>
                                <w:rPr>
                                  <w:sz w:val="16"/>
                                  <w:szCs w:val="16"/>
                                </w:rPr>
                              </w:pPr>
                              <w:r>
                                <w:rPr>
                                  <w:sz w:val="16"/>
                                  <w:szCs w:val="16"/>
                                </w:rPr>
                                <w:t>&gt;S1(0.72)</w:t>
                              </w:r>
                            </w:p>
                          </w:tc>
                        </w:tr>
                        <w:tr w:rsidR="00ED057B" w14:paraId="0AF1D8CA" w14:textId="77777777" w:rsidTr="0059010D">
                          <w:trPr>
                            <w:trHeight w:val="320"/>
                            <w:jc w:val="center"/>
                          </w:trPr>
                          <w:tc>
                            <w:tcPr>
                              <w:tcW w:w="1167" w:type="dxa"/>
                              <w:vAlign w:val="center"/>
                            </w:tcPr>
                            <w:p w14:paraId="41ECF0A8" w14:textId="77777777" w:rsidR="00ED057B" w:rsidRDefault="00ED057B" w:rsidP="00206B4D">
                              <w:pPr>
                                <w:pStyle w:val="tablecopy"/>
                              </w:pPr>
                              <w:r>
                                <w:t>Human</w:t>
                              </w:r>
                            </w:p>
                          </w:tc>
                          <w:tc>
                            <w:tcPr>
                              <w:tcW w:w="1260" w:type="dxa"/>
                              <w:vAlign w:val="center"/>
                            </w:tcPr>
                            <w:p w14:paraId="39D92424" w14:textId="77777777" w:rsidR="00ED057B" w:rsidRDefault="00ED057B" w:rsidP="00206B4D">
                              <w:pPr>
                                <w:pStyle w:val="tablecopy"/>
                              </w:pPr>
                              <w:r>
                                <w:t>73.26%</w:t>
                              </w:r>
                            </w:p>
                          </w:tc>
                          <w:tc>
                            <w:tcPr>
                              <w:tcW w:w="1260" w:type="dxa"/>
                              <w:vAlign w:val="center"/>
                            </w:tcPr>
                            <w:p w14:paraId="5A4C3B04" w14:textId="77777777" w:rsidR="00ED057B" w:rsidRDefault="00ED057B" w:rsidP="00206B4D">
                              <w:pPr>
                                <w:rPr>
                                  <w:sz w:val="16"/>
                                  <w:szCs w:val="16"/>
                                </w:rPr>
                              </w:pPr>
                              <w:r>
                                <w:rPr>
                                  <w:sz w:val="16"/>
                                  <w:szCs w:val="16"/>
                                </w:rPr>
                                <w:t>S4 (0.71)</w:t>
                              </w:r>
                            </w:p>
                            <w:p w14:paraId="3980DC4C" w14:textId="77777777" w:rsidR="00ED057B" w:rsidRDefault="00ED057B" w:rsidP="00206B4D">
                              <w:pPr>
                                <w:rPr>
                                  <w:sz w:val="16"/>
                                  <w:szCs w:val="16"/>
                                </w:rPr>
                              </w:pPr>
                              <w:r>
                                <w:rPr>
                                  <w:sz w:val="16"/>
                                  <w:szCs w:val="16"/>
                                </w:rPr>
                                <w:t>&gt;S3(0.28)</w:t>
                              </w:r>
                            </w:p>
                            <w:p w14:paraId="1F903344" w14:textId="77777777" w:rsidR="00ED057B" w:rsidRDefault="00ED057B" w:rsidP="00206B4D">
                              <w:pPr>
                                <w:rPr>
                                  <w:sz w:val="16"/>
                                  <w:szCs w:val="16"/>
                                </w:rPr>
                              </w:pPr>
                              <w:r>
                                <w:rPr>
                                  <w:sz w:val="16"/>
                                  <w:szCs w:val="16"/>
                                </w:rPr>
                                <w:t>&gt;S2(0.01)</w:t>
                              </w:r>
                            </w:p>
                            <w:p w14:paraId="7A0B8181" w14:textId="77777777" w:rsidR="00ED057B" w:rsidRDefault="00ED057B" w:rsidP="00206B4D">
                              <w:pPr>
                                <w:rPr>
                                  <w:sz w:val="16"/>
                                  <w:szCs w:val="16"/>
                                </w:rPr>
                              </w:pPr>
                              <w:r>
                                <w:rPr>
                                  <w:sz w:val="16"/>
                                  <w:szCs w:val="16"/>
                                </w:rPr>
                                <w:t>&gt;S1(0.00)</w:t>
                              </w:r>
                            </w:p>
                          </w:tc>
                          <w:tc>
                            <w:tcPr>
                              <w:tcW w:w="1179" w:type="dxa"/>
                              <w:vAlign w:val="center"/>
                            </w:tcPr>
                            <w:p w14:paraId="26742ED8" w14:textId="77777777" w:rsidR="00ED057B" w:rsidRDefault="00ED057B" w:rsidP="00206B4D">
                              <w:pPr>
                                <w:rPr>
                                  <w:sz w:val="16"/>
                                  <w:szCs w:val="16"/>
                                </w:rPr>
                              </w:pPr>
                              <w:r>
                                <w:rPr>
                                  <w:sz w:val="16"/>
                                  <w:szCs w:val="16"/>
                                </w:rPr>
                                <w:t>S4 (0.95)</w:t>
                              </w:r>
                            </w:p>
                            <w:p w14:paraId="5235ED68" w14:textId="77777777" w:rsidR="00ED057B" w:rsidRDefault="00ED057B" w:rsidP="00206B4D">
                              <w:pPr>
                                <w:rPr>
                                  <w:sz w:val="16"/>
                                  <w:szCs w:val="16"/>
                                </w:rPr>
                              </w:pPr>
                              <w:r>
                                <w:rPr>
                                  <w:sz w:val="16"/>
                                  <w:szCs w:val="16"/>
                                </w:rPr>
                                <w:t>&gt;S3(0.83)</w:t>
                              </w:r>
                            </w:p>
                            <w:p w14:paraId="79E19FEB" w14:textId="77777777" w:rsidR="00ED057B" w:rsidRDefault="00ED057B" w:rsidP="00206B4D">
                              <w:pPr>
                                <w:rPr>
                                  <w:sz w:val="16"/>
                                  <w:szCs w:val="16"/>
                                </w:rPr>
                              </w:pPr>
                              <w:r>
                                <w:rPr>
                                  <w:sz w:val="16"/>
                                  <w:szCs w:val="16"/>
                                </w:rPr>
                                <w:t>&gt;S2(0.83)</w:t>
                              </w:r>
                            </w:p>
                            <w:p w14:paraId="5FC10536" w14:textId="77777777" w:rsidR="00ED057B" w:rsidRDefault="00ED057B" w:rsidP="00206B4D">
                              <w:pPr>
                                <w:rPr>
                                  <w:sz w:val="16"/>
                                  <w:szCs w:val="16"/>
                                </w:rPr>
                              </w:pPr>
                              <w:r>
                                <w:rPr>
                                  <w:sz w:val="16"/>
                                  <w:szCs w:val="16"/>
                                </w:rPr>
                                <w:t>&gt;S1(0.83)</w:t>
                              </w:r>
                            </w:p>
                          </w:tc>
                        </w:tr>
                      </w:tbl>
                      <w:p w14:paraId="7B166DA2" w14:textId="77777777" w:rsidR="00ED057B" w:rsidRDefault="00ED057B" w:rsidP="00A701AA">
                        <w:pPr>
                          <w:jc w:val="both"/>
                        </w:pPr>
                      </w:p>
                    </w:txbxContent>
                  </v:textbox>
                  <w10:wrap type="square" anchory="margin"/>
                </v:shape>
              </w:pict>
            </mc:Fallback>
          </mc:AlternateContent>
        </w:r>
      </w:del>
      <w:r>
        <w:rPr>
          <w:color w:val="000000"/>
        </w:rPr>
        <w:tab/>
      </w:r>
      <w:r w:rsidRPr="00BF7CFD">
        <w:rPr>
          <w:color w:val="000000"/>
        </w:rPr>
        <w:t xml:space="preserve">Because there were 4 potential targets in the </w:t>
      </w:r>
      <w:r>
        <w:rPr>
          <w:color w:val="000000"/>
        </w:rPr>
        <w:t xml:space="preserve">test </w:t>
      </w:r>
      <w:r w:rsidRPr="00BF7CFD">
        <w:rPr>
          <w:color w:val="000000"/>
        </w:rPr>
        <w:t>grid world</w:t>
      </w:r>
      <w:r>
        <w:rPr>
          <w:color w:val="000000"/>
        </w:rPr>
        <w:t>s</w:t>
      </w:r>
      <w:r w:rsidRPr="00BF7CFD">
        <w:rPr>
          <w:color w:val="000000"/>
        </w:rPr>
        <w:t>, the chance prediction was 25%. Critically, the models which observed nothing more than the agents’ grid world behaviors were capable of inferring the agents’ underlying preference rankings.</w:t>
      </w:r>
    </w:p>
    <w:p w14:paraId="0C252162" w14:textId="7C54D5AB" w:rsidR="00A701AA" w:rsidDel="00FC46C1" w:rsidRDefault="00A701AA" w:rsidP="00A701AA">
      <w:pPr>
        <w:jc w:val="both"/>
        <w:rPr>
          <w:del w:id="1148" w:author="Sean Yun-Shiuan Chuang" w:date="2020-03-11T13:42:00Z"/>
          <w:color w:val="000000"/>
        </w:rPr>
      </w:pPr>
      <w:r w:rsidRPr="00235B60">
        <w:rPr>
          <w:i/>
          <w:iCs/>
          <w:noProof/>
        </w:rPr>
        <mc:AlternateContent>
          <mc:Choice Requires="wps">
            <w:drawing>
              <wp:inline distT="0" distB="0" distL="0" distR="0" wp14:anchorId="29FD2DB2" wp14:editId="175E9160">
                <wp:extent cx="3146048" cy="1404620"/>
                <wp:effectExtent l="0" t="0" r="16510" b="2476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048" cy="1404620"/>
                        </a:xfrm>
                        <a:prstGeom prst="rect">
                          <a:avLst/>
                        </a:prstGeom>
                        <a:solidFill>
                          <a:srgbClr val="FFFFFF"/>
                        </a:solidFill>
                        <a:ln w="9525">
                          <a:solidFill>
                            <a:srgbClr val="000000"/>
                          </a:solidFill>
                          <a:miter lim="800000"/>
                          <a:headEnd/>
                          <a:tailEnd/>
                        </a:ln>
                      </wps:spPr>
                      <wps:txbx>
                        <w:txbxContent>
                          <w:p w14:paraId="1288B46B" w14:textId="4DEE9663" w:rsidR="00ED057B" w:rsidRDefault="00ED057B">
                            <w:pPr>
                              <w:jc w:val="center"/>
                              <w:rPr>
                                <w:ins w:id="1149" w:author="Sean Yun-Shiuan Chuang" w:date="2020-03-11T13:18:00Z"/>
                                <w:sz w:val="16"/>
                              </w:rPr>
                            </w:pPr>
                            <w:ins w:id="1150" w:author="Sean Yun-Shiuan Chuang" w:date="2020-03-11T13:34:00Z">
                              <w:r w:rsidRPr="006B62E4">
                                <w:rPr>
                                  <w:noProof/>
                                  <w:sz w:val="16"/>
                                </w:rPr>
                                <w:drawing>
                                  <wp:inline distT="0" distB="0" distL="0" distR="0" wp14:anchorId="550C257C" wp14:editId="638AD9FA">
                                    <wp:extent cx="2954020" cy="2215515"/>
                                    <wp:effectExtent l="0" t="0" r="0" b="0"/>
                                    <wp:docPr id="2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ED057B" w:rsidRDefault="00ED057B">
                            <w:pPr>
                              <w:jc w:val="both"/>
                              <w:pPrChange w:id="1151"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inline>
            </w:drawing>
          </mc:Choice>
          <mc:Fallback>
            <w:pict>
              <v:shape w14:anchorId="29FD2DB2" id="_x0000_s1032" type="#_x0000_t202" style="width:247.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">
                <v:textbox style="mso-fit-shape-to-text:t">
                  <w:txbxContent>
                    <w:p w14:paraId="1288B46B" w14:textId="4DEE9663" w:rsidR="00ED057B" w:rsidRDefault="00ED057B">
                      <w:pPr>
                        <w:jc w:val="center"/>
                        <w:rPr>
                          <w:ins w:id="1152" w:author="Sean Yun-Shiuan Chuang" w:date="2020-03-11T13:18:00Z"/>
                          <w:sz w:val="16"/>
                        </w:rPr>
                      </w:pPr>
                      <w:ins w:id="1153" w:author="Sean Yun-Shiuan Chuang" w:date="2020-03-11T13:34:00Z">
                        <w:r w:rsidRPr="006B62E4">
                          <w:rPr>
                            <w:noProof/>
                            <w:sz w:val="16"/>
                          </w:rPr>
                          <w:drawing>
                            <wp:inline distT="0" distB="0" distL="0" distR="0" wp14:anchorId="550C257C" wp14:editId="638AD9FA">
                              <wp:extent cx="2954020" cy="2215515"/>
                              <wp:effectExtent l="0" t="0" r="0" b="0"/>
                              <wp:docPr id="2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ED057B" w:rsidRDefault="00ED057B">
                      <w:pPr>
                        <w:jc w:val="both"/>
                        <w:pPrChange w:id="1154"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anchorlock/>
              </v:shape>
            </w:pict>
          </mc:Fallback>
        </mc:AlternateContent>
      </w:r>
      <w:del w:id="1155" w:author="Sean Yun-Shiuan Chuang" w:date="2020-03-11T13:14:00Z">
        <w:r w:rsidRPr="00E13C00" w:rsidDel="00FD599F">
          <w:rPr>
            <w:i/>
            <w:iCs/>
            <w:noProof/>
          </w:rPr>
          <w:drawing>
            <wp:inline distT="0" distB="0" distL="0" distR="0" wp14:anchorId="49787F85" wp14:editId="5D95F329">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156" w:author="Sean Yun-Shiuan Chuang" w:date="2020-03-11T13:40:00Z"/>
          <w:color w:val="000000"/>
        </w:rPr>
      </w:pPr>
    </w:p>
    <w:p w14:paraId="1794814B" w14:textId="39BA7814" w:rsidR="00A701AA" w:rsidDel="00FC46C1" w:rsidRDefault="00A701AA" w:rsidP="00A701AA">
      <w:pPr>
        <w:jc w:val="both"/>
        <w:rPr>
          <w:del w:id="1157" w:author="Sean Yun-Shiuan Chuang" w:date="2020-03-11T13:40:00Z"/>
          <w:color w:val="000000"/>
        </w:rPr>
      </w:pPr>
      <w:moveFromRangeStart w:id="1158" w:author="Sean Yun-Shiuan Chuang" w:date="2020-03-11T13:17:00Z" w:name="move34825036"/>
      <w:moveFrom w:id="1159" w:author="Sean Yun-Shiuan Chuang" w:date="2020-03-11T13:17:00Z">
        <w:r w:rsidDel="00721CDA">
          <w:rPr>
            <w:i/>
            <w:iCs/>
            <w:noProof/>
          </w:rPr>
          <w:drawing>
            <wp:inline distT="0" distB="0" distL="0" distR="0" wp14:anchorId="3B7A1EA6" wp14:editId="419D78BF">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158"/>
    </w:p>
    <w:p w14:paraId="3730CD59" w14:textId="77777777" w:rsidR="00A701AA" w:rsidRDefault="00A701AA" w:rsidP="00A701AA">
      <w:pPr>
        <w:jc w:val="both"/>
        <w:rPr>
          <w:color w:val="000000"/>
        </w:rPr>
      </w:pPr>
    </w:p>
    <w:p w14:paraId="6642A486" w14:textId="77777777" w:rsidR="00A701AA" w:rsidRDefault="00A701AA" w:rsidP="00A701AA">
      <w:pPr>
        <w:jc w:val="both"/>
        <w:rPr>
          <w:color w:val="000000"/>
        </w:rPr>
      </w:pPr>
      <w:r w:rsidRPr="00235B60">
        <w:rPr>
          <w:i/>
          <w:iCs/>
          <w:noProof/>
        </w:rPr>
        <mc:AlternateContent>
          <mc:Choice Requires="wps">
            <w:drawing>
              <wp:inline distT="0" distB="0" distL="0" distR="0" wp14:anchorId="4FC92D56" wp14:editId="4A538655">
                <wp:extent cx="3099435" cy="4015686"/>
                <wp:effectExtent l="0" t="0" r="24765" b="2349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4015686"/>
                        </a:xfrm>
                        <a:prstGeom prst="rect">
                          <a:avLst/>
                        </a:prstGeom>
                        <a:solidFill>
                          <a:srgbClr val="FFFFFF"/>
                        </a:solidFill>
                        <a:ln w="9525">
                          <a:solidFill>
                            <a:srgbClr val="000000"/>
                          </a:solidFill>
                          <a:miter lim="800000"/>
                          <a:headEnd/>
                          <a:tailEnd/>
                        </a:ln>
                      </wps:spPr>
                      <wps:txbx>
                        <w:txbxContent>
                          <w:p w14:paraId="71267AEB" w14:textId="6C467DCF" w:rsidR="00ED057B" w:rsidRDefault="00ED057B">
                            <w:pPr>
                              <w:jc w:val="center"/>
                              <w:rPr>
                                <w:ins w:id="1160" w:author="Sean Yun-Shiuan Chuang" w:date="2020-03-11T13:16:00Z"/>
                                <w:sz w:val="16"/>
                              </w:rPr>
                              <w:pPrChange w:id="1161" w:author="Sean Yun-Shiuan Chuang" w:date="2020-03-11T13:17:00Z">
                                <w:pPr/>
                              </w:pPrChange>
                            </w:pPr>
                            <w:moveToRangeStart w:id="1162" w:author="Sean Yun-Shiuan Chuang" w:date="2020-03-11T13:17:00Z" w:name="move34825036"/>
                            <w:moveTo w:id="1163" w:author="Sean Yun-Shiuan Chuang" w:date="2020-03-11T13:17:00Z">
                              <w:r>
                                <w:rPr>
                                  <w:i/>
                                  <w:iCs/>
                                  <w:noProof/>
                                </w:rPr>
                                <w:drawing>
                                  <wp:inline distT="0" distB="0" distL="0" distR="0" wp14:anchorId="67555287" wp14:editId="6BBD9218">
                                    <wp:extent cx="2608918" cy="2144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162"/>
                          </w:p>
                          <w:p w14:paraId="0615CC63" w14:textId="512E1D4A" w:rsidR="00ED057B" w:rsidRPr="002E57F8" w:rsidRDefault="00ED057B">
                            <w:pPr>
                              <w:jc w:val="both"/>
                              <w:rPr>
                                <w:sz w:val="16"/>
                              </w:rPr>
                              <w:pPrChange w:id="1164" w:author="Sean Yun-Shiuan Chuang" w:date="2020-03-11T13:19: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ED057B" w:rsidRPr="00667082" w:rsidRDefault="00ED057B" w:rsidP="00A701AA">
                            <w:pPr>
                              <w:rPr>
                                <w:sz w:val="16"/>
                              </w:rPr>
                            </w:pPr>
                          </w:p>
                        </w:txbxContent>
                      </wps:txbx>
                      <wps:bodyPr rot="0" vert="horz" wrap="square" lIns="91440" tIns="45720" rIns="91440" bIns="45720" anchor="t" anchorCtr="0">
                        <a:noAutofit/>
                      </wps:bodyPr>
                    </wps:wsp>
                  </a:graphicData>
                </a:graphic>
              </wp:inline>
            </w:drawing>
          </mc:Choice>
          <mc:Fallback>
            <w:pict>
              <v:shape w14:anchorId="4FC92D56" id="_x0000_s1033" type="#_x0000_t202" style="width:244.05pt;height:3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">
                <v:textbox>
                  <w:txbxContent>
                    <w:p w14:paraId="71267AEB" w14:textId="6C467DCF" w:rsidR="00ED057B" w:rsidRDefault="00ED057B">
                      <w:pPr>
                        <w:jc w:val="center"/>
                        <w:rPr>
                          <w:ins w:id="1165" w:author="Sean Yun-Shiuan Chuang" w:date="2020-03-11T13:16:00Z"/>
                          <w:sz w:val="16"/>
                        </w:rPr>
                        <w:pPrChange w:id="1166" w:author="Sean Yun-Shiuan Chuang" w:date="2020-03-11T13:17:00Z">
                          <w:pPr/>
                        </w:pPrChange>
                      </w:pPr>
                      <w:moveToRangeStart w:id="1167" w:author="Sean Yun-Shiuan Chuang" w:date="2020-03-11T13:17:00Z" w:name="move34825036"/>
                      <w:moveTo w:id="1168" w:author="Sean Yun-Shiuan Chuang" w:date="2020-03-11T13:17:00Z">
                        <w:r>
                          <w:rPr>
                            <w:i/>
                            <w:iCs/>
                            <w:noProof/>
                          </w:rPr>
                          <w:drawing>
                            <wp:inline distT="0" distB="0" distL="0" distR="0" wp14:anchorId="67555287" wp14:editId="6BBD9218">
                              <wp:extent cx="2608918" cy="2144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167"/>
                    </w:p>
                    <w:p w14:paraId="0615CC63" w14:textId="512E1D4A" w:rsidR="00ED057B" w:rsidRPr="002E57F8" w:rsidRDefault="00ED057B">
                      <w:pPr>
                        <w:jc w:val="both"/>
                        <w:rPr>
                          <w:sz w:val="16"/>
                        </w:rPr>
                        <w:pPrChange w:id="1169" w:author="Sean Yun-Shiuan Chuang" w:date="2020-03-11T13:19: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ED057B" w:rsidRPr="00667082" w:rsidRDefault="00ED057B" w:rsidP="00A701AA">
                      <w:pPr>
                        <w:rPr>
                          <w:sz w:val="16"/>
                        </w:rPr>
                      </w:pPr>
                    </w:p>
                  </w:txbxContent>
                </v:textbox>
                <w10:anchorlock/>
              </v:shape>
            </w:pict>
          </mc:Fallback>
        </mc:AlternateContent>
      </w:r>
    </w:p>
    <w:p w14:paraId="25AE96AD" w14:textId="77777777" w:rsidR="00A701AA" w:rsidRDefault="00A701AA" w:rsidP="00A701AA">
      <w:pPr>
        <w:jc w:val="both"/>
        <w:rPr>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2"/>
        <w:keepLines/>
        <w:numPr>
          <w:ilvl w:val="1"/>
          <w:numId w:val="0"/>
        </w:numPr>
        <w:tabs>
          <w:tab w:val="num" w:pos="360"/>
        </w:tabs>
        <w:autoSpaceDE/>
        <w:autoSpaceDN/>
        <w:ind w:left="288" w:hanging="288"/>
        <w:contextualSpacing/>
      </w:pPr>
      <w:r>
        <w:t>B.</w:t>
      </w:r>
      <w:r>
        <w:tab/>
        <w:t>Human Data</w:t>
      </w:r>
    </w:p>
    <w:p w14:paraId="2F5CF6BE" w14:textId="77777777" w:rsidR="00A701AA" w:rsidRDefault="00A701AA" w:rsidP="00A701AA">
      <w:pPr>
        <w:jc w:val="both"/>
        <w:rPr>
          <w:color w:val="000000"/>
        </w:rPr>
      </w:pPr>
    </w:p>
    <w:p w14:paraId="1C72AE8B" w14:textId="18075210" w:rsidR="00A701AA" w:rsidDel="00FC46C1" w:rsidRDefault="00A701AA" w:rsidP="00A701AA">
      <w:pPr>
        <w:jc w:val="both"/>
        <w:rPr>
          <w:del w:id="1170" w:author="Sean Yun-Shiuan Chuang" w:date="2020-03-11T13:40:00Z"/>
          <w:color w:val="000000"/>
        </w:rPr>
      </w:pPr>
      <w:del w:id="1171" w:author="Sean Yun-Shiuan Chuang" w:date="2020-03-11T13:40:00Z">
        <w:r w:rsidRPr="00664E45" w:rsidDel="00866881">
          <w:rPr>
            <w:noProof/>
            <w:color w:val="000000"/>
          </w:rPr>
          <w:drawing>
            <wp:inline distT="0" distB="0" distL="0" distR="0" wp14:anchorId="02F87D10" wp14:editId="619FA719">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6BE3ED1A" w14:textId="77777777" w:rsidR="00FC46C1" w:rsidRDefault="00FC46C1" w:rsidP="00A701AA">
      <w:pPr>
        <w:jc w:val="both"/>
        <w:rPr>
          <w:ins w:id="1172" w:author="Sean Yun-Shiuan Chuang" w:date="2020-03-11T13:40:00Z"/>
          <w:color w:val="000000"/>
        </w:rPr>
      </w:pPr>
    </w:p>
    <w:p w14:paraId="769EC3F7" w14:textId="77777777" w:rsidR="00A701AA" w:rsidRDefault="00A701AA" w:rsidP="00A701AA">
      <w:pPr>
        <w:jc w:val="both"/>
        <w:rPr>
          <w:color w:val="000000"/>
        </w:rPr>
      </w:pPr>
    </w:p>
    <w:p w14:paraId="43D0C0C8" w14:textId="77777777" w:rsidR="00A701AA" w:rsidRDefault="00A701AA" w:rsidP="00A701AA">
      <w:pPr>
        <w:jc w:val="both"/>
        <w:rPr>
          <w:color w:val="000000"/>
        </w:rPr>
      </w:pPr>
      <w:r w:rsidRPr="00235B60">
        <w:rPr>
          <w:i/>
          <w:iCs/>
          <w:noProof/>
        </w:rPr>
        <mc:AlternateContent>
          <mc:Choice Requires="wps">
            <w:drawing>
              <wp:inline distT="0" distB="0" distL="0" distR="0" wp14:anchorId="3C310597" wp14:editId="55C575DE">
                <wp:extent cx="3056526" cy="3346481"/>
                <wp:effectExtent l="0" t="0" r="10795" b="254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526" cy="3346481"/>
                        </a:xfrm>
                        <a:prstGeom prst="rect">
                          <a:avLst/>
                        </a:prstGeom>
                        <a:solidFill>
                          <a:srgbClr val="FFFFFF"/>
                        </a:solidFill>
                        <a:ln w="9525">
                          <a:solidFill>
                            <a:srgbClr val="000000"/>
                          </a:solidFill>
                          <a:miter lim="800000"/>
                          <a:headEnd/>
                          <a:tailEnd/>
                        </a:ln>
                      </wps:spPr>
                      <wps:txbx>
                        <w:txbxContent>
                          <w:p w14:paraId="27279CB0" w14:textId="77777777" w:rsidR="00ED057B" w:rsidRPr="00FC46C1" w:rsidRDefault="00ED057B" w:rsidP="00FC46C1">
                            <w:pPr>
                              <w:jc w:val="both"/>
                              <w:rPr>
                                <w:ins w:id="1173" w:author="Sean Yun-Shiuan Chuang" w:date="2020-03-11T13:41:00Z"/>
                                <w:sz w:val="16"/>
                              </w:rPr>
                            </w:pPr>
                            <w:ins w:id="1174" w:author="Sean Yun-Shiuan Chuang" w:date="2020-03-11T13:40:00Z">
                              <w:r w:rsidRPr="00866881">
                                <w:rPr>
                                  <w:noProof/>
                                  <w:sz w:val="16"/>
                                </w:rPr>
                                <w:drawing>
                                  <wp:inline distT="0" distB="0" distL="0" distR="0" wp14:anchorId="375D55B4" wp14:editId="2FCF1893">
                                    <wp:extent cx="2917190" cy="2187575"/>
                                    <wp:effectExtent l="0" t="0" r="0" b="3175"/>
                                    <wp:docPr id="27"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7190" cy="2187575"/>
                                            </a:xfrm>
                                            <a:prstGeom prst="rect">
                                              <a:avLst/>
                                            </a:prstGeom>
                                          </pic:spPr>
                                        </pic:pic>
                                      </a:graphicData>
                                    </a:graphic>
                                  </wp:inline>
                                </w:drawing>
                              </w:r>
                            </w:ins>
                            <w:ins w:id="1175" w:author="Sean Yun-Shiuan Chuang" w:date="2020-03-11T13:41:00Z">
                              <w:r w:rsidRPr="00FC46C1">
                                <w:rPr>
                                  <w:sz w:val="16"/>
                                </w:rPr>
                                <w:t>Figure Human-accuracy.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ED057B" w:rsidRPr="00667082" w:rsidRDefault="00ED057B">
                            <w:pPr>
                              <w:jc w:val="both"/>
                              <w:rPr>
                                <w:sz w:val="16"/>
                              </w:rPr>
                              <w:pPrChange w:id="1176" w:author="Sean Yun-Shiuan Chuang" w:date="2020-03-11T13:40:00Z">
                                <w:pPr/>
                              </w:pPrChange>
                            </w:pPr>
                            <w:del w:id="1177"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inline>
            </w:drawing>
          </mc:Choice>
          <mc:Fallback>
            <w:pict>
              <v:shape w14:anchorId="3C310597" id="_x0000_s1034" type="#_x0000_t202" style="width:240.65pt;height: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">
                <v:textbox>
                  <w:txbxContent>
                    <w:p w14:paraId="27279CB0" w14:textId="77777777" w:rsidR="00ED057B" w:rsidRPr="00FC46C1" w:rsidRDefault="00ED057B" w:rsidP="00FC46C1">
                      <w:pPr>
                        <w:jc w:val="both"/>
                        <w:rPr>
                          <w:ins w:id="1178" w:author="Sean Yun-Shiuan Chuang" w:date="2020-03-11T13:41:00Z"/>
                          <w:sz w:val="16"/>
                        </w:rPr>
                      </w:pPr>
                      <w:ins w:id="1179" w:author="Sean Yun-Shiuan Chuang" w:date="2020-03-11T13:40:00Z">
                        <w:r w:rsidRPr="00866881">
                          <w:rPr>
                            <w:noProof/>
                            <w:sz w:val="16"/>
                          </w:rPr>
                          <w:drawing>
                            <wp:inline distT="0" distB="0" distL="0" distR="0" wp14:anchorId="375D55B4" wp14:editId="2FCF1893">
                              <wp:extent cx="2917190" cy="2187575"/>
                              <wp:effectExtent l="0" t="0" r="0" b="3175"/>
                              <wp:docPr id="27"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7190" cy="2187575"/>
                                      </a:xfrm>
                                      <a:prstGeom prst="rect">
                                        <a:avLst/>
                                      </a:prstGeom>
                                    </pic:spPr>
                                  </pic:pic>
                                </a:graphicData>
                              </a:graphic>
                            </wp:inline>
                          </w:drawing>
                        </w:r>
                      </w:ins>
                      <w:ins w:id="1180" w:author="Sean Yun-Shiuan Chuang" w:date="2020-03-11T13:41:00Z">
                        <w:r w:rsidRPr="00FC46C1">
                          <w:rPr>
                            <w:sz w:val="16"/>
                          </w:rPr>
                          <w:t>Figure Human-accuracy.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ED057B" w:rsidRPr="00667082" w:rsidRDefault="00ED057B">
                      <w:pPr>
                        <w:jc w:val="both"/>
                        <w:rPr>
                          <w:sz w:val="16"/>
                        </w:rPr>
                        <w:pPrChange w:id="1181" w:author="Sean Yun-Shiuan Chuang" w:date="2020-03-11T13:40:00Z">
                          <w:pPr/>
                        </w:pPrChange>
                      </w:pPr>
                      <w:del w:id="1182"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anchorlock/>
              </v:shape>
            </w:pict>
          </mc:Fallback>
        </mc:AlternateContent>
      </w:r>
    </w:p>
    <w:p w14:paraId="3A80A1C8" w14:textId="4D209253" w:rsidR="00A701AA" w:rsidRDefault="00A701AA" w:rsidP="00A701AA">
      <w:pPr>
        <w:jc w:val="both"/>
        <w:rPr>
          <w:color w:val="000000"/>
        </w:rPr>
      </w:pPr>
      <w:moveFromRangeStart w:id="1183" w:author="Sean Yun-Shiuan Chuang" w:date="2020-03-11T13:18:00Z" w:name="move34825134"/>
      <w:moveFrom w:id="1184" w:author="Sean Yun-Shiuan Chuang" w:date="2020-03-11T13:18:00Z">
        <w:r w:rsidDel="006965B9">
          <w:rPr>
            <w:noProof/>
            <w:color w:val="000000"/>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183"/>
    </w:p>
    <w:p w14:paraId="73CB496C" w14:textId="77777777" w:rsidR="00A701AA" w:rsidRDefault="00A701AA" w:rsidP="00A701AA">
      <w:pPr>
        <w:jc w:val="both"/>
        <w:rPr>
          <w:color w:val="000000"/>
        </w:rPr>
      </w:pPr>
    </w:p>
    <w:p w14:paraId="58CCB748" w14:textId="77777777" w:rsidR="00A701AA" w:rsidRDefault="00A701AA" w:rsidP="00A701AA">
      <w:pPr>
        <w:jc w:val="both"/>
        <w:rPr>
          <w:color w:val="000000"/>
        </w:rPr>
      </w:pPr>
      <w:r w:rsidRPr="00235B60">
        <w:rPr>
          <w:i/>
          <w:iCs/>
          <w:noProof/>
        </w:rPr>
        <mc:AlternateContent>
          <mc:Choice Requires="wps">
            <w:drawing>
              <wp:inline distT="0" distB="0" distL="0" distR="0" wp14:anchorId="6A07A4CD" wp14:editId="424A4A5A">
                <wp:extent cx="3108960" cy="1668282"/>
                <wp:effectExtent l="0" t="0" r="15240" b="1397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668282"/>
                        </a:xfrm>
                        <a:prstGeom prst="rect">
                          <a:avLst/>
                        </a:prstGeom>
                        <a:solidFill>
                          <a:srgbClr val="FFFFFF"/>
                        </a:solidFill>
                        <a:ln w="9525">
                          <a:solidFill>
                            <a:srgbClr val="000000"/>
                          </a:solidFill>
                          <a:miter lim="800000"/>
                          <a:headEnd/>
                          <a:tailEnd/>
                        </a:ln>
                      </wps:spPr>
                      <wps:txbx>
                        <w:txbxContent>
                          <w:p w14:paraId="3C46CB17" w14:textId="02EA09ED" w:rsidR="00ED057B" w:rsidRDefault="00ED057B">
                            <w:pPr>
                              <w:jc w:val="center"/>
                              <w:rPr>
                                <w:ins w:id="1185" w:author="Sean Yun-Shiuan Chuang" w:date="2020-03-11T13:18:00Z"/>
                                <w:sz w:val="16"/>
                              </w:rPr>
                              <w:pPrChange w:id="1186" w:author="Sean Yun-Shiuan Chuang" w:date="2020-03-11T13:18:00Z">
                                <w:pPr/>
                              </w:pPrChange>
                            </w:pPr>
                            <w:moveToRangeStart w:id="1187" w:author="Sean Yun-Shiuan Chuang" w:date="2020-03-11T13:18:00Z" w:name="move34825134"/>
                            <w:moveTo w:id="1188" w:author="Sean Yun-Shiuan Chuang" w:date="2020-03-11T13:18:00Z">
                              <w:r>
                                <w:rPr>
                                  <w:noProof/>
                                  <w:color w:val="000000"/>
                                </w:rPr>
                                <w:drawing>
                                  <wp:inline distT="0" distB="0" distL="0" distR="0" wp14:anchorId="678B7108" wp14:editId="68ED37F3">
                                    <wp:extent cx="2540293" cy="2142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187"/>
                          </w:p>
                          <w:p w14:paraId="37AB13E7" w14:textId="3E0AB822" w:rsidR="00ED057B" w:rsidRPr="00667082" w:rsidRDefault="00ED057B">
                            <w:pPr>
                              <w:jc w:val="both"/>
                              <w:rPr>
                                <w:sz w:val="16"/>
                              </w:rPr>
                              <w:pPrChange w:id="1189" w:author="Sean Yun-Shiuan Chuang" w:date="2020-03-11T13:20: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wps:txbx>
                      <wps:bodyPr rot="0" vert="horz" wrap="square" lIns="91440" tIns="45720" rIns="91440" bIns="45720" anchor="t" anchorCtr="0">
                        <a:spAutoFit/>
                      </wps:bodyPr>
                    </wps:wsp>
                  </a:graphicData>
                </a:graphic>
              </wp:inline>
            </w:drawing>
          </mc:Choice>
          <mc:Fallback>
            <w:pict>
              <v:shape w14:anchorId="6A07A4CD" id="_x0000_s1035" type="#_x0000_t202" style="width:244.8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">
                <v:textbox style="mso-fit-shape-to-text:t">
                  <w:txbxContent>
                    <w:p w14:paraId="3C46CB17" w14:textId="02EA09ED" w:rsidR="00ED057B" w:rsidRDefault="00ED057B">
                      <w:pPr>
                        <w:jc w:val="center"/>
                        <w:rPr>
                          <w:ins w:id="1190" w:author="Sean Yun-Shiuan Chuang" w:date="2020-03-11T13:18:00Z"/>
                          <w:sz w:val="16"/>
                        </w:rPr>
                        <w:pPrChange w:id="1191" w:author="Sean Yun-Shiuan Chuang" w:date="2020-03-11T13:18:00Z">
                          <w:pPr/>
                        </w:pPrChange>
                      </w:pPr>
                      <w:moveToRangeStart w:id="1192" w:author="Sean Yun-Shiuan Chuang" w:date="2020-03-11T13:18:00Z" w:name="move34825134"/>
                      <w:moveTo w:id="1193" w:author="Sean Yun-Shiuan Chuang" w:date="2020-03-11T13:18:00Z">
                        <w:r>
                          <w:rPr>
                            <w:noProof/>
                            <w:color w:val="000000"/>
                          </w:rPr>
                          <w:drawing>
                            <wp:inline distT="0" distB="0" distL="0" distR="0" wp14:anchorId="678B7108" wp14:editId="68ED37F3">
                              <wp:extent cx="2540293" cy="2142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192"/>
                    </w:p>
                    <w:p w14:paraId="37AB13E7" w14:textId="3E0AB822" w:rsidR="00ED057B" w:rsidRPr="00667082" w:rsidRDefault="00ED057B">
                      <w:pPr>
                        <w:jc w:val="both"/>
                        <w:rPr>
                          <w:sz w:val="16"/>
                        </w:rPr>
                        <w:pPrChange w:id="1194" w:author="Sean Yun-Shiuan Chuang" w:date="2020-03-11T13:20: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v:textbox>
                <w10:anchorlock/>
              </v:shape>
            </w:pict>
          </mc:Fallback>
        </mc:AlternateContent>
      </w:r>
    </w:p>
    <w:p w14:paraId="40A03985" w14:textId="77777777" w:rsidR="00A701AA" w:rsidRDefault="00A701AA" w:rsidP="00A701AA">
      <w:pPr>
        <w:jc w:val="both"/>
        <w:rPr>
          <w:color w:val="000000"/>
        </w:rPr>
      </w:pPr>
    </w:p>
    <w:p w14:paraId="5DCB8087" w14:textId="77777777" w:rsidR="00A701AA" w:rsidRPr="00046F97" w:rsidRDefault="00A701AA" w:rsidP="00A701AA">
      <w:pPr>
        <w:jc w:val="both"/>
        <w:rPr>
          <w:color w:val="000000"/>
        </w:rPr>
      </w:pPr>
    </w:p>
    <w:p w14:paraId="630E9362" w14:textId="77777777" w:rsidR="00A701AA" w:rsidRDefault="00A701AA" w:rsidP="00A701AA">
      <w:pPr>
        <w:pStyle w:val="1"/>
        <w:contextualSpacing/>
      </w:pPr>
      <w:r>
        <w:t>Discussion</w:t>
      </w:r>
    </w:p>
    <w:p w14:paraId="4138F65C" w14:textId="77777777" w:rsidR="00A701AA" w:rsidRDefault="00A701AA" w:rsidP="00A701AA">
      <w:pPr>
        <w:pStyle w:val="2"/>
        <w:keepLines/>
        <w:numPr>
          <w:ilvl w:val="1"/>
          <w:numId w:val="0"/>
        </w:numPr>
        <w:tabs>
          <w:tab w:val="num" w:pos="360"/>
        </w:tabs>
        <w:autoSpaceDE/>
        <w:autoSpaceDN/>
        <w:ind w:left="288" w:hanging="288"/>
        <w:contextualSpacing/>
      </w:pPr>
      <w:r>
        <w:t>A.</w:t>
      </w:r>
      <w:r>
        <w:tab/>
        <w:t>Limitations</w:t>
      </w:r>
    </w:p>
    <w:p w14:paraId="41500682" w14:textId="77777777" w:rsidR="00A701AA" w:rsidRDefault="00A701AA" w:rsidP="00A701AA">
      <w:pPr>
        <w:ind w:firstLine="227"/>
        <w:contextualSpacing/>
        <w:jc w:val="both"/>
      </w:pPr>
    </w:p>
    <w:p w14:paraId="36166FF6" w14:textId="77777777" w:rsidR="00A701AA" w:rsidRDefault="00A701AA" w:rsidP="00A701AA">
      <w:pPr>
        <w:pStyle w:val="2"/>
        <w:keepLines/>
        <w:numPr>
          <w:ilvl w:val="1"/>
          <w:numId w:val="0"/>
        </w:numPr>
        <w:tabs>
          <w:tab w:val="num" w:pos="360"/>
        </w:tabs>
        <w:autoSpaceDE/>
        <w:autoSpaceDN/>
        <w:ind w:left="288" w:hanging="288"/>
        <w:contextualSpacing/>
      </w:pPr>
      <w:r>
        <w:t>B.</w:t>
      </w:r>
      <w:r>
        <w:tab/>
        <w:t>Conclusions</w:t>
      </w:r>
    </w:p>
    <w:p w14:paraId="15D1F5D4" w14:textId="77777777" w:rsidR="00A701AA" w:rsidRDefault="00A701AA" w:rsidP="00A701AA">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p>
    <w:p w14:paraId="32D0881A" w14:textId="77777777" w:rsidR="00A701AA" w:rsidRDefault="00A701AA" w:rsidP="00A701AA">
      <w:pPr>
        <w:pStyle w:val="ReferenceHead"/>
        <w:contextualSpacing/>
      </w:pPr>
      <w:r>
        <w:t>References</w:t>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77777777"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 xml:space="preserve">J. O. S. Goh, H.-Y. Hung, and Y.-S. Su, “A conceptual consideration of the free energy principle in cognitive maps: How cognitive maps help reduce surprise,” vol. 69, Elsevier, 2018, pp. </w:t>
      </w:r>
      <w:r w:rsidRPr="00667082">
        <w:rPr>
          <w:noProof/>
          <w:sz w:val="16"/>
        </w:rPr>
        <w:lastRenderedPageBreak/>
        <w:t>205–240.</w:t>
      </w:r>
    </w:p>
    <w:p w14:paraId="5656B4D1" w14:textId="77777777" w:rsidR="00A701AA" w:rsidRPr="00185D33" w:rsidRDefault="00A701AA" w:rsidP="00A701AA">
      <w:pPr>
        <w:widowControl w:val="0"/>
        <w:adjustRightInd w:val="0"/>
      </w:pPr>
      <w:r>
        <w:fldChar w:fldCharType="end"/>
      </w:r>
    </w:p>
    <w:p w14:paraId="1F9FC89C" w14:textId="5E08CDBC" w:rsidR="00B12074" w:rsidRPr="00A701AA" w:rsidRDefault="00B12074" w:rsidP="00A701AA"/>
    <w:sectPr w:rsidR="00B12074" w:rsidRPr="00A701AA" w:rsidSect="0015028E">
      <w:headerReference w:type="default" r:id="rId23"/>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7" w:author="Sean Yun-Shiuan Chuang" w:date="2020-03-09T22:29:00Z" w:initials="Sean C">
    <w:p w14:paraId="37133E88" w14:textId="77777777" w:rsidR="00ED057B" w:rsidRDefault="00ED057B" w:rsidP="00A701AA">
      <w:pPr>
        <w:pStyle w:val="af0"/>
      </w:pPr>
      <w:r>
        <w:rPr>
          <w:rStyle w:val="af"/>
        </w:rPr>
        <w:annotationRef/>
      </w:r>
      <w:r>
        <w:rPr>
          <w:rStyle w:val="af"/>
        </w:rPr>
        <w:annotationRef/>
      </w:r>
      <w:r>
        <w:t>I proposed to change the symbol for target from s to g (‘goal’)</w:t>
      </w:r>
      <w:proofErr w:type="gramStart"/>
      <w:r>
        <w:t xml:space="preserve">. </w:t>
      </w:r>
      <w:proofErr w:type="gramEnd"/>
      <w:r>
        <w:t xml:space="preserve">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ED057B" w:rsidRDefault="00ED057B" w:rsidP="00A701AA">
      <w:pPr>
        <w:pStyle w:val="af0"/>
      </w:pPr>
    </w:p>
    <w:p w14:paraId="15E12CB2" w14:textId="77777777" w:rsidR="00ED057B" w:rsidRDefault="00ED057B" w:rsidP="00A701AA">
      <w:pPr>
        <w:pStyle w:val="af0"/>
      </w:pPr>
      <w:r>
        <w:t xml:space="preserve"> If we agree on this notation, then the symbols in Fig2 should be fixed as well.</w:t>
      </w:r>
    </w:p>
  </w:comment>
  <w:comment w:id="223" w:author="Sean Yun-Shiuan Chuang" w:date="2020-03-09T22:29:00Z" w:initials="Sean C">
    <w:p w14:paraId="7A7C6E92" w14:textId="77777777" w:rsidR="00ED057B" w:rsidRDefault="00ED057B" w:rsidP="00A701AA">
      <w:pPr>
        <w:pStyle w:val="af0"/>
      </w:pPr>
      <w:r>
        <w:rPr>
          <w:rStyle w:val="af"/>
        </w:rPr>
        <w:annotationRef/>
      </w:r>
      <w:r>
        <w:rPr>
          <w:rStyle w:val="af"/>
        </w:rPr>
        <w:annotationRef/>
      </w:r>
      <w:r>
        <w:t>I am unsure about this</w:t>
      </w:r>
      <w:proofErr w:type="gramStart"/>
      <w:r>
        <w:t xml:space="preserve">. </w:t>
      </w:r>
      <w:proofErr w:type="gramEnd"/>
      <w:r>
        <w:t xml:space="preserve">Could </w:t>
      </w:r>
      <w:r>
        <w:rPr>
          <w:bCs/>
        </w:rPr>
        <w:t>Hsin-Yi check?</w:t>
      </w:r>
    </w:p>
    <w:p w14:paraId="12AAC2F0" w14:textId="77777777" w:rsidR="00ED057B" w:rsidRDefault="00ED057B" w:rsidP="00A701AA">
      <w:pPr>
        <w:pStyle w:val="af0"/>
      </w:pPr>
    </w:p>
  </w:comment>
  <w:comment w:id="290" w:author="Hsin-Yi Hung" w:date="2020-03-10T13:00:00Z" w:initials="HH">
    <w:p w14:paraId="3EF7C245" w14:textId="575BBE87" w:rsidR="00ED057B" w:rsidRDefault="00ED057B">
      <w:pPr>
        <w:pStyle w:val="af0"/>
      </w:pPr>
      <w:r>
        <w:rPr>
          <w:rStyle w:val="af"/>
        </w:rPr>
        <w:annotationRef/>
      </w:r>
      <w:r>
        <w:t>I think we used the normalized distance and social reward., no?</w:t>
      </w:r>
    </w:p>
  </w:comment>
  <w:comment w:id="400" w:author="Sean Yun-Shiuan Chuang" w:date="2020-03-10T01:10:00Z" w:initials="Sean C">
    <w:p w14:paraId="3C053A3E" w14:textId="77777777" w:rsidR="00ED057B" w:rsidRDefault="00ED057B" w:rsidP="00A701AA">
      <w:pPr>
        <w:pStyle w:val="af0"/>
      </w:pPr>
      <w:r>
        <w:rPr>
          <w:rStyle w:val="af"/>
        </w:rPr>
        <w:annotationRef/>
      </w:r>
      <w:r>
        <w:t>Elaine, could you fill this in?</w:t>
      </w:r>
    </w:p>
  </w:comment>
  <w:comment w:id="405" w:author="Sean Yun-Shiuan Chuang" w:date="2020-03-10T01:11:00Z" w:initials="Sean C">
    <w:p w14:paraId="2F983A2F" w14:textId="77777777" w:rsidR="00ED057B" w:rsidRDefault="00ED057B" w:rsidP="00A701AA">
      <w:pPr>
        <w:pStyle w:val="af0"/>
      </w:pPr>
      <w:r>
        <w:rPr>
          <w:rStyle w:val="af"/>
        </w:rPr>
        <w:annotationRef/>
      </w:r>
      <w:r>
        <w:t>Josh, could you fill this in</w:t>
      </w:r>
      <w:r>
        <w:rPr>
          <w:rFonts w:hint="eastAsia"/>
          <w:lang w:eastAsia="zh-TW"/>
        </w:rPr>
        <w:t>?</w:t>
      </w:r>
    </w:p>
  </w:comment>
  <w:comment w:id="444" w:author="Sean Yun-Shiuan Chuang" w:date="2020-03-09T22:40:00Z" w:initials="Sean C">
    <w:p w14:paraId="7DFCF8DC" w14:textId="77777777" w:rsidR="00ED057B" w:rsidRDefault="00ED057B" w:rsidP="00A701AA">
      <w:pPr>
        <w:pStyle w:val="af0"/>
      </w:pPr>
      <w:r>
        <w:rPr>
          <w:rStyle w:val="af"/>
        </w:rPr>
        <w:annotationRef/>
      </w:r>
      <w:r>
        <w:t>Could Hsin-Yi check could the number is decided? Follow what distribution? The range?</w:t>
      </w:r>
    </w:p>
  </w:comment>
  <w:comment w:id="438" w:author="Sean Yun-Shiuan Chuang" w:date="2020-03-09T22:43:00Z" w:initials="Sean C">
    <w:p w14:paraId="6CE3FD51" w14:textId="77777777" w:rsidR="00ED057B" w:rsidRDefault="00ED057B" w:rsidP="00A701AA">
      <w:pPr>
        <w:pStyle w:val="af0"/>
      </w:pPr>
      <w:r>
        <w:t>Hsin-</w:t>
      </w:r>
      <w:r>
        <w:rPr>
          <w:rFonts w:hint="eastAsia"/>
          <w:lang w:eastAsia="zh-TW"/>
        </w:rPr>
        <w:t>Yi</w:t>
      </w:r>
      <w:r>
        <w:rPr>
          <w:lang w:eastAsia="zh-TW"/>
        </w:rPr>
        <w:t>, could</w:t>
      </w:r>
      <w:r>
        <w:rPr>
          <w:rStyle w:val="af"/>
        </w:rPr>
        <w:annotationRef/>
      </w:r>
      <w:r>
        <w:t xml:space="preserve"> you include a screenshot as figure to explain the setup.</w:t>
      </w:r>
    </w:p>
  </w:comment>
  <w:comment w:id="1022" w:author="Hsin-Yi Hung" w:date="2020-03-10T15:27:00Z" w:initials="HH">
    <w:p w14:paraId="1488B7AC" w14:textId="01F551A2" w:rsidR="00ED057B" w:rsidRDefault="00ED057B">
      <w:pPr>
        <w:pStyle w:val="af0"/>
        <w:rPr>
          <w:lang w:eastAsia="zh-TW"/>
        </w:rPr>
      </w:pPr>
      <w:r>
        <w:rPr>
          <w:rStyle w:val="af"/>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021" w:author="Sean Yun-Shiuan Chuang" w:date="2020-03-09T23:22:00Z" w:initials="Sean C">
    <w:p w14:paraId="3DA30385" w14:textId="77777777" w:rsidR="00ED057B" w:rsidRDefault="00ED057B" w:rsidP="00A701AA">
      <w:pPr>
        <w:pStyle w:val="af0"/>
      </w:pPr>
      <w:r>
        <w:rPr>
          <w:rStyle w:val="af"/>
        </w:rPr>
        <w:annotationRef/>
      </w:r>
      <w:r>
        <w:rPr>
          <w:rStyle w:val="af"/>
        </w:rPr>
        <w:annotationRef/>
      </w:r>
      <w:r>
        <w:t>Could Hsin-Yi elaborate on this? For example, how many items, provide some sample items, the scales/range of the items and total score.</w:t>
      </w:r>
    </w:p>
    <w:p w14:paraId="31CAC934" w14:textId="77777777" w:rsidR="00ED057B" w:rsidRDefault="00ED057B" w:rsidP="00A701AA">
      <w:pPr>
        <w:pStyle w:val="af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E12CB2" w15:done="0"/>
  <w15:commentEx w15:paraId="12AAC2F0" w15:done="0"/>
  <w15:commentEx w15:paraId="3EF7C245" w15:done="0"/>
  <w15:commentEx w15:paraId="3C053A3E" w15:done="0"/>
  <w15:commentEx w15:paraId="2F983A2F" w15:done="0"/>
  <w15:commentEx w15:paraId="7DFCF8DC" w15:done="1"/>
  <w15:commentEx w15:paraId="6CE3FD51" w15:done="1"/>
  <w15:commentEx w15:paraId="1488B7AC" w15:done="0"/>
  <w15:commentEx w15:paraId="31CAC93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E12CB2" w16cid:durableId="221141BD"/>
  <w16cid:commentId w16cid:paraId="12AAC2F0" w16cid:durableId="221141DE"/>
  <w16cid:commentId w16cid:paraId="3EF7C245" w16cid:durableId="22120DFF"/>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C239C" w14:textId="77777777" w:rsidR="00B77634" w:rsidRDefault="00B77634">
      <w:r>
        <w:separator/>
      </w:r>
    </w:p>
  </w:endnote>
  <w:endnote w:type="continuationSeparator" w:id="0">
    <w:p w14:paraId="5867DACA" w14:textId="77777777" w:rsidR="00B77634" w:rsidRDefault="00B77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0050000000000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panose1 w:val="02030609000101010101"/>
    <w:charset w:val="81"/>
    <w:family w:val="modern"/>
    <w:pitch w:val="fixed"/>
    <w:sig w:usb0="B00002AF" w:usb1="69D77CFB" w:usb2="00000030" w:usb3="00000000" w:csb0="0008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3A36D" w14:textId="77777777" w:rsidR="00B77634" w:rsidRDefault="00B77634"/>
  </w:footnote>
  <w:footnote w:type="continuationSeparator" w:id="0">
    <w:p w14:paraId="66636624" w14:textId="77777777" w:rsidR="00B77634" w:rsidRDefault="00B776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ED057B" w:rsidRDefault="00ED057B">
    <w:pPr>
      <w:framePr w:wrap="auto" w:vAnchor="text" w:hAnchor="margin" w:xAlign="right" w:y="1"/>
    </w:pPr>
  </w:p>
  <w:p w14:paraId="5E295598" w14:textId="77777777" w:rsidR="00ED057B" w:rsidRDefault="00ED057B"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6220"/>
    <w:rsid w:val="0001715C"/>
    <w:rsid w:val="00023D4B"/>
    <w:rsid w:val="0002540A"/>
    <w:rsid w:val="00030EBE"/>
    <w:rsid w:val="00032605"/>
    <w:rsid w:val="0003443C"/>
    <w:rsid w:val="0003793F"/>
    <w:rsid w:val="00037C52"/>
    <w:rsid w:val="00043FCE"/>
    <w:rsid w:val="00046F97"/>
    <w:rsid w:val="00060A89"/>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20C18"/>
    <w:rsid w:val="00121ADD"/>
    <w:rsid w:val="00122129"/>
    <w:rsid w:val="00122C12"/>
    <w:rsid w:val="001256A7"/>
    <w:rsid w:val="00127ADB"/>
    <w:rsid w:val="0013313E"/>
    <w:rsid w:val="00137277"/>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906C4"/>
    <w:rsid w:val="00190896"/>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15FC"/>
    <w:rsid w:val="001D180C"/>
    <w:rsid w:val="001D3693"/>
    <w:rsid w:val="001D439C"/>
    <w:rsid w:val="001D4D76"/>
    <w:rsid w:val="001D5396"/>
    <w:rsid w:val="001D7F64"/>
    <w:rsid w:val="001E7232"/>
    <w:rsid w:val="001F3ABD"/>
    <w:rsid w:val="001F79A4"/>
    <w:rsid w:val="001F7AB3"/>
    <w:rsid w:val="001F7C57"/>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B132E"/>
    <w:rsid w:val="002B556F"/>
    <w:rsid w:val="002B5EC3"/>
    <w:rsid w:val="002B6B40"/>
    <w:rsid w:val="002C0803"/>
    <w:rsid w:val="002C4FCB"/>
    <w:rsid w:val="002D02AB"/>
    <w:rsid w:val="002D1320"/>
    <w:rsid w:val="002D2220"/>
    <w:rsid w:val="002D4C66"/>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641AD"/>
    <w:rsid w:val="00367A41"/>
    <w:rsid w:val="00372A33"/>
    <w:rsid w:val="00375305"/>
    <w:rsid w:val="00377780"/>
    <w:rsid w:val="003801EA"/>
    <w:rsid w:val="00380C52"/>
    <w:rsid w:val="00381057"/>
    <w:rsid w:val="00387153"/>
    <w:rsid w:val="00387B85"/>
    <w:rsid w:val="00395DF8"/>
    <w:rsid w:val="00396C4B"/>
    <w:rsid w:val="003A7B5C"/>
    <w:rsid w:val="003B1C46"/>
    <w:rsid w:val="003C39C2"/>
    <w:rsid w:val="003C4D04"/>
    <w:rsid w:val="003D02D4"/>
    <w:rsid w:val="003D0FE8"/>
    <w:rsid w:val="003D5231"/>
    <w:rsid w:val="003E2865"/>
    <w:rsid w:val="003F1BA1"/>
    <w:rsid w:val="003F4158"/>
    <w:rsid w:val="003F5737"/>
    <w:rsid w:val="003F6D48"/>
    <w:rsid w:val="003F76C2"/>
    <w:rsid w:val="0040197E"/>
    <w:rsid w:val="004025CF"/>
    <w:rsid w:val="004035E1"/>
    <w:rsid w:val="00412A9D"/>
    <w:rsid w:val="00417F80"/>
    <w:rsid w:val="00425572"/>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DA2"/>
    <w:rsid w:val="005A04B6"/>
    <w:rsid w:val="005A1165"/>
    <w:rsid w:val="005A2B85"/>
    <w:rsid w:val="005A4946"/>
    <w:rsid w:val="005A5948"/>
    <w:rsid w:val="005A68F6"/>
    <w:rsid w:val="005A70C5"/>
    <w:rsid w:val="005B0D89"/>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4294"/>
    <w:rsid w:val="0061678B"/>
    <w:rsid w:val="00617078"/>
    <w:rsid w:val="006177E4"/>
    <w:rsid w:val="00622C44"/>
    <w:rsid w:val="00623B55"/>
    <w:rsid w:val="00625F81"/>
    <w:rsid w:val="00627414"/>
    <w:rsid w:val="006328B0"/>
    <w:rsid w:val="0064364C"/>
    <w:rsid w:val="00643D6A"/>
    <w:rsid w:val="00646BE2"/>
    <w:rsid w:val="00654B53"/>
    <w:rsid w:val="00657012"/>
    <w:rsid w:val="00657A1B"/>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419C"/>
    <w:rsid w:val="006C5713"/>
    <w:rsid w:val="006C63D4"/>
    <w:rsid w:val="006C78F6"/>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50BA6"/>
    <w:rsid w:val="007553CD"/>
    <w:rsid w:val="00770A1F"/>
    <w:rsid w:val="00772E93"/>
    <w:rsid w:val="00773AF3"/>
    <w:rsid w:val="00776B24"/>
    <w:rsid w:val="00776D91"/>
    <w:rsid w:val="00777C7C"/>
    <w:rsid w:val="0078149F"/>
    <w:rsid w:val="00782990"/>
    <w:rsid w:val="007833F2"/>
    <w:rsid w:val="00786E4C"/>
    <w:rsid w:val="00792E5E"/>
    <w:rsid w:val="0079301D"/>
    <w:rsid w:val="00794A46"/>
    <w:rsid w:val="00794DA7"/>
    <w:rsid w:val="00795CDF"/>
    <w:rsid w:val="007A03F7"/>
    <w:rsid w:val="007A1F48"/>
    <w:rsid w:val="007A20A1"/>
    <w:rsid w:val="007A6839"/>
    <w:rsid w:val="007A7340"/>
    <w:rsid w:val="007A7834"/>
    <w:rsid w:val="007B7C52"/>
    <w:rsid w:val="007C184A"/>
    <w:rsid w:val="007C3F25"/>
    <w:rsid w:val="007C4E7B"/>
    <w:rsid w:val="007C554D"/>
    <w:rsid w:val="007D21BF"/>
    <w:rsid w:val="007D3533"/>
    <w:rsid w:val="007D3E37"/>
    <w:rsid w:val="007D6969"/>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881"/>
    <w:rsid w:val="00866FA9"/>
    <w:rsid w:val="00870176"/>
    <w:rsid w:val="00871C05"/>
    <w:rsid w:val="00872EFF"/>
    <w:rsid w:val="0087529B"/>
    <w:rsid w:val="00877BAD"/>
    <w:rsid w:val="00882FF4"/>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4DA8"/>
    <w:rsid w:val="009065C1"/>
    <w:rsid w:val="00912713"/>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5E22"/>
    <w:rsid w:val="00B16407"/>
    <w:rsid w:val="00B1771C"/>
    <w:rsid w:val="00B216E4"/>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6DD5"/>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E06E1F"/>
    <w:rsid w:val="00E10210"/>
    <w:rsid w:val="00E12CED"/>
    <w:rsid w:val="00E147E1"/>
    <w:rsid w:val="00E1610A"/>
    <w:rsid w:val="00E20E8E"/>
    <w:rsid w:val="00E21E33"/>
    <w:rsid w:val="00E22DF0"/>
    <w:rsid w:val="00E23253"/>
    <w:rsid w:val="00E239D9"/>
    <w:rsid w:val="00E2755E"/>
    <w:rsid w:val="00E323B8"/>
    <w:rsid w:val="00E32B87"/>
    <w:rsid w:val="00E357D5"/>
    <w:rsid w:val="00E36B19"/>
    <w:rsid w:val="00E36BC1"/>
    <w:rsid w:val="00E4059D"/>
    <w:rsid w:val="00E447E8"/>
    <w:rsid w:val="00E555F3"/>
    <w:rsid w:val="00E63354"/>
    <w:rsid w:val="00E67C5B"/>
    <w:rsid w:val="00E74E71"/>
    <w:rsid w:val="00E814D8"/>
    <w:rsid w:val="00E835A4"/>
    <w:rsid w:val="00E85150"/>
    <w:rsid w:val="00E91197"/>
    <w:rsid w:val="00E93023"/>
    <w:rsid w:val="00E95E94"/>
    <w:rsid w:val="00EA2C7C"/>
    <w:rsid w:val="00EA5380"/>
    <w:rsid w:val="00EA7EC5"/>
    <w:rsid w:val="00EB1D8B"/>
    <w:rsid w:val="00ED034A"/>
    <w:rsid w:val="00ED057B"/>
    <w:rsid w:val="00ED3095"/>
    <w:rsid w:val="00ED56BF"/>
    <w:rsid w:val="00ED6875"/>
    <w:rsid w:val="00ED7608"/>
    <w:rsid w:val="00ED7FC6"/>
    <w:rsid w:val="00EE0541"/>
    <w:rsid w:val="00EE2CE6"/>
    <w:rsid w:val="00EE439C"/>
    <w:rsid w:val="00EF24A5"/>
    <w:rsid w:val="00EF2A8F"/>
    <w:rsid w:val="00EF5812"/>
    <w:rsid w:val="00F0579E"/>
    <w:rsid w:val="00F117AE"/>
    <w:rsid w:val="00F13A25"/>
    <w:rsid w:val="00F160D8"/>
    <w:rsid w:val="00F20736"/>
    <w:rsid w:val="00F20852"/>
    <w:rsid w:val="00F216F8"/>
    <w:rsid w:val="00F217D4"/>
    <w:rsid w:val="00F218D2"/>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85D33"/>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d">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ae">
    <w:name w:val="List Paragraph"/>
    <w:basedOn w:val="a"/>
    <w:qFormat/>
    <w:rsid w:val="00185D33"/>
    <w:pPr>
      <w:ind w:left="720"/>
      <w:contextualSpacing/>
    </w:pPr>
  </w:style>
  <w:style w:type="character" w:styleId="af">
    <w:name w:val="annotation reference"/>
    <w:basedOn w:val="a0"/>
    <w:rsid w:val="00CD4954"/>
    <w:rPr>
      <w:sz w:val="16"/>
      <w:szCs w:val="16"/>
    </w:rPr>
  </w:style>
  <w:style w:type="paragraph" w:styleId="af0">
    <w:name w:val="annotation text"/>
    <w:basedOn w:val="a"/>
    <w:link w:val="af1"/>
    <w:rsid w:val="00CD4954"/>
  </w:style>
  <w:style w:type="character" w:customStyle="1" w:styleId="af1">
    <w:name w:val="註解文字 字元"/>
    <w:basedOn w:val="a0"/>
    <w:link w:val="af0"/>
    <w:rsid w:val="00CD4954"/>
    <w:rPr>
      <w:lang w:eastAsia="en-US"/>
    </w:rPr>
  </w:style>
  <w:style w:type="paragraph" w:styleId="af2">
    <w:name w:val="annotation subject"/>
    <w:basedOn w:val="af0"/>
    <w:next w:val="af0"/>
    <w:link w:val="af3"/>
    <w:rsid w:val="00CD4954"/>
    <w:rPr>
      <w:b/>
      <w:bCs/>
    </w:rPr>
  </w:style>
  <w:style w:type="character" w:customStyle="1" w:styleId="af3">
    <w:name w:val="註解主旨 字元"/>
    <w:basedOn w:val="af1"/>
    <w:link w:val="af2"/>
    <w:rsid w:val="00CD4954"/>
    <w:rPr>
      <w:b/>
      <w:bCs/>
      <w:lang w:eastAsia="en-US"/>
    </w:rPr>
  </w:style>
  <w:style w:type="paragraph" w:styleId="af4">
    <w:name w:val="Balloon Text"/>
    <w:basedOn w:val="a"/>
    <w:link w:val="af5"/>
    <w:rsid w:val="00CD4954"/>
    <w:rPr>
      <w:rFonts w:ascii="Segoe UI" w:hAnsi="Segoe UI" w:cs="Segoe UI"/>
      <w:sz w:val="18"/>
      <w:szCs w:val="18"/>
    </w:rPr>
  </w:style>
  <w:style w:type="character" w:customStyle="1" w:styleId="af5">
    <w:name w:val="註解方塊文字 字元"/>
    <w:basedOn w:val="a0"/>
    <w:link w:val="af4"/>
    <w:rsid w:val="00CD4954"/>
    <w:rPr>
      <w:rFonts w:ascii="Segoe UI" w:hAnsi="Segoe UI" w:cs="Segoe UI"/>
      <w:sz w:val="18"/>
      <w:szCs w:val="18"/>
      <w:lang w:eastAsia="en-US"/>
    </w:rPr>
  </w:style>
  <w:style w:type="character" w:styleId="af6">
    <w:name w:val="Unresolved Mention"/>
    <w:basedOn w:val="a0"/>
    <w:uiPriority w:val="99"/>
    <w:semiHidden/>
    <w:unhideWhenUsed/>
    <w:rsid w:val="00B72B8A"/>
    <w:rPr>
      <w:color w:val="605E5C"/>
      <w:shd w:val="clear" w:color="auto" w:fill="E1DFDD"/>
    </w:rPr>
  </w:style>
  <w:style w:type="paragraph" w:styleId="Web">
    <w:name w:val="Normal (Web)"/>
    <w:basedOn w:val="a"/>
    <w:uiPriority w:val="99"/>
    <w:unhideWhenUsed/>
    <w:rsid w:val="00B72B8A"/>
    <w:pPr>
      <w:autoSpaceDE/>
      <w:autoSpaceDN/>
      <w:spacing w:before="100" w:beforeAutospacing="1" w:after="100" w:afterAutospacing="1"/>
    </w:pPr>
    <w:rPr>
      <w:sz w:val="24"/>
      <w:szCs w:val="24"/>
      <w:lang w:eastAsia="zh-TW"/>
    </w:rPr>
  </w:style>
  <w:style w:type="character" w:styleId="af7">
    <w:name w:val="Emphasis"/>
    <w:basedOn w:val="a0"/>
    <w:qFormat/>
    <w:rsid w:val="00471911"/>
    <w:rPr>
      <w:i/>
      <w:iCs/>
    </w:rPr>
  </w:style>
  <w:style w:type="character" w:styleId="af8">
    <w:name w:val="Placeholder Text"/>
    <w:basedOn w:val="a0"/>
    <w:semiHidden/>
    <w:rsid w:val="00E22DF0"/>
    <w:rPr>
      <w:color w:val="808080"/>
    </w:rPr>
  </w:style>
  <w:style w:type="paragraph" w:styleId="af9">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wmf"/><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EDD5A-D4B4-474E-B789-8F7687D67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G:\My Drive\Papers\ROMAN19\ieeeconf_A4.dot</Template>
  <TotalTime>162</TotalTime>
  <Pages>7</Pages>
  <Words>9760</Words>
  <Characters>55637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莊昀軒</cp:lastModifiedBy>
  <cp:revision>21</cp:revision>
  <cp:lastPrinted>2019-05-11T03:48:00Z</cp:lastPrinted>
  <dcterms:created xsi:type="dcterms:W3CDTF">2020-03-10T17:01:00Z</dcterms:created>
  <dcterms:modified xsi:type="dcterms:W3CDTF">2020-03-11T21:27:00Z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
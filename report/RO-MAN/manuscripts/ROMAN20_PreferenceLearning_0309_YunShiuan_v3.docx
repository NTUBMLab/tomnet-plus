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Heading1"/>
        <w:spacing w:before="120" w:after="120"/>
        <w:contextualSpacing/>
      </w:pPr>
      <w:r>
        <w:t>I</w:t>
      </w:r>
      <w:r>
        <w:rPr>
          <w:sz w:val="16"/>
          <w:szCs w:val="16"/>
        </w:rPr>
        <w:t>NTRODUCTION</w:t>
      </w:r>
    </w:p>
    <w:p w14:paraId="38A81A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B14328" w:rsidRDefault="00B14328" w:rsidP="00A701AA">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B14328" w:rsidRDefault="00B14328" w:rsidP="00A701AA">
                            <w:pPr>
                              <w:pStyle w:val="FootnoteText"/>
                            </w:pPr>
                            <w:r>
                              <w:t>Y.-S. Chuang is with the Graduate Institute of Brain and Mind Sciences, National Taiwan University, Taipei, Taiwan (e-mail: yunshiuan.chuang@gmail.com).</w:t>
                            </w:r>
                          </w:p>
                          <w:p w14:paraId="59610854" w14:textId="77777777" w:rsidR="00B14328" w:rsidRDefault="00B14328"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B14328" w:rsidRDefault="00B14328"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B14328" w:rsidRDefault="00B14328"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B14328" w:rsidRDefault="00B14328"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B14328" w:rsidRDefault="00B14328"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B14328" w:rsidRPr="00B72B8A" w:rsidRDefault="00B14328"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B14328" w:rsidRPr="00B72B8A" w:rsidRDefault="00B14328" w:rsidP="00A701AA">
                            <w:pPr>
                              <w:pStyle w:val="FootnoteText"/>
                            </w:pPr>
                          </w:p>
                          <w:p w14:paraId="64C26F0E" w14:textId="77777777" w:rsidR="00B14328" w:rsidRDefault="00B14328" w:rsidP="00A701AA">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1376CDE3" w14:textId="77777777" w:rsidR="00B14328" w:rsidRDefault="00B14328" w:rsidP="00A701AA">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B14328" w:rsidRDefault="00B14328" w:rsidP="00A701AA">
                      <w:pPr>
                        <w:pStyle w:val="FootnoteText"/>
                      </w:pPr>
                      <w:r>
                        <w:t>Y.-S. Chuang is with the Graduate Institute of Brain and Mind Sciences, National Taiwan University, Taipei, Taiwan (e-mail: yunshiuan.chuang@gmail.com).</w:t>
                      </w:r>
                    </w:p>
                    <w:p w14:paraId="59610854" w14:textId="77777777" w:rsidR="00B14328" w:rsidRDefault="00B14328"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B14328" w:rsidRDefault="00B14328"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B14328" w:rsidRDefault="00B14328"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B14328" w:rsidRDefault="00B14328"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B14328" w:rsidRDefault="00B14328"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B14328" w:rsidRPr="00B72B8A" w:rsidRDefault="00B14328"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B14328" w:rsidRPr="00B72B8A" w:rsidRDefault="00B14328" w:rsidP="00A701AA">
                      <w:pPr>
                        <w:pStyle w:val="FootnoteText"/>
                      </w:pPr>
                    </w:p>
                    <w:p w14:paraId="64C26F0E" w14:textId="77777777" w:rsidR="00B14328" w:rsidRDefault="00B14328" w:rsidP="00A701AA">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B14328" w:rsidRDefault="00B14328"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B14328" w:rsidRDefault="00B14328"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122B56A3" w14:textId="77777777" w:rsidR="00B14328" w:rsidRDefault="00B14328"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B14328" w:rsidRDefault="00B14328"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72C88CD3"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2CF71B7" w14:textId="77777777" w:rsidR="00A701AA" w:rsidRPr="00667082" w:rsidRDefault="00A701AA" w:rsidP="00A701AA">
      <w:pPr>
        <w:pStyle w:val="Heading1"/>
        <w:numPr>
          <w:ilvl w:val="0"/>
          <w:numId w:val="0"/>
        </w:numPr>
        <w:contextualSpacing/>
        <w:jc w:val="both"/>
        <w:rPr>
          <w:rFonts w:eastAsia="BatangChe"/>
          <w:lang w:eastAsia="ko-KR"/>
        </w:rPr>
      </w:pPr>
    </w:p>
    <w:p w14:paraId="3B4A4515" w14:textId="77777777" w:rsidR="00A701AA" w:rsidRDefault="00A701AA" w:rsidP="00A701AA">
      <w:pPr>
        <w:pStyle w:val="Heading1"/>
        <w:spacing w:before="120" w:after="120"/>
        <w:contextualSpacing/>
      </w:pPr>
      <w:r>
        <w:t>Background and Related Works</w:t>
      </w:r>
    </w:p>
    <w:p w14:paraId="2B491B09" w14:textId="77777777" w:rsidR="00A701AA" w:rsidRDefault="00A701AA" w:rsidP="00A701AA">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Heading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79C5F162" w14:textId="77777777" w:rsidR="00A701AA" w:rsidRDefault="00A701AA" w:rsidP="00A701AA">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Heading2"/>
        <w:keepLines/>
        <w:numPr>
          <w:ilvl w:val="1"/>
          <w:numId w:val="0"/>
        </w:numPr>
        <w:tabs>
          <w:tab w:val="num" w:pos="360"/>
        </w:tabs>
        <w:autoSpaceDE/>
        <w:autoSpaceDN/>
        <w:ind w:left="288" w:hanging="288"/>
        <w:contextualSpacing/>
      </w:pPr>
      <w:r>
        <w:t>C.</w:t>
      </w:r>
      <w:r>
        <w:tab/>
        <w:t>Machine Theory of Mind</w:t>
      </w:r>
    </w:p>
    <w:p w14:paraId="1EC4FA00" w14:textId="2162172D" w:rsidR="00A701AA" w:rsidRDefault="006D2611" w:rsidP="00A701AA">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52E57507" wp14:editId="47530961">
                <wp:simplePos x="0" y="0"/>
                <wp:positionH relativeFrom="margin">
                  <wp:posOffset>3285490</wp:posOffset>
                </wp:positionH>
                <wp:positionV relativeFrom="margin">
                  <wp:posOffset>5480050</wp:posOffset>
                </wp:positionV>
                <wp:extent cx="3099435" cy="3094355"/>
                <wp:effectExtent l="0" t="0" r="571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94355"/>
                        </a:xfrm>
                        <a:prstGeom prst="rect">
                          <a:avLst/>
                        </a:prstGeom>
                        <a:solidFill>
                          <a:srgbClr val="FFFFFF"/>
                        </a:solidFill>
                        <a:ln w="9525">
                          <a:noFill/>
                          <a:miter lim="800000"/>
                          <a:headEnd/>
                          <a:tailEnd/>
                        </a:ln>
                      </wps:spPr>
                      <wps:txbx>
                        <w:txbxContent>
                          <w:p w14:paraId="11065B7A" w14:textId="3A519B97" w:rsidR="00B14328" w:rsidRDefault="00B14328" w:rsidP="00CF09D0">
                            <w:pPr>
                              <w:rPr>
                                <w:sz w:val="16"/>
                              </w:rPr>
                              <w:pPrChange w:id="2" w:author="Sean Yun-Shiuan Chuang" w:date="2020-03-11T17:39:00Z">
                                <w:pPr>
                                  <w:jc w:val="center"/>
                                </w:pPr>
                              </w:pPrChange>
                            </w:pPr>
                            <w:del w:id="3"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p>
                          <w:p w14:paraId="67F396FE" w14:textId="4791A104" w:rsidR="006C69C3" w:rsidRDefault="00064270" w:rsidP="00A701AA">
                            <w:pPr>
                              <w:jc w:val="both"/>
                              <w:rPr>
                                <w:ins w:id="4" w:author="Sean Yun-Shiuan Chuang" w:date="2020-03-11T17:56:00Z"/>
                                <w:sz w:val="16"/>
                              </w:rPr>
                            </w:pPr>
                            <w:ins w:id="5" w:author="Sean Yun-Shiuan Chuang" w:date="2020-03-11T18:13:00Z">
                              <w:r w:rsidRPr="00064270">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7CAC0576" w:rsidR="00064270" w:rsidRPr="00064270" w:rsidRDefault="00B14328" w:rsidP="00064270">
                            <w:pPr>
                              <w:jc w:val="both"/>
                              <w:rPr>
                                <w:ins w:id="6" w:author="Sean Yun-Shiuan Chuang" w:date="2020-03-11T18:14:00Z"/>
                                <w:iCs/>
                                <w:sz w:val="16"/>
                                <w:rPrChange w:id="7" w:author="Sean Yun-Shiuan Chuang" w:date="2020-03-11T18:14:00Z">
                                  <w:rPr>
                                    <w:ins w:id="8"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9" w:author="Unknown" w:date="2020-03-10T01:12:00Z">
                                      <w:rPr>
                                        <w:rFonts w:ascii="Cambria Math" w:hAnsi="Cambria Math"/>
                                        <w:bCs/>
                                        <w:i/>
                                        <w:sz w:val="16"/>
                                      </w:rPr>
                                    </w:ins>
                                  </m:ctrlPr>
                                </m:sSubPr>
                                <m:e>
                                  <m:r>
                                    <w:ins w:id="10" w:author="Unknown" w:date="2020-03-10T01:12:00Z">
                                      <w:rPr>
                                        <w:rFonts w:ascii="Cambria Math" w:hAnsi="Cambria Math"/>
                                        <w:sz w:val="16"/>
                                      </w:rPr>
                                      <m:t>a</m:t>
                                    </w:ins>
                                  </m:r>
                                </m:e>
                                <m:sub>
                                  <m:r>
                                    <w:ins w:id="11" w:author="Unknown" w:date="2020-03-10T01:12:00Z">
                                      <w:rPr>
                                        <w:rFonts w:ascii="Cambria Math" w:hAnsi="Cambria Math"/>
                                        <w:sz w:val="16"/>
                                      </w:rPr>
                                      <m:t>i</m:t>
                                    </w:ins>
                                  </m:r>
                                </m:sub>
                              </m:sSub>
                            </m:oMath>
                            <w:del w:id="12"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3" w:author="Unknown" w:date="2020-03-10T01:12:00Z">
                              <w:r>
                                <w:rPr>
                                  <w:i/>
                                  <w:sz w:val="16"/>
                                </w:rPr>
                                <w:t>G</w:t>
                              </w:r>
                            </w:ins>
                            <w:del w:id="14" w:author="Unknown">
                              <w:r w:rsidRPr="00941A11" w:rsidDel="001F50E3">
                                <w:rPr>
                                  <w:i/>
                                  <w:sz w:val="16"/>
                                </w:rPr>
                                <w:delText>S</w:delText>
                              </w:r>
                            </w:del>
                            <w:r>
                              <w:rPr>
                                <w:sz w:val="16"/>
                              </w:rPr>
                              <w:t>,</w:t>
                            </w:r>
                            <w:r w:rsidRPr="008A7B9F">
                              <w:rPr>
                                <w:sz w:val="16"/>
                              </w:rPr>
                              <w:t xml:space="preserve"> </w:t>
                            </w:r>
                            <w:r>
                              <w:rPr>
                                <w:sz w:val="16"/>
                              </w:rPr>
                              <w:t xml:space="preserve">by approaching </w:t>
                            </w:r>
                            <w:del w:id="15" w:author="Unknown">
                              <w:r w:rsidDel="001F50E3">
                                <w:rPr>
                                  <w:sz w:val="16"/>
                                </w:rPr>
                                <w:delText>or avoiding</w:delText>
                              </w:r>
                            </w:del>
                            <w:ins w:id="16" w:author="Unknown" w:date="2020-03-10T01:13:00Z">
                              <w:r>
                                <w:rPr>
                                  <w:sz w:val="16"/>
                                </w:rPr>
                                <w:t>one of</w:t>
                              </w:r>
                            </w:ins>
                            <w:r>
                              <w:rPr>
                                <w:sz w:val="16"/>
                              </w:rPr>
                              <w:t xml:space="preserve"> them in grid world. On the left</w:t>
                            </w:r>
                            <w:ins w:id="17" w:author="Sean Yun-Shiuan Chuang" w:date="2020-03-11T18:05:00Z">
                              <w:r w:rsidR="006C3D25">
                                <w:rPr>
                                  <w:sz w:val="16"/>
                                </w:rPr>
                                <w:t xml:space="preserve"> is the architecture for </w:t>
                              </w:r>
                            </w:ins>
                            <w:ins w:id="18" w:author="Sean Yun-Shiuan Chuang" w:date="2020-03-11T18:06:00Z">
                              <w:r w:rsidR="006C3D25">
                                <w:rPr>
                                  <w:sz w:val="16"/>
                                </w:rPr>
                                <w:t xml:space="preserve">model training. </w:t>
                              </w:r>
                              <w:r w:rsidR="006C3D25">
                                <w:rPr>
                                  <w:sz w:val="16"/>
                                </w:rPr>
                                <w:t xml:space="preserve">Each training example contains a tuple of  </w:t>
                              </w:r>
                              <w:r w:rsidR="006C3D25"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006C3D25" w:rsidRPr="00B12565">
                                <w:rPr>
                                  <w:sz w:val="16"/>
                                </w:rPr>
                                <w:t>)</w:t>
                              </w:r>
                              <w:r w:rsidR="006C3D25">
                                <w:rPr>
                                  <w:sz w:val="16"/>
                                </w:rPr>
                                <w:t xml:space="preserve">, where </w:t>
                              </w:r>
                              <w:r w:rsidR="006C3D25">
                                <w:rPr>
                                  <w:sz w:val="16"/>
                                </w:rPr>
                                <w:t xml:space="preserve">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sidR="006C3D25">
                                <w:rPr>
                                  <w:rFonts w:hint="eastAsia"/>
                                  <w:sz w:val="16"/>
                                </w:rPr>
                                <w:t xml:space="preserve"> </w:t>
                              </w:r>
                              <w:r w:rsidR="006C3D25">
                                <w:rPr>
                                  <w:sz w:val="16"/>
                                </w:rPr>
                                <w:t>the trajectory</w:t>
                              </w:r>
                              <w:r w:rsidR="006C3D25">
                                <w:rPr>
                                  <w:rFonts w:hint="eastAsia"/>
                                  <w:sz w:val="16"/>
                                </w:rPr>
                                <w:t>,</w:t>
                              </w:r>
                              <w:r w:rsidR="006C3D25">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sidR="006C3D25">
                                <w:rPr>
                                  <w:rFonts w:hint="eastAsia"/>
                                  <w:sz w:val="16"/>
                                </w:rPr>
                                <w:t xml:space="preserve"> </w:t>
                              </w:r>
                              <w:r w:rsidR="006C3D25">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006C3D25">
                                <w:rPr>
                                  <w:sz w:val="16"/>
                                </w:rPr>
                                <w:t xml:space="preserve"> the approached target in the query state</w:t>
                              </w:r>
                            </w:ins>
                            <w:ins w:id="19" w:author="Sean Yun-Shiuan Chuang" w:date="2020-03-11T18:07:00Z">
                              <w:r w:rsidR="006C3D25">
                                <w:rPr>
                                  <w:rFonts w:hint="eastAsia"/>
                                  <w:sz w:val="16"/>
                                  <w:lang w:eastAsia="zh-TW"/>
                                </w:rPr>
                                <w:t xml:space="preserve"> (</w:t>
                              </w:r>
                              <w:r w:rsidR="006C3D25">
                                <w:rPr>
                                  <w:sz w:val="16"/>
                                  <w:lang w:eastAsia="zh-TW"/>
                                </w:rPr>
                                <w:t xml:space="preserve">which </w:t>
                              </w:r>
                              <w:r w:rsidR="006C3D25">
                                <w:rPr>
                                  <w:sz w:val="16"/>
                                </w:rPr>
                                <w:t>is the label the model predict</w:t>
                              </w:r>
                              <w:r w:rsidR="006C3D25">
                                <w:rPr>
                                  <w:sz w:val="16"/>
                                  <w:lang w:eastAsia="zh-TW"/>
                                </w:rPr>
                                <w:t>)</w:t>
                              </w:r>
                            </w:ins>
                            <w:ins w:id="20" w:author="Sean Yun-Shiuan Chuang" w:date="2020-03-11T18:06:00Z">
                              <w:r w:rsidR="006C3D25">
                                <w:rPr>
                                  <w:sz w:val="16"/>
                                </w:rPr>
                                <w:t xml:space="preserve">. </w:t>
                              </w:r>
                            </w:ins>
                            <w:del w:id="21" w:author="Sean Yun-Shiuan Chuang" w:date="2020-03-11T18:05:00Z">
                              <w:r w:rsidDel="006C3D25">
                                <w:rPr>
                                  <w:sz w:val="16"/>
                                </w:rPr>
                                <w:delText xml:space="preserve">, </w:delText>
                              </w:r>
                            </w:del>
                            <w:del w:id="22"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23" w:author="莊昀軒" w:date="2020-03-11T16:24:00Z">
                              <w:del w:id="24"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25" w:author="Sean Yun-Shiuan Chuang" w:date="2020-03-11T18:06:00Z">
                              <w:r w:rsidDel="006C3D25">
                                <w:rPr>
                                  <w:sz w:val="16"/>
                                </w:rPr>
                                <w:delText>Interaction trajectories</w:delText>
                              </w:r>
                            </w:del>
                            <w:ins w:id="26" w:author="莊昀軒" w:date="2020-03-11T16:23:00Z">
                              <w:del w:id="27"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28" w:author="莊昀軒" w:date="2020-03-11T16:24:00Z">
                              <w:del w:id="29" w:author="Sean Yun-Shiuan Chuang" w:date="2020-03-11T18:06:00Z">
                                <w:r w:rsidDel="006C3D25">
                                  <w:rPr>
                                    <w:rFonts w:hint="eastAsia"/>
                                    <w:sz w:val="16"/>
                                  </w:rPr>
                                  <w:delText xml:space="preserve"> </w:delText>
                                </w:r>
                                <w:r w:rsidDel="006C3D25">
                                  <w:rPr>
                                    <w:sz w:val="16"/>
                                  </w:rPr>
                                  <w:delText>the trajectory</w:delText>
                                </w:r>
                              </w:del>
                            </w:ins>
                            <w:ins w:id="30" w:author="莊昀軒" w:date="2020-03-11T16:23:00Z">
                              <w:del w:id="31" w:author="Sean Yun-Shiuan Chuang" w:date="2020-03-11T18:06:00Z">
                                <w:r w:rsidDel="006C3D25">
                                  <w:rPr>
                                    <w:rFonts w:hint="eastAsia"/>
                                    <w:sz w:val="16"/>
                                  </w:rPr>
                                  <w:delText>,</w:delText>
                                </w:r>
                                <w:r w:rsidDel="006C3D25">
                                  <w:rPr>
                                    <w:sz w:val="16"/>
                                  </w:rPr>
                                  <w:delText xml:space="preserve"> </w:delText>
                                </w:r>
                              </w:del>
                            </w:ins>
                            <m:oMath>
                              <m:sSub>
                                <m:sSubPr>
                                  <m:ctrlPr>
                                    <w:ins w:id="32" w:author="莊昀軒" w:date="2020-03-11T16:24:00Z">
                                      <w:del w:id="33" w:author="Sean Yun-Shiuan Chuang" w:date="2020-03-11T18:06:00Z">
                                        <w:rPr>
                                          <w:rFonts w:ascii="Cambria Math" w:hAnsi="Cambria Math"/>
                                          <w:i/>
                                          <w:sz w:val="16"/>
                                        </w:rPr>
                                      </w:del>
                                    </w:ins>
                                  </m:ctrlPr>
                                </m:sSubPr>
                                <m:e>
                                  <m:r>
                                    <w:ins w:id="34" w:author="莊昀軒" w:date="2020-03-11T16:24:00Z">
                                      <w:del w:id="35" w:author="Sean Yun-Shiuan Chuang" w:date="2020-03-11T18:06:00Z">
                                        <m:rPr>
                                          <m:nor/>
                                        </m:rPr>
                                        <w:rPr>
                                          <w:i/>
                                          <w:sz w:val="16"/>
                                        </w:rPr>
                                        <m:t>q</m:t>
                                      </w:del>
                                    </w:ins>
                                  </m:r>
                                </m:e>
                                <m:sub>
                                  <m:r>
                                    <w:ins w:id="36" w:author="莊昀軒" w:date="2020-03-11T16:24:00Z">
                                      <w:del w:id="37" w:author="Sean Yun-Shiuan Chuang" w:date="2020-03-11T18:06:00Z">
                                        <w:rPr>
                                          <w:rFonts w:ascii="Cambria Math" w:hAnsi="Cambria Math"/>
                                          <w:sz w:val="16"/>
                                        </w:rPr>
                                        <m:t>k</m:t>
                                      </w:del>
                                    </w:ins>
                                  </m:r>
                                </m:sub>
                              </m:sSub>
                            </m:oMath>
                            <w:ins w:id="38" w:author="莊昀軒" w:date="2020-03-11T16:24:00Z">
                              <w:del w:id="39" w:author="Sean Yun-Shiuan Chuang" w:date="2020-03-11T18:06:00Z">
                                <w:r w:rsidDel="006C3D25">
                                  <w:rPr>
                                    <w:rFonts w:hint="eastAsia"/>
                                    <w:sz w:val="16"/>
                                  </w:rPr>
                                  <w:delText xml:space="preserve"> </w:delText>
                                </w:r>
                                <w:r w:rsidDel="006C3D25">
                                  <w:rPr>
                                    <w:sz w:val="16"/>
                                  </w:rPr>
                                  <w:delText xml:space="preserve">is the </w:delText>
                                </w:r>
                              </w:del>
                            </w:ins>
                            <w:ins w:id="40" w:author="莊昀軒" w:date="2020-03-11T16:23:00Z">
                              <w:del w:id="41" w:author="Sean Yun-Shiuan Chuang" w:date="2020-03-11T18:06:00Z">
                                <w:r w:rsidDel="006C3D25">
                                  <w:rPr>
                                    <w:sz w:val="16"/>
                                  </w:rPr>
                                  <w:delText>query state</w:delText>
                                </w:r>
                              </w:del>
                            </w:ins>
                            <w:ins w:id="42" w:author="莊昀軒" w:date="2020-03-11T16:24:00Z">
                              <w:del w:id="43" w:author="Sean Yun-Shiuan Chuang" w:date="2020-03-11T18:06:00Z">
                                <w:r w:rsidDel="006C3D25">
                                  <w:rPr>
                                    <w:sz w:val="16"/>
                                  </w:rPr>
                                  <w:delText>, and</w:delText>
                                </w:r>
                              </w:del>
                            </w:ins>
                            <w:ins w:id="44" w:author="Unknown" w:date="2020-03-10T01:18:00Z">
                              <w:del w:id="45" w:author="Sean Yun-Shiuan Chuang" w:date="2020-03-11T18:06:00Z">
                                <w:r w:rsidDel="006C3D25">
                                  <w:rPr>
                                    <w:sz w:val="16"/>
                                  </w:rPr>
                                  <w:delText xml:space="preserve"> </w:delText>
                                </w:r>
                              </w:del>
                            </w:ins>
                            <m:oMath>
                              <m:sSubSup>
                                <m:sSubSupPr>
                                  <m:ctrlPr>
                                    <w:ins w:id="46" w:author="莊昀軒" w:date="2020-03-11T16:24:00Z">
                                      <w:del w:id="47" w:author="Sean Yun-Shiuan Chuang" w:date="2020-03-11T18:06:00Z">
                                        <w:rPr>
                                          <w:rFonts w:ascii="Cambria Math" w:hAnsi="Cambria Math"/>
                                          <w:i/>
                                          <w:sz w:val="16"/>
                                        </w:rPr>
                                      </w:del>
                                    </w:ins>
                                  </m:ctrlPr>
                                </m:sSubSupPr>
                                <m:e>
                                  <m:r>
                                    <w:ins w:id="48" w:author="莊昀軒" w:date="2020-03-11T16:24:00Z">
                                      <w:del w:id="49" w:author="Sean Yun-Shiuan Chuang" w:date="2020-03-11T18:06:00Z">
                                        <w:rPr>
                                          <w:rFonts w:ascii="Cambria Math" w:hAnsi="Cambria Math"/>
                                          <w:sz w:val="16"/>
                                        </w:rPr>
                                        <m:t>g</m:t>
                                      </w:del>
                                    </w:ins>
                                  </m:r>
                                </m:e>
                                <m:sub>
                                  <m:r>
                                    <w:ins w:id="50" w:author="莊昀軒" w:date="2020-03-11T16:24:00Z">
                                      <w:del w:id="51" w:author="Sean Yun-Shiuan Chuang" w:date="2020-03-11T18:06:00Z">
                                        <w:rPr>
                                          <w:rFonts w:ascii="Cambria Math" w:hAnsi="Cambria Math"/>
                                          <w:sz w:val="16"/>
                                        </w:rPr>
                                        <m:t>k</m:t>
                                      </w:del>
                                    </w:ins>
                                  </m:r>
                                </m:sub>
                                <m:sup>
                                  <m:r>
                                    <w:ins w:id="52" w:author="莊昀軒" w:date="2020-03-11T16:24:00Z">
                                      <w:del w:id="53" w:author="Sean Yun-Shiuan Chuang" w:date="2020-03-11T18:06:00Z">
                                        <w:rPr>
                                          <w:rFonts w:ascii="Cambria Math" w:hAnsi="Cambria Math"/>
                                          <w:sz w:val="16"/>
                                        </w:rPr>
                                        <m:t>*</m:t>
                                      </w:del>
                                    </w:ins>
                                  </m:r>
                                </m:sup>
                              </m:sSubSup>
                            </m:oMath>
                            <w:ins w:id="54" w:author="莊昀軒" w:date="2020-03-11T16:25:00Z">
                              <w:del w:id="55" w:author="Sean Yun-Shiuan Chuang" w:date="2020-03-11T18:06:00Z">
                                <w:r w:rsidDel="006C3D25">
                                  <w:rPr>
                                    <w:sz w:val="16"/>
                                  </w:rPr>
                                  <w:delText xml:space="preserve"> is the approached target in the query state.</w:delText>
                                </w:r>
                              </w:del>
                            </w:ins>
                            <w:ins w:id="56" w:author="Unknown" w:date="2020-03-10T01:18:00Z">
                              <w:del w:id="57" w:author="Sean Yun-Shiuan Chuang" w:date="2020-03-11T18:06:00Z">
                                <w:r w:rsidDel="006C3D25">
                                  <w:rPr>
                                    <w:sz w:val="16"/>
                                  </w:rPr>
                                  <w:delText>with the approached targets</w:delText>
                                </w:r>
                              </w:del>
                            </w:ins>
                            <w:del w:id="58" w:author="Sean Yun-Shiuan Chuang" w:date="2020-03-11T18:06:00Z">
                              <w:r w:rsidDel="006C3D25">
                                <w:rPr>
                                  <w:sz w:val="16"/>
                                </w:rPr>
                                <w:delText xml:space="preserve"> </w:delText>
                              </w:r>
                            </w:del>
                            <w:ins w:id="59" w:author="Unknown" w:date="2020-03-10T01:18:00Z">
                              <w:del w:id="60"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61" w:author="Sean Yun-Shiuan Chuang" w:date="2020-03-11T18:06:00Z">
                              <w:r w:rsidDel="006C3D25">
                                <w:rPr>
                                  <w:sz w:val="16"/>
                                </w:rPr>
                                <w:delText xml:space="preserve">were fed to ToMnet+ as learning </w:delText>
                              </w:r>
                            </w:del>
                            <w:ins w:id="62" w:author="Unknown" w:date="2020-03-10T01:18:00Z">
                              <w:del w:id="63" w:author="Sean Yun-Shiuan Chuang" w:date="2020-03-11T18:06:00Z">
                                <w:r w:rsidDel="006C3D25">
                                  <w:rPr>
                                    <w:sz w:val="16"/>
                                  </w:rPr>
                                  <w:delText xml:space="preserve">training </w:delText>
                                </w:r>
                              </w:del>
                            </w:ins>
                            <w:del w:id="64" w:author="Sean Yun-Shiuan Chuang" w:date="2020-03-11T18:06:00Z">
                              <w:r w:rsidDel="006C3D25">
                                <w:rPr>
                                  <w:sz w:val="16"/>
                                </w:rPr>
                                <w:delText xml:space="preserve">data. </w:delText>
                              </w:r>
                            </w:del>
                            <w:r>
                              <w:rPr>
                                <w:sz w:val="16"/>
                              </w:rPr>
                              <w:t>On the right</w:t>
                            </w:r>
                            <w:ins w:id="65" w:author="Sean Yun-Shiuan Chuang" w:date="2020-03-11T18:07:00Z">
                              <w:r w:rsidR="006C3D25">
                                <w:rPr>
                                  <w:sz w:val="16"/>
                                </w:rPr>
                                <w:t xml:space="preserve"> is the setup for preference inference. A</w:t>
                              </w:r>
                            </w:ins>
                            <w:del w:id="66" w:author="Sean Yun-Shiuan Chuang" w:date="2020-03-11T18:07:00Z">
                              <w:r w:rsidDel="006C3D25">
                                <w:rPr>
                                  <w:sz w:val="16"/>
                                </w:rPr>
                                <w:delText xml:space="preserve">, </w:delText>
                              </w:r>
                            </w:del>
                            <w:ins w:id="67" w:author="Sean Yun-Shiuan Chuang" w:date="2020-03-11T13:47:00Z">
                              <w:r>
                                <w:rPr>
                                  <w:sz w:val="16"/>
                                </w:rPr>
                                <w:t xml:space="preserve">fter the model is trained, </w:t>
                              </w:r>
                            </w:ins>
                            <w:del w:id="68" w:author="Sean Yun-Shiuan Chuang" w:date="2020-03-11T18:08:00Z">
                              <w:r w:rsidDel="00E310DA">
                                <w:rPr>
                                  <w:sz w:val="16"/>
                                </w:rPr>
                                <w:delText>example new test</w:delText>
                              </w:r>
                            </w:del>
                            <w:ins w:id="69" w:author="莊昀軒" w:date="2020-03-11T16:26:00Z">
                              <w:del w:id="70" w:author="Sean Yun-Shiuan Chuang" w:date="2020-03-11T18:08:00Z">
                                <w:r w:rsidDel="00E310DA">
                                  <w:rPr>
                                    <w:sz w:val="16"/>
                                  </w:rPr>
                                  <w:delText>special</w:delText>
                                </w:r>
                              </w:del>
                            </w:ins>
                            <w:ins w:id="71" w:author="Sean Yun-Shiuan Chuang" w:date="2020-03-11T18:09:00Z">
                              <w:r w:rsidR="005B2346">
                                <w:rPr>
                                  <w:sz w:val="16"/>
                                </w:rPr>
                                <w:t>inference</w:t>
                              </w:r>
                            </w:ins>
                            <w:r>
                              <w:rPr>
                                <w:sz w:val="16"/>
                              </w:rPr>
                              <w:t xml:space="preserve"> </w:t>
                            </w:r>
                            <w:ins w:id="72" w:author="Unknown" w:date="2020-03-10T01:14:00Z">
                              <w:r>
                                <w:rPr>
                                  <w:sz w:val="16"/>
                                </w:rPr>
                                <w:t xml:space="preserve">query state </w:t>
                              </w:r>
                            </w:ins>
                            <m:oMath>
                              <m:r>
                                <w:ins w:id="73" w:author="Unknown" w:date="2020-03-10T01:15:00Z">
                                  <w:rPr>
                                    <w:rFonts w:ascii="Cambria Math" w:hAnsi="Cambria Math"/>
                                    <w:sz w:val="16"/>
                                  </w:rPr>
                                  <m:t xml:space="preserve"> </m:t>
                                </w:ins>
                              </m:r>
                              <m:sSub>
                                <m:sSubPr>
                                  <m:ctrlPr>
                                    <w:ins w:id="74" w:author="莊昀軒" w:date="2020-03-11T16:27:00Z">
                                      <w:rPr>
                                        <w:rFonts w:ascii="Cambria Math" w:hAnsi="Cambria Math"/>
                                        <w:i/>
                                        <w:sz w:val="16"/>
                                      </w:rPr>
                                    </w:ins>
                                  </m:ctrlPr>
                                </m:sSubPr>
                                <m:e>
                                  <m:r>
                                    <w:ins w:id="75" w:author="莊昀軒" w:date="2020-03-11T16:27:00Z">
                                      <m:rPr>
                                        <m:nor/>
                                      </m:rPr>
                                      <w:rPr>
                                        <w:rFonts w:ascii="Cambria Math" w:hAnsi="Cambria Math"/>
                                        <w:i/>
                                        <w:sz w:val="16"/>
                                      </w:rPr>
                                      <m:t>q</m:t>
                                    </w:ins>
                                  </m:r>
                                </m:e>
                                <m:sub>
                                  <m:r>
                                    <w:ins w:id="76" w:author="莊昀軒" w:date="2020-03-11T16:27:00Z">
                                      <w:rPr>
                                        <w:rFonts w:ascii="Cambria Math" w:hAnsi="Cambria Math"/>
                                        <w:sz w:val="16"/>
                                      </w:rPr>
                                      <m:t>k+</m:t>
                                    </w:ins>
                                  </m:r>
                                </m:sub>
                              </m:sSub>
                              <m:sSub>
                                <m:sSubPr>
                                  <m:ctrlPr>
                                    <w:ins w:id="77" w:author="Unknown" w:date="2020-03-10T01:15:00Z">
                                      <w:del w:id="78" w:author="莊昀軒" w:date="2020-03-11T16:26:00Z">
                                        <w:rPr>
                                          <w:rFonts w:ascii="Cambria Math" w:hAnsi="Cambria Math"/>
                                          <w:i/>
                                          <w:sz w:val="16"/>
                                        </w:rPr>
                                      </w:del>
                                    </w:ins>
                                  </m:ctrlPr>
                                </m:sSubPr>
                                <m:e>
                                  <m:r>
                                    <w:ins w:id="79" w:author="Unknown" w:date="2020-03-10T01:15:00Z">
                                      <w:del w:id="80" w:author="莊昀軒" w:date="2020-03-11T16:26:00Z">
                                        <m:rPr>
                                          <m:nor/>
                                        </m:rPr>
                                        <w:rPr>
                                          <w:i/>
                                          <w:sz w:val="16"/>
                                        </w:rPr>
                                        <m:t>q</m:t>
                                      </w:del>
                                    </w:ins>
                                  </m:r>
                                </m:e>
                                <m:sub>
                                  <m:r>
                                    <w:ins w:id="81" w:author="Unknown" w:date="2020-03-10T01:15:00Z">
                                      <w:del w:id="82" w:author="莊昀軒" w:date="2020-03-11T16:26:00Z">
                                        <w:rPr>
                                          <w:rFonts w:ascii="Cambria Math" w:hAnsi="Cambria Math"/>
                                          <w:sz w:val="16"/>
                                        </w:rPr>
                                        <m:t>k'</m:t>
                                      </w:del>
                                    </w:ins>
                                  </m:r>
                                </m:sub>
                              </m:sSub>
                            </m:oMath>
                            <w:ins w:id="83" w:author="Unknown" w:date="2020-03-10T01:15:00Z">
                              <w:r w:rsidRPr="001F50E3">
                                <w:rPr>
                                  <w:bCs/>
                                  <w:sz w:val="16"/>
                                </w:rPr>
                                <w:t xml:space="preserve"> </w:t>
                              </w:r>
                            </w:ins>
                            <w:del w:id="84" w:author="Unknown">
                              <w:r w:rsidDel="001F50E3">
                                <w:rPr>
                                  <w:sz w:val="16"/>
                                </w:rPr>
                                <w:delText xml:space="preserve">grid worlds </w:delText>
                              </w:r>
                            </w:del>
                            <w:ins w:id="85" w:author="Unknown" w:date="2020-03-10T01:15:00Z">
                              <w:r>
                                <w:rPr>
                                  <w:sz w:val="16"/>
                                </w:rPr>
                                <w:t>is</w:t>
                              </w:r>
                            </w:ins>
                            <w:del w:id="86" w:author="Unknown">
                              <w:r w:rsidDel="001F50E3">
                                <w:rPr>
                                  <w:sz w:val="16"/>
                                </w:rPr>
                                <w:delText>are</w:delText>
                              </w:r>
                            </w:del>
                            <w:r>
                              <w:rPr>
                                <w:sz w:val="16"/>
                              </w:rPr>
                              <w:t xml:space="preserve"> </w:t>
                            </w:r>
                            <w:del w:id="87" w:author="Sean Yun-Shiuan Chuang" w:date="2020-03-11T18:08:00Z">
                              <w:r w:rsidDel="005B2346">
                                <w:rPr>
                                  <w:sz w:val="16"/>
                                </w:rPr>
                                <w:delText xml:space="preserve">presented </w:delText>
                              </w:r>
                            </w:del>
                            <w:ins w:id="88" w:author="Sean Yun-Shiuan Chuang" w:date="2020-03-11T18:08:00Z">
                              <w:r w:rsidR="005B2346">
                                <w:rPr>
                                  <w:sz w:val="16"/>
                                </w:rPr>
                                <w:t>fed in</w:t>
                              </w:r>
                            </w:ins>
                            <w:del w:id="89"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90" w:author="Sean Yun-Shiuan Chuang" w:date="2020-03-11T17:05:00Z">
                              <w:r w:rsidDel="00B14328">
                                <w:rPr>
                                  <w:sz w:val="16"/>
                                </w:rPr>
                                <w:delText>testing</w:delText>
                              </w:r>
                            </w:del>
                            <w:del w:id="91" w:author="Sean Yun-Shiuan Chuang" w:date="2020-03-11T18:08:00Z">
                              <w:r w:rsidDel="005B2346">
                                <w:rPr>
                                  <w:sz w:val="16"/>
                                </w:rPr>
                                <w:delText>) for which ToMnet+ predicts the trajectory agents take</w:delText>
                              </w:r>
                            </w:del>
                            <w:ins w:id="92" w:author="Unknown" w:date="2020-03-10T01:15:00Z">
                              <w:del w:id="93" w:author="Sean Yun-Shiuan Chuang" w:date="2020-03-11T18:08:00Z">
                                <w:r w:rsidDel="005B2346">
                                  <w:rPr>
                                    <w:sz w:val="16"/>
                                  </w:rPr>
                                  <w:delText>target the agent will approach</w:delText>
                                </w:r>
                              </w:del>
                            </w:ins>
                            <w:ins w:id="94" w:author="Unknown" w:date="2020-03-10T01:16:00Z">
                              <w:del w:id="95"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96" w:author="Sean Yun-Shiuan Chuang" w:date="2020-03-11T18:08:00Z">
                              <w:r w:rsidDel="005B2346">
                                <w:rPr>
                                  <w:sz w:val="16"/>
                                </w:rPr>
                                <w:delText xml:space="preserve"> (bottom; blue arrows</w:delText>
                              </w:r>
                            </w:del>
                            <w:ins w:id="97" w:author="Unknown" w:date="2020-03-10T01:17:00Z">
                              <w:del w:id="98" w:author="Sean Yun-Shiuan Chuang" w:date="2020-03-11T18:08:00Z">
                                <w:r w:rsidDel="005B2346">
                                  <w:rPr>
                                    <w:sz w:val="16"/>
                                  </w:rPr>
                                  <w:delText>circle</w:delText>
                                </w:r>
                              </w:del>
                            </w:ins>
                            <w:del w:id="99" w:author="Sean Yun-Shiuan Chuang" w:date="2020-03-11T18:08:00Z">
                              <w:r w:rsidDel="005B2346">
                                <w:rPr>
                                  <w:sz w:val="16"/>
                                </w:rPr>
                                <w:delText>).</w:delText>
                              </w:r>
                            </w:del>
                            <w:ins w:id="100" w:author="Sean Yun-Shiuan Chuang" w:date="2020-03-11T18:08:00Z">
                              <w:r w:rsidR="005B2346">
                                <w:rPr>
                                  <w:sz w:val="16"/>
                                </w:rPr>
                                <w:t xml:space="preserve"> </w:t>
                              </w:r>
                            </w:ins>
                            <w:ins w:id="101" w:author="Sean Yun-Shiuan Chuang" w:date="2020-03-11T18:10:00Z">
                              <w:r w:rsidR="005B2346">
                                <w:rPr>
                                  <w:sz w:val="16"/>
                                </w:rPr>
                                <w:t xml:space="preserve">the model </w:t>
                              </w:r>
                            </w:ins>
                            <w:ins w:id="102" w:author="Sean Yun-Shiuan Chuang" w:date="2020-03-11T18:08:00Z">
                              <w:r w:rsidR="005B2346">
                                <w:rPr>
                                  <w:sz w:val="16"/>
                                </w:rPr>
                                <w:t xml:space="preserve">and the </w:t>
                              </w:r>
                            </w:ins>
                            <w:ins w:id="103" w:author="Sean Yun-Shiuan Chuang" w:date="2020-03-11T18:10:00Z">
                              <w:r w:rsidR="005B2346">
                                <w:rPr>
                                  <w:sz w:val="16"/>
                                </w:rPr>
                                <w:t xml:space="preserve">output </w:t>
                              </w:r>
                            </w:ins>
                            <w:ins w:id="104" w:author="Sean Yun-Shiuan Chuang" w:date="2020-03-11T18:09:00Z">
                              <w:r w:rsidR="005B2346">
                                <w:rPr>
                                  <w:sz w:val="16"/>
                                </w:rPr>
                                <w:t xml:space="preserve">softmax probability </w:t>
                              </w:r>
                            </w:ins>
                            <w:ins w:id="105" w:author="Sean Yun-Shiuan Chuang" w:date="2020-03-11T18:10:00Z">
                              <w:r w:rsidR="005B2346">
                                <w:rPr>
                                  <w:sz w:val="16"/>
                                </w:rPr>
                                <w:t>(</w:t>
                              </w:r>
                            </w:ins>
                            <w:ins w:id="106" w:author="Sean Yun-Shiuan Chuang" w:date="2020-03-11T18:09:00Z">
                              <w:r w:rsidR="005B2346">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005B2346">
                                <w:rPr>
                                  <w:sz w:val="16"/>
                                </w:rPr>
                                <w:t>with difference configuration</w:t>
                              </w:r>
                            </w:ins>
                            <w:ins w:id="107" w:author="Sean Yun-Shiuan Chuang" w:date="2020-03-11T18:10:00Z">
                              <w:r w:rsidR="005B2346">
                                <w:rPr>
                                  <w:sz w:val="16"/>
                                </w:rPr>
                                <w:t>) serves as the basis for preference inference</w:t>
                              </w:r>
                              <w:r w:rsidR="00631A8F">
                                <w:rPr>
                                  <w:sz w:val="16"/>
                                </w:rPr>
                                <w:t>.</w:t>
                              </w:r>
                            </w:ins>
                            <w:ins w:id="108" w:author="Sean Yun-Shiuan Chuang" w:date="2020-03-11T18:11:00Z">
                              <w:r w:rsidR="00631A8F">
                                <w:rPr>
                                  <w:sz w:val="16"/>
                                </w:rPr>
                                <w:t xml:space="preserve"> Char Net: character network; </w:t>
                              </w:r>
                              <w:proofErr w:type="spellStart"/>
                              <w:r w:rsidR="00631A8F">
                                <w:rPr>
                                  <w:sz w:val="16"/>
                                </w:rPr>
                                <w:t>Pred</w:t>
                              </w:r>
                              <w:proofErr w:type="spellEnd"/>
                              <w:r w:rsidR="00631A8F">
                                <w:rPr>
                                  <w:sz w:val="16"/>
                                </w:rPr>
                                <w:t xml:space="preserve"> Net: prediction network, </w:t>
                              </w:r>
                            </w:ins>
                            <m:oMath>
                              <m:sSub>
                                <m:sSubPr>
                                  <m:ctrlPr>
                                    <w:ins w:id="109" w:author="Sean Yun-Shiuan Chuang" w:date="2020-03-11T18:12:00Z">
                                      <w:rPr>
                                        <w:rFonts w:ascii="Cambria Math" w:hAnsi="Cambria Math"/>
                                        <w:i/>
                                        <w:sz w:val="16"/>
                                      </w:rPr>
                                    </w:ins>
                                  </m:ctrlPr>
                                </m:sSubPr>
                                <m:e>
                                  <m:r>
                                    <w:ins w:id="110" w:author="Sean Yun-Shiuan Chuang" w:date="2020-03-11T18:12:00Z">
                                      <w:rPr>
                                        <w:rFonts w:ascii="Cambria Math" w:hAnsi="Cambria Math"/>
                                        <w:sz w:val="16"/>
                                      </w:rPr>
                                      <m:t>e</m:t>
                                    </w:ins>
                                  </m:r>
                                </m:e>
                                <m:sub>
                                  <m:r>
                                    <w:ins w:id="111" w:author="Sean Yun-Shiuan Chuang" w:date="2020-03-11T18:12:00Z">
                                      <w:rPr>
                                        <w:rFonts w:ascii="Cambria Math" w:hAnsi="Cambria Math"/>
                                        <w:sz w:val="16"/>
                                      </w:rPr>
                                      <m:t>pref, j</m:t>
                                    </w:ins>
                                  </m:r>
                                </m:sub>
                              </m:sSub>
                            </m:oMath>
                            <w:ins w:id="112" w:author="Sean Yun-Shiuan Chuang" w:date="2020-03-11T18:12:00Z">
                              <w:r w:rsidR="00064270">
                                <w:rPr>
                                  <w:sz w:val="16"/>
                                </w:rPr>
                                <w:t xml:space="preserve"> : the </w:t>
                              </w:r>
                            </w:ins>
                            <w:ins w:id="113" w:author="Sean Yun-Shiuan Chuang" w:date="2020-03-11T18:13:00Z">
                              <w:r w:rsidR="00064270">
                                <w:rPr>
                                  <w:sz w:val="16"/>
                                </w:rPr>
                                <w:t>character embedding</w:t>
                              </w:r>
                            </w:ins>
                            <w:ins w:id="114" w:author="Sean Yun-Shiuan Chuang" w:date="2020-03-11T18:12:00Z">
                              <w:r w:rsidR="00064270">
                                <w:rPr>
                                  <w:sz w:val="16"/>
                                </w:rPr>
                                <w:t xml:space="preserve">; </w:t>
                              </w:r>
                            </w:ins>
                            <m:oMath>
                              <m:sSub>
                                <m:sSubPr>
                                  <m:ctrlPr>
                                    <w:ins w:id="115" w:author="Sean Yun-Shiuan Chuang" w:date="2020-03-11T18:14:00Z">
                                      <w:rPr>
                                        <w:rFonts w:ascii="Cambria Math" w:hAnsi="Cambria Math"/>
                                        <w:i/>
                                        <w:iCs/>
                                        <w:sz w:val="16"/>
                                      </w:rPr>
                                    </w:ins>
                                  </m:ctrlPr>
                                </m:sSubPr>
                                <m:e>
                                  <m:r>
                                    <w:ins w:id="116" w:author="Sean Yun-Shiuan Chuang" w:date="2020-03-11T18:14:00Z">
                                      <w:rPr>
                                        <w:rFonts w:ascii="Cambria Math" w:hAnsi="Cambria Math"/>
                                        <w:sz w:val="16"/>
                                      </w:rPr>
                                      <m:t>p</m:t>
                                    </w:ins>
                                  </m:r>
                                </m:e>
                                <m:sub>
                                  <m:r>
                                    <w:ins w:id="117" w:author="Sean Yun-Shiuan Chuang" w:date="2020-03-11T18:14:00Z">
                                      <w:rPr>
                                        <w:rFonts w:ascii="Cambria Math" w:hAnsi="Cambria Math"/>
                                        <w:sz w:val="16"/>
                                      </w:rPr>
                                      <m:t>sx</m:t>
                                    </w:ins>
                                  </m:r>
                                </m:sub>
                              </m:sSub>
                            </m:oMath>
                            <w:ins w:id="118" w:author="Sean Yun-Shiuan Chuang" w:date="2020-03-11T18:14:00Z">
                              <w:r w:rsidR="00064270">
                                <w:rPr>
                                  <w:iCs/>
                                  <w:sz w:val="16"/>
                                </w:rPr>
                                <w:t xml:space="preserve">: the softmax probability; </w:t>
                              </w:r>
                              <m:oMath>
                                <m:r>
                                  <w:rPr>
                                    <w:rFonts w:ascii="Cambria Math" w:hAnsi="Cambria Math"/>
                                    <w:sz w:val="16"/>
                                  </w:rPr>
                                  <m:t>pref</m:t>
                                </m:r>
                              </m:oMath>
                              <w:r w:rsidR="00064270">
                                <w:rPr>
                                  <w:iCs/>
                                  <w:sz w:val="16"/>
                                </w:rPr>
                                <w:t>: the inferred preference ranking.</w:t>
                              </w:r>
                            </w:ins>
                          </w:p>
                          <w:p w14:paraId="3BF0058D" w14:textId="2DE4B7BE" w:rsidR="00B14328" w:rsidRDefault="00B14328"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7pt;margin-top:431.5pt;width:244.05pt;height:243.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" stroked="f">
                <v:textbox inset="0,0,0,0">
                  <w:txbxContent>
                    <w:p w14:paraId="11065B7A" w14:textId="3A519B97" w:rsidR="00B14328" w:rsidRDefault="00B14328" w:rsidP="00CF09D0">
                      <w:pPr>
                        <w:rPr>
                          <w:sz w:val="16"/>
                        </w:rPr>
                        <w:pPrChange w:id="119" w:author="Sean Yun-Shiuan Chuang" w:date="2020-03-11T17:39:00Z">
                          <w:pPr>
                            <w:jc w:val="center"/>
                          </w:pPr>
                        </w:pPrChange>
                      </w:pPr>
                      <w:del w:id="120"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p>
                    <w:p w14:paraId="67F396FE" w14:textId="4791A104" w:rsidR="006C69C3" w:rsidRDefault="00064270" w:rsidP="00A701AA">
                      <w:pPr>
                        <w:jc w:val="both"/>
                        <w:rPr>
                          <w:ins w:id="121" w:author="Sean Yun-Shiuan Chuang" w:date="2020-03-11T17:56:00Z"/>
                          <w:sz w:val="16"/>
                        </w:rPr>
                      </w:pPr>
                      <w:ins w:id="122" w:author="Sean Yun-Shiuan Chuang" w:date="2020-03-11T18:13:00Z">
                        <w:r w:rsidRPr="00064270">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7CAC0576" w:rsidR="00064270" w:rsidRPr="00064270" w:rsidRDefault="00B14328" w:rsidP="00064270">
                      <w:pPr>
                        <w:jc w:val="both"/>
                        <w:rPr>
                          <w:ins w:id="123" w:author="Sean Yun-Shiuan Chuang" w:date="2020-03-11T18:14:00Z"/>
                          <w:iCs/>
                          <w:sz w:val="16"/>
                          <w:rPrChange w:id="124" w:author="Sean Yun-Shiuan Chuang" w:date="2020-03-11T18:14:00Z">
                            <w:rPr>
                              <w:ins w:id="125"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26" w:author="Unknown" w:date="2020-03-10T01:12:00Z">
                                <w:rPr>
                                  <w:rFonts w:ascii="Cambria Math" w:hAnsi="Cambria Math"/>
                                  <w:bCs/>
                                  <w:i/>
                                  <w:sz w:val="16"/>
                                </w:rPr>
                              </w:ins>
                            </m:ctrlPr>
                          </m:sSubPr>
                          <m:e>
                            <m:r>
                              <w:ins w:id="127" w:author="Unknown" w:date="2020-03-10T01:12:00Z">
                                <w:rPr>
                                  <w:rFonts w:ascii="Cambria Math" w:hAnsi="Cambria Math"/>
                                  <w:sz w:val="16"/>
                                </w:rPr>
                                <m:t>a</m:t>
                              </w:ins>
                            </m:r>
                          </m:e>
                          <m:sub>
                            <m:r>
                              <w:ins w:id="128" w:author="Unknown" w:date="2020-03-10T01:12:00Z">
                                <w:rPr>
                                  <w:rFonts w:ascii="Cambria Math" w:hAnsi="Cambria Math"/>
                                  <w:sz w:val="16"/>
                                </w:rPr>
                                <m:t>i</m:t>
                              </w:ins>
                            </m:r>
                          </m:sub>
                        </m:sSub>
                      </m:oMath>
                      <w:del w:id="129"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30" w:author="Unknown" w:date="2020-03-10T01:12:00Z">
                        <w:r>
                          <w:rPr>
                            <w:i/>
                            <w:sz w:val="16"/>
                          </w:rPr>
                          <w:t>G</w:t>
                        </w:r>
                      </w:ins>
                      <w:del w:id="131" w:author="Unknown">
                        <w:r w:rsidRPr="00941A11" w:rsidDel="001F50E3">
                          <w:rPr>
                            <w:i/>
                            <w:sz w:val="16"/>
                          </w:rPr>
                          <w:delText>S</w:delText>
                        </w:r>
                      </w:del>
                      <w:r>
                        <w:rPr>
                          <w:sz w:val="16"/>
                        </w:rPr>
                        <w:t>,</w:t>
                      </w:r>
                      <w:r w:rsidRPr="008A7B9F">
                        <w:rPr>
                          <w:sz w:val="16"/>
                        </w:rPr>
                        <w:t xml:space="preserve"> </w:t>
                      </w:r>
                      <w:r>
                        <w:rPr>
                          <w:sz w:val="16"/>
                        </w:rPr>
                        <w:t xml:space="preserve">by approaching </w:t>
                      </w:r>
                      <w:del w:id="132" w:author="Unknown">
                        <w:r w:rsidDel="001F50E3">
                          <w:rPr>
                            <w:sz w:val="16"/>
                          </w:rPr>
                          <w:delText>or avoiding</w:delText>
                        </w:r>
                      </w:del>
                      <w:ins w:id="133" w:author="Unknown" w:date="2020-03-10T01:13:00Z">
                        <w:r>
                          <w:rPr>
                            <w:sz w:val="16"/>
                          </w:rPr>
                          <w:t>one of</w:t>
                        </w:r>
                      </w:ins>
                      <w:r>
                        <w:rPr>
                          <w:sz w:val="16"/>
                        </w:rPr>
                        <w:t xml:space="preserve"> them in grid world. On the left</w:t>
                      </w:r>
                      <w:ins w:id="134" w:author="Sean Yun-Shiuan Chuang" w:date="2020-03-11T18:05:00Z">
                        <w:r w:rsidR="006C3D25">
                          <w:rPr>
                            <w:sz w:val="16"/>
                          </w:rPr>
                          <w:t xml:space="preserve"> is the architecture for </w:t>
                        </w:r>
                      </w:ins>
                      <w:ins w:id="135" w:author="Sean Yun-Shiuan Chuang" w:date="2020-03-11T18:06:00Z">
                        <w:r w:rsidR="006C3D25">
                          <w:rPr>
                            <w:sz w:val="16"/>
                          </w:rPr>
                          <w:t xml:space="preserve">model training. </w:t>
                        </w:r>
                        <w:r w:rsidR="006C3D25">
                          <w:rPr>
                            <w:sz w:val="16"/>
                          </w:rPr>
                          <w:t xml:space="preserve">Each training example contains a tuple of  </w:t>
                        </w:r>
                        <w:r w:rsidR="006C3D25"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006C3D25" w:rsidRPr="00B12565">
                          <w:rPr>
                            <w:sz w:val="16"/>
                          </w:rPr>
                          <w:t>)</w:t>
                        </w:r>
                        <w:r w:rsidR="006C3D25">
                          <w:rPr>
                            <w:sz w:val="16"/>
                          </w:rPr>
                          <w:t xml:space="preserve">, where </w:t>
                        </w:r>
                        <w:r w:rsidR="006C3D25">
                          <w:rPr>
                            <w:sz w:val="16"/>
                          </w:rPr>
                          <w:t xml:space="preserve">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sidR="006C3D25">
                          <w:rPr>
                            <w:rFonts w:hint="eastAsia"/>
                            <w:sz w:val="16"/>
                          </w:rPr>
                          <w:t xml:space="preserve"> </w:t>
                        </w:r>
                        <w:r w:rsidR="006C3D25">
                          <w:rPr>
                            <w:sz w:val="16"/>
                          </w:rPr>
                          <w:t>the trajectory</w:t>
                        </w:r>
                        <w:r w:rsidR="006C3D25">
                          <w:rPr>
                            <w:rFonts w:hint="eastAsia"/>
                            <w:sz w:val="16"/>
                          </w:rPr>
                          <w:t>,</w:t>
                        </w:r>
                        <w:r w:rsidR="006C3D25">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sidR="006C3D25">
                          <w:rPr>
                            <w:rFonts w:hint="eastAsia"/>
                            <w:sz w:val="16"/>
                          </w:rPr>
                          <w:t xml:space="preserve"> </w:t>
                        </w:r>
                        <w:r w:rsidR="006C3D25">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006C3D25">
                          <w:rPr>
                            <w:sz w:val="16"/>
                          </w:rPr>
                          <w:t xml:space="preserve"> the approached target in the query state</w:t>
                        </w:r>
                      </w:ins>
                      <w:ins w:id="136" w:author="Sean Yun-Shiuan Chuang" w:date="2020-03-11T18:07:00Z">
                        <w:r w:rsidR="006C3D25">
                          <w:rPr>
                            <w:rFonts w:hint="eastAsia"/>
                            <w:sz w:val="16"/>
                            <w:lang w:eastAsia="zh-TW"/>
                          </w:rPr>
                          <w:t xml:space="preserve"> (</w:t>
                        </w:r>
                        <w:r w:rsidR="006C3D25">
                          <w:rPr>
                            <w:sz w:val="16"/>
                            <w:lang w:eastAsia="zh-TW"/>
                          </w:rPr>
                          <w:t xml:space="preserve">which </w:t>
                        </w:r>
                        <w:r w:rsidR="006C3D25">
                          <w:rPr>
                            <w:sz w:val="16"/>
                          </w:rPr>
                          <w:t>is the label the model predict</w:t>
                        </w:r>
                        <w:r w:rsidR="006C3D25">
                          <w:rPr>
                            <w:sz w:val="16"/>
                            <w:lang w:eastAsia="zh-TW"/>
                          </w:rPr>
                          <w:t>)</w:t>
                        </w:r>
                      </w:ins>
                      <w:ins w:id="137" w:author="Sean Yun-Shiuan Chuang" w:date="2020-03-11T18:06:00Z">
                        <w:r w:rsidR="006C3D25">
                          <w:rPr>
                            <w:sz w:val="16"/>
                          </w:rPr>
                          <w:t xml:space="preserve">. </w:t>
                        </w:r>
                      </w:ins>
                      <w:del w:id="138" w:author="Sean Yun-Shiuan Chuang" w:date="2020-03-11T18:05:00Z">
                        <w:r w:rsidDel="006C3D25">
                          <w:rPr>
                            <w:sz w:val="16"/>
                          </w:rPr>
                          <w:delText xml:space="preserve">, </w:delText>
                        </w:r>
                      </w:del>
                      <w:del w:id="139"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140" w:author="莊昀軒" w:date="2020-03-11T16:24:00Z">
                        <w:del w:id="141"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142" w:author="Sean Yun-Shiuan Chuang" w:date="2020-03-11T18:06:00Z">
                        <w:r w:rsidDel="006C3D25">
                          <w:rPr>
                            <w:sz w:val="16"/>
                          </w:rPr>
                          <w:delText>Interaction trajectories</w:delText>
                        </w:r>
                      </w:del>
                      <w:ins w:id="143" w:author="莊昀軒" w:date="2020-03-11T16:23:00Z">
                        <w:del w:id="144"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145" w:author="莊昀軒" w:date="2020-03-11T16:24:00Z">
                        <w:del w:id="146" w:author="Sean Yun-Shiuan Chuang" w:date="2020-03-11T18:06:00Z">
                          <w:r w:rsidDel="006C3D25">
                            <w:rPr>
                              <w:rFonts w:hint="eastAsia"/>
                              <w:sz w:val="16"/>
                            </w:rPr>
                            <w:delText xml:space="preserve"> </w:delText>
                          </w:r>
                          <w:r w:rsidDel="006C3D25">
                            <w:rPr>
                              <w:sz w:val="16"/>
                            </w:rPr>
                            <w:delText>the trajectory</w:delText>
                          </w:r>
                        </w:del>
                      </w:ins>
                      <w:ins w:id="147" w:author="莊昀軒" w:date="2020-03-11T16:23:00Z">
                        <w:del w:id="148" w:author="Sean Yun-Shiuan Chuang" w:date="2020-03-11T18:06:00Z">
                          <w:r w:rsidDel="006C3D25">
                            <w:rPr>
                              <w:rFonts w:hint="eastAsia"/>
                              <w:sz w:val="16"/>
                            </w:rPr>
                            <w:delText>,</w:delText>
                          </w:r>
                          <w:r w:rsidDel="006C3D25">
                            <w:rPr>
                              <w:sz w:val="16"/>
                            </w:rPr>
                            <w:delText xml:space="preserve"> </w:delText>
                          </w:r>
                        </w:del>
                      </w:ins>
                      <m:oMath>
                        <m:sSub>
                          <m:sSubPr>
                            <m:ctrlPr>
                              <w:ins w:id="149" w:author="莊昀軒" w:date="2020-03-11T16:24:00Z">
                                <w:del w:id="150" w:author="Sean Yun-Shiuan Chuang" w:date="2020-03-11T18:06:00Z">
                                  <w:rPr>
                                    <w:rFonts w:ascii="Cambria Math" w:hAnsi="Cambria Math"/>
                                    <w:i/>
                                    <w:sz w:val="16"/>
                                  </w:rPr>
                                </w:del>
                              </w:ins>
                            </m:ctrlPr>
                          </m:sSubPr>
                          <m:e>
                            <m:r>
                              <w:ins w:id="151" w:author="莊昀軒" w:date="2020-03-11T16:24:00Z">
                                <w:del w:id="152" w:author="Sean Yun-Shiuan Chuang" w:date="2020-03-11T18:06:00Z">
                                  <m:rPr>
                                    <m:nor/>
                                  </m:rPr>
                                  <w:rPr>
                                    <w:i/>
                                    <w:sz w:val="16"/>
                                  </w:rPr>
                                  <m:t>q</m:t>
                                </w:del>
                              </w:ins>
                            </m:r>
                          </m:e>
                          <m:sub>
                            <m:r>
                              <w:ins w:id="153" w:author="莊昀軒" w:date="2020-03-11T16:24:00Z">
                                <w:del w:id="154" w:author="Sean Yun-Shiuan Chuang" w:date="2020-03-11T18:06:00Z">
                                  <w:rPr>
                                    <w:rFonts w:ascii="Cambria Math" w:hAnsi="Cambria Math"/>
                                    <w:sz w:val="16"/>
                                  </w:rPr>
                                  <m:t>k</m:t>
                                </w:del>
                              </w:ins>
                            </m:r>
                          </m:sub>
                        </m:sSub>
                      </m:oMath>
                      <w:ins w:id="155" w:author="莊昀軒" w:date="2020-03-11T16:24:00Z">
                        <w:del w:id="156" w:author="Sean Yun-Shiuan Chuang" w:date="2020-03-11T18:06:00Z">
                          <w:r w:rsidDel="006C3D25">
                            <w:rPr>
                              <w:rFonts w:hint="eastAsia"/>
                              <w:sz w:val="16"/>
                            </w:rPr>
                            <w:delText xml:space="preserve"> </w:delText>
                          </w:r>
                          <w:r w:rsidDel="006C3D25">
                            <w:rPr>
                              <w:sz w:val="16"/>
                            </w:rPr>
                            <w:delText xml:space="preserve">is the </w:delText>
                          </w:r>
                        </w:del>
                      </w:ins>
                      <w:ins w:id="157" w:author="莊昀軒" w:date="2020-03-11T16:23:00Z">
                        <w:del w:id="158" w:author="Sean Yun-Shiuan Chuang" w:date="2020-03-11T18:06:00Z">
                          <w:r w:rsidDel="006C3D25">
                            <w:rPr>
                              <w:sz w:val="16"/>
                            </w:rPr>
                            <w:delText>query state</w:delText>
                          </w:r>
                        </w:del>
                      </w:ins>
                      <w:ins w:id="159" w:author="莊昀軒" w:date="2020-03-11T16:24:00Z">
                        <w:del w:id="160" w:author="Sean Yun-Shiuan Chuang" w:date="2020-03-11T18:06:00Z">
                          <w:r w:rsidDel="006C3D25">
                            <w:rPr>
                              <w:sz w:val="16"/>
                            </w:rPr>
                            <w:delText>, and</w:delText>
                          </w:r>
                        </w:del>
                      </w:ins>
                      <w:ins w:id="161" w:author="Unknown" w:date="2020-03-10T01:18:00Z">
                        <w:del w:id="162" w:author="Sean Yun-Shiuan Chuang" w:date="2020-03-11T18:06:00Z">
                          <w:r w:rsidDel="006C3D25">
                            <w:rPr>
                              <w:sz w:val="16"/>
                            </w:rPr>
                            <w:delText xml:space="preserve"> </w:delText>
                          </w:r>
                        </w:del>
                      </w:ins>
                      <m:oMath>
                        <m:sSubSup>
                          <m:sSubSupPr>
                            <m:ctrlPr>
                              <w:ins w:id="163" w:author="莊昀軒" w:date="2020-03-11T16:24:00Z">
                                <w:del w:id="164" w:author="Sean Yun-Shiuan Chuang" w:date="2020-03-11T18:06:00Z">
                                  <w:rPr>
                                    <w:rFonts w:ascii="Cambria Math" w:hAnsi="Cambria Math"/>
                                    <w:i/>
                                    <w:sz w:val="16"/>
                                  </w:rPr>
                                </w:del>
                              </w:ins>
                            </m:ctrlPr>
                          </m:sSubSupPr>
                          <m:e>
                            <m:r>
                              <w:ins w:id="165" w:author="莊昀軒" w:date="2020-03-11T16:24:00Z">
                                <w:del w:id="166" w:author="Sean Yun-Shiuan Chuang" w:date="2020-03-11T18:06:00Z">
                                  <w:rPr>
                                    <w:rFonts w:ascii="Cambria Math" w:hAnsi="Cambria Math"/>
                                    <w:sz w:val="16"/>
                                  </w:rPr>
                                  <m:t>g</m:t>
                                </w:del>
                              </w:ins>
                            </m:r>
                          </m:e>
                          <m:sub>
                            <m:r>
                              <w:ins w:id="167" w:author="莊昀軒" w:date="2020-03-11T16:24:00Z">
                                <w:del w:id="168" w:author="Sean Yun-Shiuan Chuang" w:date="2020-03-11T18:06:00Z">
                                  <w:rPr>
                                    <w:rFonts w:ascii="Cambria Math" w:hAnsi="Cambria Math"/>
                                    <w:sz w:val="16"/>
                                  </w:rPr>
                                  <m:t>k</m:t>
                                </w:del>
                              </w:ins>
                            </m:r>
                          </m:sub>
                          <m:sup>
                            <m:r>
                              <w:ins w:id="169" w:author="莊昀軒" w:date="2020-03-11T16:24:00Z">
                                <w:del w:id="170" w:author="Sean Yun-Shiuan Chuang" w:date="2020-03-11T18:06:00Z">
                                  <w:rPr>
                                    <w:rFonts w:ascii="Cambria Math" w:hAnsi="Cambria Math"/>
                                    <w:sz w:val="16"/>
                                  </w:rPr>
                                  <m:t>*</m:t>
                                </w:del>
                              </w:ins>
                            </m:r>
                          </m:sup>
                        </m:sSubSup>
                      </m:oMath>
                      <w:ins w:id="171" w:author="莊昀軒" w:date="2020-03-11T16:25:00Z">
                        <w:del w:id="172" w:author="Sean Yun-Shiuan Chuang" w:date="2020-03-11T18:06:00Z">
                          <w:r w:rsidDel="006C3D25">
                            <w:rPr>
                              <w:sz w:val="16"/>
                            </w:rPr>
                            <w:delText xml:space="preserve"> is the approached target in the query state.</w:delText>
                          </w:r>
                        </w:del>
                      </w:ins>
                      <w:ins w:id="173" w:author="Unknown" w:date="2020-03-10T01:18:00Z">
                        <w:del w:id="174" w:author="Sean Yun-Shiuan Chuang" w:date="2020-03-11T18:06:00Z">
                          <w:r w:rsidDel="006C3D25">
                            <w:rPr>
                              <w:sz w:val="16"/>
                            </w:rPr>
                            <w:delText>with the approached targets</w:delText>
                          </w:r>
                        </w:del>
                      </w:ins>
                      <w:del w:id="175" w:author="Sean Yun-Shiuan Chuang" w:date="2020-03-11T18:06:00Z">
                        <w:r w:rsidDel="006C3D25">
                          <w:rPr>
                            <w:sz w:val="16"/>
                          </w:rPr>
                          <w:delText xml:space="preserve"> </w:delText>
                        </w:r>
                      </w:del>
                      <w:ins w:id="176" w:author="Unknown" w:date="2020-03-10T01:18:00Z">
                        <w:del w:id="177"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178" w:author="Sean Yun-Shiuan Chuang" w:date="2020-03-11T18:06:00Z">
                        <w:r w:rsidDel="006C3D25">
                          <w:rPr>
                            <w:sz w:val="16"/>
                          </w:rPr>
                          <w:delText xml:space="preserve">were fed to ToMnet+ as learning </w:delText>
                        </w:r>
                      </w:del>
                      <w:ins w:id="179" w:author="Unknown" w:date="2020-03-10T01:18:00Z">
                        <w:del w:id="180" w:author="Sean Yun-Shiuan Chuang" w:date="2020-03-11T18:06:00Z">
                          <w:r w:rsidDel="006C3D25">
                            <w:rPr>
                              <w:sz w:val="16"/>
                            </w:rPr>
                            <w:delText xml:space="preserve">training </w:delText>
                          </w:r>
                        </w:del>
                      </w:ins>
                      <w:del w:id="181" w:author="Sean Yun-Shiuan Chuang" w:date="2020-03-11T18:06:00Z">
                        <w:r w:rsidDel="006C3D25">
                          <w:rPr>
                            <w:sz w:val="16"/>
                          </w:rPr>
                          <w:delText xml:space="preserve">data. </w:delText>
                        </w:r>
                      </w:del>
                      <w:r>
                        <w:rPr>
                          <w:sz w:val="16"/>
                        </w:rPr>
                        <w:t>On the right</w:t>
                      </w:r>
                      <w:ins w:id="182" w:author="Sean Yun-Shiuan Chuang" w:date="2020-03-11T18:07:00Z">
                        <w:r w:rsidR="006C3D25">
                          <w:rPr>
                            <w:sz w:val="16"/>
                          </w:rPr>
                          <w:t xml:space="preserve"> is the setup for preference inference. A</w:t>
                        </w:r>
                      </w:ins>
                      <w:del w:id="183" w:author="Sean Yun-Shiuan Chuang" w:date="2020-03-11T18:07:00Z">
                        <w:r w:rsidDel="006C3D25">
                          <w:rPr>
                            <w:sz w:val="16"/>
                          </w:rPr>
                          <w:delText xml:space="preserve">, </w:delText>
                        </w:r>
                      </w:del>
                      <w:ins w:id="184" w:author="Sean Yun-Shiuan Chuang" w:date="2020-03-11T13:47:00Z">
                        <w:r>
                          <w:rPr>
                            <w:sz w:val="16"/>
                          </w:rPr>
                          <w:t xml:space="preserve">fter the model is trained, </w:t>
                        </w:r>
                      </w:ins>
                      <w:del w:id="185" w:author="Sean Yun-Shiuan Chuang" w:date="2020-03-11T18:08:00Z">
                        <w:r w:rsidDel="00E310DA">
                          <w:rPr>
                            <w:sz w:val="16"/>
                          </w:rPr>
                          <w:delText>example new test</w:delText>
                        </w:r>
                      </w:del>
                      <w:ins w:id="186" w:author="莊昀軒" w:date="2020-03-11T16:26:00Z">
                        <w:del w:id="187" w:author="Sean Yun-Shiuan Chuang" w:date="2020-03-11T18:08:00Z">
                          <w:r w:rsidDel="00E310DA">
                            <w:rPr>
                              <w:sz w:val="16"/>
                            </w:rPr>
                            <w:delText>special</w:delText>
                          </w:r>
                        </w:del>
                      </w:ins>
                      <w:ins w:id="188" w:author="Sean Yun-Shiuan Chuang" w:date="2020-03-11T18:09:00Z">
                        <w:r w:rsidR="005B2346">
                          <w:rPr>
                            <w:sz w:val="16"/>
                          </w:rPr>
                          <w:t>inference</w:t>
                        </w:r>
                      </w:ins>
                      <w:r>
                        <w:rPr>
                          <w:sz w:val="16"/>
                        </w:rPr>
                        <w:t xml:space="preserve"> </w:t>
                      </w:r>
                      <w:ins w:id="189" w:author="Unknown" w:date="2020-03-10T01:14:00Z">
                        <w:r>
                          <w:rPr>
                            <w:sz w:val="16"/>
                          </w:rPr>
                          <w:t xml:space="preserve">query state </w:t>
                        </w:r>
                      </w:ins>
                      <m:oMath>
                        <m:r>
                          <w:ins w:id="190" w:author="Unknown" w:date="2020-03-10T01:15:00Z">
                            <w:rPr>
                              <w:rFonts w:ascii="Cambria Math" w:hAnsi="Cambria Math"/>
                              <w:sz w:val="16"/>
                            </w:rPr>
                            <m:t xml:space="preserve"> </m:t>
                          </w:ins>
                        </m:r>
                        <m:sSub>
                          <m:sSubPr>
                            <m:ctrlPr>
                              <w:ins w:id="191" w:author="莊昀軒" w:date="2020-03-11T16:27:00Z">
                                <w:rPr>
                                  <w:rFonts w:ascii="Cambria Math" w:hAnsi="Cambria Math"/>
                                  <w:i/>
                                  <w:sz w:val="16"/>
                                </w:rPr>
                              </w:ins>
                            </m:ctrlPr>
                          </m:sSubPr>
                          <m:e>
                            <m:r>
                              <w:ins w:id="192" w:author="莊昀軒" w:date="2020-03-11T16:27:00Z">
                                <m:rPr>
                                  <m:nor/>
                                </m:rPr>
                                <w:rPr>
                                  <w:rFonts w:ascii="Cambria Math" w:hAnsi="Cambria Math"/>
                                  <w:i/>
                                  <w:sz w:val="16"/>
                                </w:rPr>
                                <m:t>q</m:t>
                              </w:ins>
                            </m:r>
                          </m:e>
                          <m:sub>
                            <m:r>
                              <w:ins w:id="193" w:author="莊昀軒" w:date="2020-03-11T16:27:00Z">
                                <w:rPr>
                                  <w:rFonts w:ascii="Cambria Math" w:hAnsi="Cambria Math"/>
                                  <w:sz w:val="16"/>
                                </w:rPr>
                                <m:t>k+</m:t>
                              </w:ins>
                            </m:r>
                          </m:sub>
                        </m:sSub>
                        <m:sSub>
                          <m:sSubPr>
                            <m:ctrlPr>
                              <w:ins w:id="194" w:author="Unknown" w:date="2020-03-10T01:15:00Z">
                                <w:del w:id="195" w:author="莊昀軒" w:date="2020-03-11T16:26:00Z">
                                  <w:rPr>
                                    <w:rFonts w:ascii="Cambria Math" w:hAnsi="Cambria Math"/>
                                    <w:i/>
                                    <w:sz w:val="16"/>
                                  </w:rPr>
                                </w:del>
                              </w:ins>
                            </m:ctrlPr>
                          </m:sSubPr>
                          <m:e>
                            <m:r>
                              <w:ins w:id="196" w:author="Unknown" w:date="2020-03-10T01:15:00Z">
                                <w:del w:id="197" w:author="莊昀軒" w:date="2020-03-11T16:26:00Z">
                                  <m:rPr>
                                    <m:nor/>
                                  </m:rPr>
                                  <w:rPr>
                                    <w:i/>
                                    <w:sz w:val="16"/>
                                  </w:rPr>
                                  <m:t>q</m:t>
                                </w:del>
                              </w:ins>
                            </m:r>
                          </m:e>
                          <m:sub>
                            <m:r>
                              <w:ins w:id="198" w:author="Unknown" w:date="2020-03-10T01:15:00Z">
                                <w:del w:id="199" w:author="莊昀軒" w:date="2020-03-11T16:26:00Z">
                                  <w:rPr>
                                    <w:rFonts w:ascii="Cambria Math" w:hAnsi="Cambria Math"/>
                                    <w:sz w:val="16"/>
                                  </w:rPr>
                                  <m:t>k'</m:t>
                                </w:del>
                              </w:ins>
                            </m:r>
                          </m:sub>
                        </m:sSub>
                      </m:oMath>
                      <w:ins w:id="200" w:author="Unknown" w:date="2020-03-10T01:15:00Z">
                        <w:r w:rsidRPr="001F50E3">
                          <w:rPr>
                            <w:bCs/>
                            <w:sz w:val="16"/>
                          </w:rPr>
                          <w:t xml:space="preserve"> </w:t>
                        </w:r>
                      </w:ins>
                      <w:del w:id="201" w:author="Unknown">
                        <w:r w:rsidDel="001F50E3">
                          <w:rPr>
                            <w:sz w:val="16"/>
                          </w:rPr>
                          <w:delText xml:space="preserve">grid worlds </w:delText>
                        </w:r>
                      </w:del>
                      <w:ins w:id="202" w:author="Unknown" w:date="2020-03-10T01:15:00Z">
                        <w:r>
                          <w:rPr>
                            <w:sz w:val="16"/>
                          </w:rPr>
                          <w:t>is</w:t>
                        </w:r>
                      </w:ins>
                      <w:del w:id="203" w:author="Unknown">
                        <w:r w:rsidDel="001F50E3">
                          <w:rPr>
                            <w:sz w:val="16"/>
                          </w:rPr>
                          <w:delText>are</w:delText>
                        </w:r>
                      </w:del>
                      <w:r>
                        <w:rPr>
                          <w:sz w:val="16"/>
                        </w:rPr>
                        <w:t xml:space="preserve"> </w:t>
                      </w:r>
                      <w:del w:id="204" w:author="Sean Yun-Shiuan Chuang" w:date="2020-03-11T18:08:00Z">
                        <w:r w:rsidDel="005B2346">
                          <w:rPr>
                            <w:sz w:val="16"/>
                          </w:rPr>
                          <w:delText xml:space="preserve">presented </w:delText>
                        </w:r>
                      </w:del>
                      <w:ins w:id="205" w:author="Sean Yun-Shiuan Chuang" w:date="2020-03-11T18:08:00Z">
                        <w:r w:rsidR="005B2346">
                          <w:rPr>
                            <w:sz w:val="16"/>
                          </w:rPr>
                          <w:t>fed in</w:t>
                        </w:r>
                      </w:ins>
                      <w:del w:id="206"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207" w:author="Sean Yun-Shiuan Chuang" w:date="2020-03-11T17:05:00Z">
                        <w:r w:rsidDel="00B14328">
                          <w:rPr>
                            <w:sz w:val="16"/>
                          </w:rPr>
                          <w:delText>testing</w:delText>
                        </w:r>
                      </w:del>
                      <w:del w:id="208" w:author="Sean Yun-Shiuan Chuang" w:date="2020-03-11T18:08:00Z">
                        <w:r w:rsidDel="005B2346">
                          <w:rPr>
                            <w:sz w:val="16"/>
                          </w:rPr>
                          <w:delText>) for which ToMnet+ predicts the trajectory agents take</w:delText>
                        </w:r>
                      </w:del>
                      <w:ins w:id="209" w:author="Unknown" w:date="2020-03-10T01:15:00Z">
                        <w:del w:id="210" w:author="Sean Yun-Shiuan Chuang" w:date="2020-03-11T18:08:00Z">
                          <w:r w:rsidDel="005B2346">
                            <w:rPr>
                              <w:sz w:val="16"/>
                            </w:rPr>
                            <w:delText>target the agent will approach</w:delText>
                          </w:r>
                        </w:del>
                      </w:ins>
                      <w:ins w:id="211" w:author="Unknown" w:date="2020-03-10T01:16:00Z">
                        <w:del w:id="212"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213" w:author="Sean Yun-Shiuan Chuang" w:date="2020-03-11T18:08:00Z">
                        <w:r w:rsidDel="005B2346">
                          <w:rPr>
                            <w:sz w:val="16"/>
                          </w:rPr>
                          <w:delText xml:space="preserve"> (bottom; blue arrows</w:delText>
                        </w:r>
                      </w:del>
                      <w:ins w:id="214" w:author="Unknown" w:date="2020-03-10T01:17:00Z">
                        <w:del w:id="215" w:author="Sean Yun-Shiuan Chuang" w:date="2020-03-11T18:08:00Z">
                          <w:r w:rsidDel="005B2346">
                            <w:rPr>
                              <w:sz w:val="16"/>
                            </w:rPr>
                            <w:delText>circle</w:delText>
                          </w:r>
                        </w:del>
                      </w:ins>
                      <w:del w:id="216" w:author="Sean Yun-Shiuan Chuang" w:date="2020-03-11T18:08:00Z">
                        <w:r w:rsidDel="005B2346">
                          <w:rPr>
                            <w:sz w:val="16"/>
                          </w:rPr>
                          <w:delText>).</w:delText>
                        </w:r>
                      </w:del>
                      <w:ins w:id="217" w:author="Sean Yun-Shiuan Chuang" w:date="2020-03-11T18:08:00Z">
                        <w:r w:rsidR="005B2346">
                          <w:rPr>
                            <w:sz w:val="16"/>
                          </w:rPr>
                          <w:t xml:space="preserve"> </w:t>
                        </w:r>
                      </w:ins>
                      <w:ins w:id="218" w:author="Sean Yun-Shiuan Chuang" w:date="2020-03-11T18:10:00Z">
                        <w:r w:rsidR="005B2346">
                          <w:rPr>
                            <w:sz w:val="16"/>
                          </w:rPr>
                          <w:t xml:space="preserve">the model </w:t>
                        </w:r>
                      </w:ins>
                      <w:ins w:id="219" w:author="Sean Yun-Shiuan Chuang" w:date="2020-03-11T18:08:00Z">
                        <w:r w:rsidR="005B2346">
                          <w:rPr>
                            <w:sz w:val="16"/>
                          </w:rPr>
                          <w:t xml:space="preserve">and the </w:t>
                        </w:r>
                      </w:ins>
                      <w:ins w:id="220" w:author="Sean Yun-Shiuan Chuang" w:date="2020-03-11T18:10:00Z">
                        <w:r w:rsidR="005B2346">
                          <w:rPr>
                            <w:sz w:val="16"/>
                          </w:rPr>
                          <w:t xml:space="preserve">output </w:t>
                        </w:r>
                      </w:ins>
                      <w:ins w:id="221" w:author="Sean Yun-Shiuan Chuang" w:date="2020-03-11T18:09:00Z">
                        <w:r w:rsidR="005B2346">
                          <w:rPr>
                            <w:sz w:val="16"/>
                          </w:rPr>
                          <w:t xml:space="preserve">softmax probability </w:t>
                        </w:r>
                      </w:ins>
                      <w:ins w:id="222" w:author="Sean Yun-Shiuan Chuang" w:date="2020-03-11T18:10:00Z">
                        <w:r w:rsidR="005B2346">
                          <w:rPr>
                            <w:sz w:val="16"/>
                          </w:rPr>
                          <w:t>(</w:t>
                        </w:r>
                      </w:ins>
                      <w:ins w:id="223" w:author="Sean Yun-Shiuan Chuang" w:date="2020-03-11T18:09:00Z">
                        <w:r w:rsidR="005B2346">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005B2346">
                          <w:rPr>
                            <w:sz w:val="16"/>
                          </w:rPr>
                          <w:t>with difference configuration</w:t>
                        </w:r>
                      </w:ins>
                      <w:ins w:id="224" w:author="Sean Yun-Shiuan Chuang" w:date="2020-03-11T18:10:00Z">
                        <w:r w:rsidR="005B2346">
                          <w:rPr>
                            <w:sz w:val="16"/>
                          </w:rPr>
                          <w:t>) serves as the basis for preference inference</w:t>
                        </w:r>
                        <w:r w:rsidR="00631A8F">
                          <w:rPr>
                            <w:sz w:val="16"/>
                          </w:rPr>
                          <w:t>.</w:t>
                        </w:r>
                      </w:ins>
                      <w:ins w:id="225" w:author="Sean Yun-Shiuan Chuang" w:date="2020-03-11T18:11:00Z">
                        <w:r w:rsidR="00631A8F">
                          <w:rPr>
                            <w:sz w:val="16"/>
                          </w:rPr>
                          <w:t xml:space="preserve"> Char Net: character network; </w:t>
                        </w:r>
                        <w:proofErr w:type="spellStart"/>
                        <w:r w:rsidR="00631A8F">
                          <w:rPr>
                            <w:sz w:val="16"/>
                          </w:rPr>
                          <w:t>Pred</w:t>
                        </w:r>
                        <w:proofErr w:type="spellEnd"/>
                        <w:r w:rsidR="00631A8F">
                          <w:rPr>
                            <w:sz w:val="16"/>
                          </w:rPr>
                          <w:t xml:space="preserve"> Net: prediction network, </w:t>
                        </w:r>
                      </w:ins>
                      <m:oMath>
                        <m:sSub>
                          <m:sSubPr>
                            <m:ctrlPr>
                              <w:ins w:id="226" w:author="Sean Yun-Shiuan Chuang" w:date="2020-03-11T18:12:00Z">
                                <w:rPr>
                                  <w:rFonts w:ascii="Cambria Math" w:hAnsi="Cambria Math"/>
                                  <w:i/>
                                  <w:sz w:val="16"/>
                                </w:rPr>
                              </w:ins>
                            </m:ctrlPr>
                          </m:sSubPr>
                          <m:e>
                            <m:r>
                              <w:ins w:id="227" w:author="Sean Yun-Shiuan Chuang" w:date="2020-03-11T18:12:00Z">
                                <w:rPr>
                                  <w:rFonts w:ascii="Cambria Math" w:hAnsi="Cambria Math"/>
                                  <w:sz w:val="16"/>
                                </w:rPr>
                                <m:t>e</m:t>
                              </w:ins>
                            </m:r>
                          </m:e>
                          <m:sub>
                            <m:r>
                              <w:ins w:id="228" w:author="Sean Yun-Shiuan Chuang" w:date="2020-03-11T18:12:00Z">
                                <w:rPr>
                                  <w:rFonts w:ascii="Cambria Math" w:hAnsi="Cambria Math"/>
                                  <w:sz w:val="16"/>
                                </w:rPr>
                                <m:t>pref, j</m:t>
                              </w:ins>
                            </m:r>
                          </m:sub>
                        </m:sSub>
                      </m:oMath>
                      <w:ins w:id="229" w:author="Sean Yun-Shiuan Chuang" w:date="2020-03-11T18:12:00Z">
                        <w:r w:rsidR="00064270">
                          <w:rPr>
                            <w:sz w:val="16"/>
                          </w:rPr>
                          <w:t xml:space="preserve"> : the </w:t>
                        </w:r>
                      </w:ins>
                      <w:ins w:id="230" w:author="Sean Yun-Shiuan Chuang" w:date="2020-03-11T18:13:00Z">
                        <w:r w:rsidR="00064270">
                          <w:rPr>
                            <w:sz w:val="16"/>
                          </w:rPr>
                          <w:t>character embedding</w:t>
                        </w:r>
                      </w:ins>
                      <w:ins w:id="231" w:author="Sean Yun-Shiuan Chuang" w:date="2020-03-11T18:12:00Z">
                        <w:r w:rsidR="00064270">
                          <w:rPr>
                            <w:sz w:val="16"/>
                          </w:rPr>
                          <w:t xml:space="preserve">; </w:t>
                        </w:r>
                      </w:ins>
                      <m:oMath>
                        <m:sSub>
                          <m:sSubPr>
                            <m:ctrlPr>
                              <w:ins w:id="232" w:author="Sean Yun-Shiuan Chuang" w:date="2020-03-11T18:14:00Z">
                                <w:rPr>
                                  <w:rFonts w:ascii="Cambria Math" w:hAnsi="Cambria Math"/>
                                  <w:i/>
                                  <w:iCs/>
                                  <w:sz w:val="16"/>
                                </w:rPr>
                              </w:ins>
                            </m:ctrlPr>
                          </m:sSubPr>
                          <m:e>
                            <m:r>
                              <w:ins w:id="233" w:author="Sean Yun-Shiuan Chuang" w:date="2020-03-11T18:14:00Z">
                                <w:rPr>
                                  <w:rFonts w:ascii="Cambria Math" w:hAnsi="Cambria Math"/>
                                  <w:sz w:val="16"/>
                                </w:rPr>
                                <m:t>p</m:t>
                              </w:ins>
                            </m:r>
                          </m:e>
                          <m:sub>
                            <m:r>
                              <w:ins w:id="234" w:author="Sean Yun-Shiuan Chuang" w:date="2020-03-11T18:14:00Z">
                                <w:rPr>
                                  <w:rFonts w:ascii="Cambria Math" w:hAnsi="Cambria Math"/>
                                  <w:sz w:val="16"/>
                                </w:rPr>
                                <m:t>sx</m:t>
                              </w:ins>
                            </m:r>
                          </m:sub>
                        </m:sSub>
                      </m:oMath>
                      <w:ins w:id="235" w:author="Sean Yun-Shiuan Chuang" w:date="2020-03-11T18:14:00Z">
                        <w:r w:rsidR="00064270">
                          <w:rPr>
                            <w:iCs/>
                            <w:sz w:val="16"/>
                          </w:rPr>
                          <w:t xml:space="preserve">: the softmax probability; </w:t>
                        </w:r>
                        <m:oMath>
                          <m:r>
                            <w:rPr>
                              <w:rFonts w:ascii="Cambria Math" w:hAnsi="Cambria Math"/>
                              <w:sz w:val="16"/>
                            </w:rPr>
                            <m:t>pref</m:t>
                          </m:r>
                        </m:oMath>
                        <w:r w:rsidR="00064270">
                          <w:rPr>
                            <w:iCs/>
                            <w:sz w:val="16"/>
                          </w:rPr>
                          <w:t>: the inferred preference ranking.</w:t>
                        </w:r>
                      </w:ins>
                    </w:p>
                    <w:p w14:paraId="3BF0058D" w14:textId="2DE4B7BE" w:rsidR="00B14328" w:rsidRDefault="00B14328" w:rsidP="00A701AA">
                      <w:pPr>
                        <w:jc w:val="both"/>
                      </w:pPr>
                    </w:p>
                  </w:txbxContent>
                </v:textbox>
                <w10:wrap type="square" anchorx="margin" anchory="margin"/>
              </v:shape>
            </w:pict>
          </mc:Fallback>
        </mc:AlternateContent>
      </w:r>
      <w:r w:rsidR="00A701AA">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53E8B484" w:rsidR="00A701AA" w:rsidRPr="008B505E" w:rsidRDefault="00A701AA" w:rsidP="00A701AA">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 the agent. Despite this, </w:t>
      </w:r>
      <w:proofErr w:type="spellStart"/>
      <w:r>
        <w:rPr>
          <w:rStyle w:val="Emphasis"/>
          <w:i w:val="0"/>
        </w:rPr>
        <w:t>ToMnet</w:t>
      </w:r>
      <w:proofErr w:type="spellEnd"/>
      <w:r>
        <w:rPr>
          <w:rStyle w:val="Emphasis"/>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6CA80991" w14:textId="77777777" w:rsidR="00A701AA" w:rsidRDefault="00A701AA" w:rsidP="00A701AA">
      <w:pPr>
        <w:pStyle w:val="Heading1"/>
        <w:spacing w:before="120" w:after="120"/>
        <w:contextualSpacing/>
      </w:pPr>
      <w:r>
        <w:t>Methodology</w:t>
      </w:r>
    </w:p>
    <w:p w14:paraId="0583F877" w14:textId="77777777" w:rsidR="00A701AA" w:rsidRDefault="00A701AA" w:rsidP="00A701AA">
      <w:pPr>
        <w:pStyle w:val="Heading2"/>
        <w:keepLines/>
        <w:numPr>
          <w:ilvl w:val="1"/>
          <w:numId w:val="0"/>
        </w:numPr>
        <w:tabs>
          <w:tab w:val="num" w:pos="360"/>
        </w:tabs>
        <w:autoSpaceDE/>
        <w:autoSpaceDN/>
        <w:ind w:left="288" w:hanging="288"/>
        <w:contextualSpacing/>
      </w:pPr>
      <w:r>
        <w:t>A.</w:t>
      </w:r>
      <w:r>
        <w:tab/>
      </w:r>
      <w:del w:id="236" w:author="Unknown">
        <w:r w:rsidDel="000734B4">
          <w:delText>System Overview</w:delText>
        </w:r>
      </w:del>
      <w:ins w:id="237" w:author="Unknown" w:date="2020-03-09T20:30:00Z">
        <w:r>
          <w:t xml:space="preserve">The </w:t>
        </w:r>
      </w:ins>
      <w:ins w:id="238" w:author="Unknown" w:date="2020-03-09T20:34:00Z">
        <w:r>
          <w:t>Social Game</w:t>
        </w:r>
      </w:ins>
      <w:ins w:id="239" w:author="Unknown" w:date="2020-03-09T20:30:00Z">
        <w:r>
          <w:t xml:space="preserve"> </w:t>
        </w:r>
        <w:del w:id="240" w:author="Unknown" w:date="2020-03-09T20:30:00Z">
          <w:r w:rsidDel="00C82911">
            <w:delText xml:space="preserve">Design </w:delText>
          </w:r>
        </w:del>
      </w:ins>
      <w:ins w:id="241" w:author="Unknown" w:date="2020-03-09T20:33:00Z">
        <w:r>
          <w:t>for</w:t>
        </w:r>
      </w:ins>
      <w:ins w:id="242" w:author="Unknown" w:date="2020-03-09T20:30:00Z">
        <w:r>
          <w:t xml:space="preserve"> Simulat</w:t>
        </w:r>
      </w:ins>
      <w:ins w:id="243" w:author="Unknown" w:date="2020-03-09T20:31:00Z">
        <w:r>
          <w:t>ed Agents</w:t>
        </w:r>
      </w:ins>
    </w:p>
    <w:p w14:paraId="32DF9937" w14:textId="1D64DD21" w:rsidR="00A701AA" w:rsidRDefault="00A701AA" w:rsidP="00A701AA">
      <w:pPr>
        <w:pStyle w:val="a"/>
        <w:tabs>
          <w:tab w:val="clear" w:pos="800"/>
          <w:tab w:val="left" w:pos="180"/>
        </w:tabs>
        <w:wordWrap/>
        <w:spacing w:line="240" w:lineRule="auto"/>
        <w:contextualSpacing/>
        <w:outlineLvl w:val="0"/>
        <w:rPr>
          <w:ins w:id="244" w:author="Unknown" w:date="2020-03-09T20:09:00Z"/>
          <w:rFonts w:ascii="Times New Roman"/>
          <w:bCs/>
        </w:rPr>
      </w:pPr>
      <w:r>
        <w:rPr>
          <w:rFonts w:ascii="Times New Roman"/>
          <w:bCs/>
        </w:rPr>
        <w:tab/>
      </w:r>
      <w:r w:rsidRPr="008B3F6C">
        <w:rPr>
          <w:rFonts w:ascii="Times New Roman"/>
          <w:bCs/>
        </w:rPr>
        <w:t xml:space="preserve">We simulated </w:t>
      </w:r>
      <w:del w:id="245" w:author="Unknown">
        <w:r w:rsidRPr="008B3F6C" w:rsidDel="00270184">
          <w:rPr>
            <w:rFonts w:ascii="Times New Roman"/>
            <w:bCs/>
          </w:rPr>
          <w:delText xml:space="preserve">a </w:delText>
        </w:r>
      </w:del>
      <w:r w:rsidRPr="008B3F6C">
        <w:rPr>
          <w:rFonts w:ascii="Times New Roman"/>
          <w:bCs/>
        </w:rPr>
        <w:t>social network</w:t>
      </w:r>
      <w:ins w:id="246" w:author="Unknown" w:date="2020-03-09T19:01:00Z">
        <w:r>
          <w:rPr>
            <w:rFonts w:ascii="Times New Roman"/>
            <w:bCs/>
          </w:rPr>
          <w:t>s</w:t>
        </w:r>
      </w:ins>
      <w:r w:rsidRPr="008B3F6C">
        <w:rPr>
          <w:rFonts w:ascii="Times New Roman"/>
          <w:bCs/>
        </w:rPr>
        <w:t xml:space="preserve"> </w:t>
      </w:r>
      <w:ins w:id="247" w:author="Unknown" w:date="2020-03-09T19:01:00Z">
        <w:r>
          <w:rPr>
            <w:rFonts w:ascii="Times New Roman"/>
            <w:bCs/>
          </w:rPr>
          <w:t>for 30</w:t>
        </w:r>
      </w:ins>
      <w:del w:id="248" w:author="Unknown">
        <w:r w:rsidRPr="008B3F6C" w:rsidDel="00270184">
          <w:rPr>
            <w:rFonts w:ascii="Times New Roman"/>
            <w:bCs/>
          </w:rPr>
          <w:delText>of a</w:delText>
        </w:r>
      </w:del>
      <w:r w:rsidRPr="008B3F6C">
        <w:rPr>
          <w:rFonts w:ascii="Times New Roman"/>
          <w:bCs/>
        </w:rPr>
        <w:t xml:space="preserve"> virtual agent</w:t>
      </w:r>
      <w:ins w:id="249" w:author="Unknown" w:date="2020-03-09T19:01:00Z">
        <w:r>
          <w:rPr>
            <w:rFonts w:ascii="Times New Roman"/>
            <w:bCs/>
          </w:rPr>
          <w:t>s</w:t>
        </w:r>
      </w:ins>
      <m:oMath>
        <m:r>
          <w:ins w:id="250" w:author="Unknown" w:date="2020-03-09T19:26:00Z">
            <w:rPr>
              <w:rFonts w:ascii="Cambria Math" w:hAnsi="Cambria Math"/>
            </w:rPr>
            <m:t xml:space="preserve">, </m:t>
          </w:ins>
        </m:r>
        <m:r>
          <w:ins w:id="251" w:author="Unknown" w:date="2020-03-09T20:14:00Z">
            <w:del w:id="252" w:author="Unknown" w:date="2020-03-09T20:14:00Z">
              <w:rPr>
                <w:rFonts w:ascii="Cambria Math" w:hAnsi="Cambria Math"/>
              </w:rPr>
              <m:t>A=</m:t>
            </w:del>
          </w:ins>
        </m:r>
      </m:oMath>
      <w:del w:id="253" w:author="Unknown">
        <w:r w:rsidRPr="008B3F6C" w:rsidDel="00794DA7">
          <w:rPr>
            <w:rFonts w:ascii="Times New Roman"/>
            <w:bCs/>
          </w:rPr>
          <w:delText xml:space="preserve"> (</w:delText>
        </w:r>
      </w:del>
      <m:oMath>
        <m:r>
          <w:ins w:id="254" w:author="Unknown" w:date="2020-03-09T19:04:00Z">
            <w:rPr>
              <w:rFonts w:ascii="Cambria Math" w:hAnsi="Cambria Math"/>
            </w:rPr>
            <m:t>{</m:t>
          </w:ins>
        </m:r>
        <m:sSub>
          <m:sSubPr>
            <m:ctrlPr>
              <w:ins w:id="255" w:author="Unknown" w:date="2020-03-09T19:05:00Z">
                <w:rPr>
                  <w:rFonts w:ascii="Cambria Math" w:hAnsi="Cambria Math"/>
                  <w:bCs/>
                  <w:i/>
                </w:rPr>
              </w:ins>
            </m:ctrlPr>
          </m:sSubPr>
          <m:e>
            <m:r>
              <w:ins w:id="256" w:author="Unknown" w:date="2020-03-09T19:05:00Z">
                <w:rPr>
                  <w:rFonts w:ascii="Cambria Math" w:hAnsi="Cambria Math"/>
                </w:rPr>
                <m:t>a</m:t>
              </w:ins>
            </m:r>
          </m:e>
          <m:sub>
            <m:r>
              <w:ins w:id="257" w:author="Unknown" w:date="2020-03-09T19:05:00Z">
                <w:rPr>
                  <w:rFonts w:ascii="Cambria Math" w:hAnsi="Cambria Math"/>
                </w:rPr>
                <m:t>i</m:t>
              </w:ins>
            </m:r>
          </m:sub>
        </m:sSub>
        <m:r>
          <w:ins w:id="258" w:author="Unknown" w:date="2020-03-09T19:05:00Z">
            <w:rPr>
              <w:rFonts w:ascii="Cambria Math" w:hAnsi="Cambria Math"/>
            </w:rPr>
            <m:t>|</m:t>
          </w:ins>
        </m:r>
        <m:r>
          <w:ins w:id="259" w:author="Unknown" w:date="2020-03-09T19:06:00Z">
            <w:rPr>
              <w:rFonts w:ascii="Cambria Math" w:hAnsi="Cambria Math"/>
            </w:rPr>
            <m:t>i</m:t>
          </w:ins>
        </m:r>
        <m:r>
          <w:ins w:id="260" w:author="Unknown" w:date="2020-03-09T19:24:00Z">
            <w:rPr>
              <w:rFonts w:ascii="Cambria Math" w:hAnsi="Cambria Math"/>
            </w:rPr>
            <m:t>∈[</m:t>
          </w:ins>
        </m:r>
        <m:r>
          <w:ins w:id="261" w:author="Unknown" w:date="2020-03-09T19:06:00Z">
            <w:rPr>
              <w:rFonts w:ascii="Cambria Math" w:hAnsi="Cambria Math"/>
            </w:rPr>
            <m:t>1,</m:t>
          </w:ins>
        </m:r>
        <m:r>
          <w:ins w:id="262" w:author="Unknown" w:date="2020-03-09T19:24:00Z">
            <w:rPr>
              <w:rFonts w:ascii="Cambria Math" w:hAnsi="Cambria Math"/>
            </w:rPr>
            <m:t>30</m:t>
          </w:ins>
        </m:r>
        <m:r>
          <w:ins w:id="263" w:author="Unknown" w:date="2020-03-09T19:50:00Z">
            <w:rPr>
              <w:rFonts w:ascii="Cambria Math" w:hAnsi="Cambria Math"/>
            </w:rPr>
            <m:t>]</m:t>
          </w:ins>
        </m:r>
        <m:r>
          <w:ins w:id="264" w:author="Unknown" w:date="2020-03-09T19:04:00Z">
            <w:rPr>
              <w:rFonts w:ascii="Cambria Math" w:hAnsi="Cambria Math"/>
            </w:rPr>
            <m:t>}</m:t>
          </w:ins>
        </m:r>
      </m:oMath>
      <w:del w:id="265" w:author="Unknown">
        <w:r w:rsidRPr="008B3F6C" w:rsidDel="00270184">
          <w:rPr>
            <w:rFonts w:ascii="Times New Roman"/>
            <w:bCs/>
            <w:i/>
          </w:rPr>
          <w:delText>A</w:delText>
        </w:r>
        <w:r w:rsidRPr="008B3F6C" w:rsidDel="00794DA7">
          <w:rPr>
            <w:rFonts w:ascii="Times New Roman"/>
            <w:bCs/>
          </w:rPr>
          <w:delText>)</w:delText>
        </w:r>
      </w:del>
      <w:ins w:id="266" w:author="Unknown" w:date="2020-03-09T19:01:00Z">
        <w:r>
          <w:rPr>
            <w:rFonts w:ascii="Times New Roman"/>
            <w:bCs/>
          </w:rPr>
          <w:t>, each</w:t>
        </w:r>
      </w:ins>
      <w:r w:rsidRPr="008B3F6C">
        <w:rPr>
          <w:rFonts w:ascii="Times New Roman"/>
          <w:bCs/>
        </w:rPr>
        <w:t xml:space="preserve"> with four social targets</w:t>
      </w:r>
      <w:ins w:id="267" w:author="Unknown" w:date="2020-03-09T19:26:00Z">
        <w:r>
          <w:rPr>
            <w:rFonts w:ascii="Times New Roman"/>
            <w:bCs/>
          </w:rPr>
          <w:t xml:space="preserve">, </w:t>
        </w:r>
      </w:ins>
      <w:ins w:id="268" w:author="Unknown" w:date="2020-03-10T01:12:00Z">
        <w:r>
          <w:rPr>
            <w:rFonts w:ascii="Times New Roman"/>
            <w:bCs/>
          </w:rPr>
          <w:t>G=</w:t>
        </w:r>
      </w:ins>
      <w:commentRangeStart w:id="269"/>
      <w:del w:id="270" w:author="Unknown">
        <w:r w:rsidRPr="008B3F6C" w:rsidDel="00794DA7">
          <w:rPr>
            <w:rFonts w:ascii="Times New Roman"/>
            <w:bCs/>
          </w:rPr>
          <w:delText xml:space="preserve"> (</w:delText>
        </w:r>
      </w:del>
      <m:oMath>
        <m:r>
          <w:ins w:id="271" w:author="Unknown" w:date="2020-03-09T20:15:00Z">
            <w:del w:id="272" w:author="Unknown" w:date="2020-03-09T20:15:00Z">
              <w:rPr>
                <w:rFonts w:ascii="Cambria Math" w:hAnsi="Cambria Math"/>
              </w:rPr>
              <m:t>G=</m:t>
            </w:del>
          </w:ins>
        </m:r>
        <m:r>
          <w:ins w:id="273" w:author="Unknown" w:date="2020-03-09T20:15:00Z">
            <w:rPr>
              <w:rFonts w:ascii="Cambria Math" w:hAnsi="Cambria Math"/>
            </w:rPr>
            <m:t>{</m:t>
          </w:ins>
        </m:r>
        <m:sSub>
          <m:sSubPr>
            <m:ctrlPr>
              <w:ins w:id="274" w:author="Unknown" w:date="2020-03-09T19:09:00Z">
                <w:rPr>
                  <w:rFonts w:ascii="Cambria Math" w:hAnsi="Cambria Math"/>
                  <w:bCs/>
                  <w:i/>
                </w:rPr>
              </w:ins>
            </m:ctrlPr>
          </m:sSubPr>
          <m:e>
            <m:r>
              <w:ins w:id="275" w:author="Unknown" w:date="2020-03-09T19:17:00Z">
                <w:rPr>
                  <w:rFonts w:ascii="Cambria Math" w:hAnsi="Cambria Math"/>
                </w:rPr>
                <m:t>g</m:t>
              </w:ins>
            </m:r>
          </m:e>
          <m:sub>
            <m:r>
              <w:ins w:id="276" w:author="Unknown" w:date="2020-03-09T19:43:00Z">
                <w:rPr>
                  <w:rFonts w:ascii="Cambria Math" w:hAnsi="Cambria Math"/>
                </w:rPr>
                <m:t>s</m:t>
              </w:ins>
            </m:r>
          </m:sub>
        </m:sSub>
        <m:r>
          <w:ins w:id="277" w:author="Unknown" w:date="2020-03-09T19:09:00Z">
            <w:rPr>
              <w:rFonts w:ascii="Cambria Math" w:hAnsi="Cambria Math"/>
            </w:rPr>
            <m:t>|</m:t>
          </w:ins>
        </m:r>
        <m:r>
          <w:ins w:id="278" w:author="Unknown" w:date="2020-03-09T19:43:00Z">
            <w:rPr>
              <w:rFonts w:ascii="Cambria Math" w:hAnsi="Cambria Math"/>
            </w:rPr>
            <m:t>s</m:t>
          </w:ins>
        </m:r>
        <m:r>
          <w:ins w:id="279" w:author="Unknown" w:date="2020-03-09T19:25:00Z">
            <w:rPr>
              <w:rFonts w:ascii="Cambria Math" w:hAnsi="Cambria Math"/>
            </w:rPr>
            <m:t>∈[</m:t>
          </w:ins>
        </m:r>
        <w:commentRangeEnd w:id="269"/>
        <m:r>
          <m:rPr>
            <m:sty m:val="p"/>
          </m:rPr>
          <w:rPr>
            <w:rStyle w:val="CommentReference"/>
            <w:rFonts w:ascii="Times New Roman" w:eastAsia="PMingLiU"/>
            <w:color w:val="auto"/>
            <w:lang w:eastAsia="en-US"/>
          </w:rPr>
          <w:commentReference w:id="269"/>
        </m:r>
        <m:r>
          <w:ins w:id="280" w:author="Unknown" w:date="2020-03-09T19:25:00Z">
            <w:rPr>
              <w:rFonts w:ascii="Cambria Math" w:hAnsi="Cambria Math"/>
            </w:rPr>
            <m:t>1,4]</m:t>
          </w:ins>
        </m:r>
        <m:r>
          <w:ins w:id="281" w:author="Unknown" w:date="2020-03-09T19:08:00Z">
            <w:rPr>
              <w:rFonts w:ascii="Cambria Math" w:hAnsi="Cambria Math"/>
            </w:rPr>
            <m:t>}</m:t>
          </w:ins>
        </m:r>
      </m:oMath>
      <w:del w:id="282" w:author="Unknown">
        <w:r w:rsidRPr="008B3F6C" w:rsidDel="00270184">
          <w:rPr>
            <w:rFonts w:ascii="Times New Roman"/>
            <w:bCs/>
            <w:i/>
          </w:rPr>
          <w:delText>s</w:delText>
        </w:r>
      </w:del>
      <w:r w:rsidRPr="008B3F6C">
        <w:rPr>
          <w:rFonts w:ascii="Times New Roman"/>
          <w:bCs/>
        </w:rPr>
        <w:t>)</w:t>
      </w:r>
      <w:ins w:id="283" w:author="Unknown" w:date="2020-03-09T19:26:00Z">
        <w:r>
          <w:rPr>
            <w:rFonts w:ascii="Times New Roman"/>
            <w:bCs/>
          </w:rPr>
          <w:t>,</w:t>
        </w:r>
      </w:ins>
      <w:r w:rsidRPr="008B3F6C">
        <w:rPr>
          <w:rFonts w:ascii="Times New Roman"/>
          <w:bCs/>
        </w:rPr>
        <w:t xml:space="preserve"> </w:t>
      </w:r>
      <w:del w:id="284" w:author="Unknown">
        <w:r w:rsidRPr="008B3F6C" w:rsidDel="00EB1D8B">
          <w:rPr>
            <w:rFonts w:ascii="Times New Roman"/>
            <w:bCs/>
          </w:rPr>
          <w:delText xml:space="preserve">based </w:delText>
        </w:r>
      </w:del>
      <w:ins w:id="285" w:author="Unknown" w:date="2020-03-09T19:50:00Z">
        <w:r>
          <w:rPr>
            <w:rFonts w:ascii="Times New Roman"/>
            <w:bCs/>
          </w:rPr>
          <w:t>who the agent perceives</w:t>
        </w:r>
        <w:r w:rsidRPr="008B3F6C">
          <w:rPr>
            <w:rFonts w:ascii="Times New Roman"/>
            <w:bCs/>
          </w:rPr>
          <w:t xml:space="preserve"> </w:t>
        </w:r>
      </w:ins>
      <w:del w:id="286" w:author="Unknown">
        <w:r w:rsidRPr="008B3F6C" w:rsidDel="00EB1D8B">
          <w:rPr>
            <w:rFonts w:ascii="Times New Roman"/>
            <w:bCs/>
          </w:rPr>
          <w:delText xml:space="preserve">on </w:delText>
        </w:r>
        <w:r w:rsidDel="00EB1D8B">
          <w:rPr>
            <w:rFonts w:ascii="Times New Roman"/>
            <w:bCs/>
          </w:rPr>
          <w:delText>the</w:delText>
        </w:r>
      </w:del>
      <w:ins w:id="287" w:author="Unknown" w:date="2020-03-09T19:50:00Z">
        <w:r>
          <w:rPr>
            <w:rFonts w:ascii="Times New Roman"/>
            <w:bCs/>
          </w:rPr>
          <w:t xml:space="preserve">different </w:t>
        </w:r>
      </w:ins>
      <w:del w:id="288" w:author="Unknown">
        <w:r w:rsidRPr="008B3F6C" w:rsidDel="00EB1D8B">
          <w:rPr>
            <w:rFonts w:ascii="Times New Roman"/>
            <w:bCs/>
          </w:rPr>
          <w:delText xml:space="preserve"> </w:delText>
        </w:r>
      </w:del>
      <w:r w:rsidRPr="008B3F6C">
        <w:rPr>
          <w:rFonts w:ascii="Times New Roman"/>
          <w:bCs/>
        </w:rPr>
        <w:t>degree of social support</w:t>
      </w:r>
      <w:ins w:id="289"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290" w:author="Unknown" w:date="2020-03-09T22:17:00Z">
        <w:r>
          <w:rPr>
            <w:rFonts w:ascii="Times New Roman"/>
            <w:bCs/>
          </w:rPr>
          <w:t>.</w:t>
        </w:r>
      </w:ins>
      <w:ins w:id="291" w:author="Unknown" w:date="2020-03-09T19:51:00Z">
        <w:r>
          <w:rPr>
            <w:rFonts w:ascii="Times New Roman"/>
            <w:bCs/>
          </w:rPr>
          <w:t xml:space="preserve"> </w:t>
        </w:r>
      </w:ins>
      <w:del w:id="292" w:author="Unknown">
        <w:r w:rsidDel="00EB1D8B">
          <w:rPr>
            <w:rFonts w:ascii="Times New Roman"/>
            <w:bCs/>
          </w:rPr>
          <w:delText xml:space="preserve"> the agent perceives about each target</w:delText>
        </w:r>
        <w:r w:rsidRPr="008B3F6C" w:rsidDel="00EB1D8B">
          <w:rPr>
            <w:rFonts w:ascii="Times New Roman"/>
            <w:bCs/>
          </w:rPr>
          <w:delText>.</w:delText>
        </w:r>
      </w:del>
      <w:ins w:id="293" w:author="Unknown" w:date="2020-03-09T19:03:00Z">
        <w:r>
          <w:rPr>
            <w:rFonts w:ascii="Times New Roman"/>
            <w:bCs/>
          </w:rPr>
          <w:t xml:space="preserve">For each agent </w:t>
        </w:r>
      </w:ins>
      <m:oMath>
        <m:sSub>
          <m:sSubPr>
            <m:ctrlPr>
              <w:ins w:id="294" w:author="Unknown" w:date="2020-03-09T19:09:00Z">
                <w:rPr>
                  <w:rFonts w:ascii="Cambria Math" w:hAnsi="Cambria Math"/>
                  <w:bCs/>
                  <w:i/>
                </w:rPr>
              </w:ins>
            </m:ctrlPr>
          </m:sSubPr>
          <m:e>
            <m:r>
              <w:ins w:id="295" w:author="Unknown" w:date="2020-03-09T19:09:00Z">
                <w:rPr>
                  <w:rFonts w:ascii="Cambria Math" w:hAnsi="Cambria Math"/>
                </w:rPr>
                <m:t>a</m:t>
              </w:ins>
            </m:r>
          </m:e>
          <m:sub>
            <m:r>
              <w:ins w:id="296" w:author="Unknown" w:date="2020-03-09T19:09:00Z">
                <w:rPr>
                  <w:rFonts w:ascii="Cambria Math" w:hAnsi="Cambria Math"/>
                </w:rPr>
                <m:t>i</m:t>
              </w:ins>
            </m:r>
          </m:sub>
        </m:sSub>
      </m:oMath>
      <w:ins w:id="297" w:author="Unknown" w:date="2020-03-09T19:10:00Z">
        <w:r>
          <w:rPr>
            <w:rFonts w:ascii="Times New Roman"/>
            <w:bCs/>
          </w:rPr>
          <w:t>,</w:t>
        </w:r>
      </w:ins>
      <w:r w:rsidRPr="008B3F6C">
        <w:rPr>
          <w:rFonts w:ascii="Times New Roman"/>
          <w:bCs/>
        </w:rPr>
        <w:t xml:space="preserve"> </w:t>
      </w:r>
      <w:ins w:id="298" w:author="Unknown" w:date="2020-03-09T19:21:00Z">
        <w:r>
          <w:rPr>
            <w:rFonts w:ascii="Times New Roman"/>
            <w:bCs/>
          </w:rPr>
          <w:t xml:space="preserve">we simulated 10,000 </w:t>
        </w:r>
      </w:ins>
      <w:ins w:id="299" w:author="Unknown" w:date="2020-03-09T19:32:00Z">
        <w:r>
          <w:rPr>
            <w:rFonts w:ascii="Times New Roman"/>
            <w:bCs/>
          </w:rPr>
          <w:t xml:space="preserve">2-dim </w:t>
        </w:r>
      </w:ins>
      <w:ins w:id="300" w:author="Unknown" w:date="2020-03-09T20:19:00Z">
        <w:r>
          <w:rPr>
            <w:rFonts w:ascii="Times New Roman"/>
            <w:bCs/>
          </w:rPr>
          <w:t xml:space="preserve">13×13 </w:t>
        </w:r>
      </w:ins>
      <w:ins w:id="301" w:author="Unknown" w:date="2020-03-09T19:21:00Z">
        <w:r>
          <w:rPr>
            <w:rFonts w:ascii="Times New Roman"/>
            <w:bCs/>
          </w:rPr>
          <w:t>grid worlds</w:t>
        </w:r>
      </w:ins>
      <w:ins w:id="302" w:author="Unknown" w:date="2020-03-09T19:32:00Z">
        <w:r>
          <w:rPr>
            <w:rFonts w:ascii="Times New Roman"/>
            <w:bCs/>
          </w:rPr>
          <w:t xml:space="preserve">, </w:t>
        </w:r>
      </w:ins>
      <m:oMath>
        <m:r>
          <w:ins w:id="303" w:author="Unknown" w:date="2020-03-09T20:15:00Z">
            <w:del w:id="304" w:author="Unknown" w:date="2020-03-09T20:15:00Z">
              <w:rPr>
                <w:rFonts w:ascii="Cambria Math" w:hAnsi="Cambria Math"/>
              </w:rPr>
              <m:t>W=</m:t>
            </w:del>
          </w:ins>
        </m:r>
        <m:r>
          <w:ins w:id="305" w:author="Unknown" w:date="2020-03-09T19:23:00Z">
            <w:rPr>
              <w:rFonts w:ascii="Cambria Math" w:hAnsi="Cambria Math"/>
            </w:rPr>
            <m:t>{</m:t>
          </w:ins>
        </m:r>
        <m:sSub>
          <m:sSubPr>
            <m:ctrlPr>
              <w:ins w:id="306" w:author="Unknown" w:date="2020-03-09T19:23:00Z">
                <w:rPr>
                  <w:rFonts w:ascii="Cambria Math" w:hAnsi="Cambria Math"/>
                  <w:bCs/>
                  <w:i/>
                </w:rPr>
              </w:ins>
            </m:ctrlPr>
          </m:sSubPr>
          <m:e>
            <m:r>
              <w:ins w:id="307" w:author="Unknown" w:date="2020-03-09T19:23:00Z">
                <w:rPr>
                  <w:rFonts w:ascii="Cambria Math" w:hAnsi="Cambria Math"/>
                </w:rPr>
                <m:t>w</m:t>
              </w:ins>
            </m:r>
          </m:e>
          <m:sub>
            <m:r>
              <w:ins w:id="308" w:author="Unknown" w:date="2020-03-09T19:23:00Z">
                <w:rPr>
                  <w:rFonts w:ascii="Cambria Math" w:hAnsi="Cambria Math"/>
                </w:rPr>
                <m:t>j</m:t>
              </w:ins>
            </m:r>
          </m:sub>
        </m:sSub>
        <m:r>
          <w:ins w:id="309" w:author="Unknown" w:date="2020-03-09T19:23:00Z">
            <w:rPr>
              <w:rFonts w:ascii="Cambria Math" w:hAnsi="Cambria Math"/>
            </w:rPr>
            <m:t>|j</m:t>
          </w:ins>
        </m:r>
        <m:r>
          <w:ins w:id="310" w:author="Unknown" w:date="2020-03-09T19:23:00Z">
            <w:rPr>
              <w:rFonts w:ascii="Cambria Math" w:hAnsi="Cambria Math" w:hint="eastAsia"/>
            </w:rPr>
            <m:t>∈</m:t>
          </w:ins>
        </m:r>
        <m:r>
          <w:ins w:id="311" w:author="Unknown" w:date="2020-03-09T19:23:00Z">
            <w:rPr>
              <w:rFonts w:ascii="Cambria Math" w:hAnsi="Cambria Math"/>
            </w:rPr>
            <m:t>[</m:t>
          </w:ins>
        </m:r>
        <m:r>
          <w:del w:id="312" w:author="Unknown">
            <w:rPr>
              <w:rFonts w:ascii="Cambria Math" w:hAnsi="Cambria Math"/>
            </w:rPr>
            <m:t>=</m:t>
          </w:del>
        </m:r>
        <m:r>
          <w:ins w:id="313" w:author="Unknown" w:date="2020-03-09T19:23:00Z">
            <w:rPr>
              <w:rFonts w:ascii="Cambria Math" w:hAnsi="Cambria Math"/>
            </w:rPr>
            <m:t>1, 1000</m:t>
          </w:ins>
        </m:r>
        <m:r>
          <w:ins w:id="314" w:author="Unknown" w:date="2020-03-09T19:24:00Z">
            <w:rPr>
              <w:rFonts w:ascii="Cambria Math" w:hAnsi="Cambria Math"/>
            </w:rPr>
            <m:t>0]</m:t>
          </w:ins>
        </m:r>
        <m:r>
          <w:ins w:id="315" w:author="Unknown" w:date="2020-03-09T19:23:00Z">
            <w:rPr>
              <w:rFonts w:ascii="Cambria Math" w:hAnsi="Cambria Math"/>
            </w:rPr>
            <m:t>}</m:t>
          </w:ins>
        </m:r>
      </m:oMath>
      <w:ins w:id="316" w:author="Unknown" w:date="2020-03-09T19:32:00Z">
        <w:r>
          <w:rPr>
            <w:rFonts w:ascii="Times New Roman"/>
            <w:bCs/>
          </w:rPr>
          <w:t xml:space="preserve">,  each </w:t>
        </w:r>
        <w:del w:id="317" w:author="Unknown" w:date="2020-03-09T19:32:00Z">
          <w:r w:rsidDel="00344B21">
            <w:rPr>
              <w:rFonts w:ascii="Times New Roman"/>
              <w:bCs/>
            </w:rPr>
            <w:delText>with size</w:delText>
          </w:r>
        </w:del>
      </w:ins>
      <w:ins w:id="318" w:author="Unknown" w:date="2020-03-10T00:18:00Z">
        <w:r>
          <w:rPr>
            <w:rFonts w:ascii="Times New Roman"/>
            <w:bCs/>
          </w:rPr>
          <w:t>of size</w:t>
        </w:r>
      </w:ins>
      <w:ins w:id="319" w:author="Unknown" w:date="2020-03-09T19:32:00Z">
        <w:r>
          <w:rPr>
            <w:rFonts w:ascii="Times New Roman"/>
            <w:bCs/>
          </w:rPr>
          <w:t xml:space="preserve"> 13×13</w:t>
        </w:r>
      </w:ins>
      <w:ins w:id="320" w:author="Unknown" w:date="2020-03-09T19:21:00Z">
        <w:r>
          <w:rPr>
            <w:rFonts w:ascii="Times New Roman"/>
            <w:bCs/>
          </w:rPr>
          <w:t>. In each grid world</w:t>
        </w:r>
      </w:ins>
      <w:ins w:id="321"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322" w:author="Unknown" w:date="2020-03-09T19:21:00Z">
        <w:r>
          <w:rPr>
            <w:rFonts w:ascii="Times New Roman"/>
            <w:bCs/>
          </w:rPr>
          <w:t xml:space="preserve">, </w:t>
        </w:r>
      </w:ins>
      <w:ins w:id="323" w:author="Unknown" w:date="2020-03-09T19:10:00Z">
        <w:r>
          <w:rPr>
            <w:rFonts w:ascii="Times New Roman"/>
            <w:bCs/>
          </w:rPr>
          <w:t>w</w:t>
        </w:r>
      </w:ins>
      <w:del w:id="324" w:author="Unknown">
        <w:r w:rsidRPr="008B3F6C" w:rsidDel="00C330F6">
          <w:rPr>
            <w:rFonts w:ascii="Times New Roman"/>
            <w:bCs/>
          </w:rPr>
          <w:delText>W</w:delText>
        </w:r>
      </w:del>
      <w:r w:rsidRPr="008B3F6C">
        <w:rPr>
          <w:rFonts w:ascii="Times New Roman"/>
          <w:bCs/>
        </w:rPr>
        <w:t xml:space="preserve">e </w:t>
      </w:r>
      <w:del w:id="325" w:author="Unknown">
        <w:r w:rsidRPr="008B3F6C" w:rsidDel="00C330F6">
          <w:rPr>
            <w:rFonts w:ascii="Times New Roman"/>
            <w:bCs/>
          </w:rPr>
          <w:delText xml:space="preserve">then </w:delText>
        </w:r>
      </w:del>
      <w:r w:rsidRPr="008B3F6C">
        <w:rPr>
          <w:rFonts w:ascii="Times New Roman"/>
          <w:bCs/>
        </w:rPr>
        <w:t xml:space="preserve">placed </w:t>
      </w:r>
      <w:proofErr w:type="spellStart"/>
      <w:ins w:id="326" w:author="Unknown" w:date="2020-03-09T20:20:00Z">
        <w:r>
          <w:rPr>
            <w:rFonts w:ascii="Times New Roman"/>
            <w:bCs/>
          </w:rPr>
          <w:t>n</w:t>
        </w:r>
        <w:r>
          <w:rPr>
            <w:rFonts w:ascii="Times New Roman"/>
            <w:bCs/>
            <w:vertAlign w:val="subscript"/>
          </w:rPr>
          <w:t>target</w:t>
        </w:r>
        <w:proofErr w:type="spellEnd"/>
        <w:r w:rsidRPr="008B3F6C" w:rsidDel="00C330F6">
          <w:rPr>
            <w:rFonts w:ascii="Times New Roman"/>
            <w:bCs/>
          </w:rPr>
          <w:t xml:space="preserve"> </w:t>
        </w:r>
      </w:ins>
      <w:del w:id="327"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328" w:author="Unknown" w:date="2020-03-09T20:16:00Z">
        <w:r>
          <w:rPr>
            <w:rFonts w:ascii="Times New Roman"/>
            <w:bCs/>
          </w:rPr>
          <w:t>targets</w:t>
        </w:r>
      </w:ins>
      <w:ins w:id="329" w:author="Sean Yun-Shiuan Chuang" w:date="2020-03-11T13:09:00Z">
        <w:r w:rsidR="00BE3FD1">
          <w:rPr>
            <w:rFonts w:ascii="Times New Roman"/>
            <w:bCs/>
          </w:rPr>
          <w:t xml:space="preserve"> (range from </w:t>
        </w:r>
      </w:ins>
      <w:ins w:id="330" w:author="Sean Yun-Shiuan Chuang" w:date="2020-03-11T13:10:00Z">
        <w:r w:rsidR="00BE3FD1">
          <w:rPr>
            <w:rFonts w:ascii="Times New Roman"/>
            <w:bCs/>
          </w:rPr>
          <w:t>1 to 4)</w:t>
        </w:r>
      </w:ins>
      <w:ins w:id="331" w:author="Unknown" w:date="2020-03-09T20:17:00Z">
        <w:r>
          <w:rPr>
            <w:rFonts w:ascii="Times New Roman"/>
            <w:bCs/>
          </w:rPr>
          <w:t xml:space="preserve"> </w:t>
        </w:r>
      </w:ins>
      <w:ins w:id="332" w:author="Unknown" w:date="2020-03-09T19:20:00Z">
        <w:r>
          <w:rPr>
            <w:rFonts w:ascii="Times New Roman"/>
            <w:bCs/>
          </w:rPr>
          <w:t xml:space="preserve">and </w:t>
        </w:r>
      </w:ins>
      <w:proofErr w:type="spellStart"/>
      <w:ins w:id="333" w:author="Unknown" w:date="2020-03-09T20:21:00Z">
        <w:r>
          <w:rPr>
            <w:rFonts w:ascii="Times New Roman"/>
            <w:bCs/>
          </w:rPr>
          <w:t>n</w:t>
        </w:r>
        <w:r>
          <w:rPr>
            <w:rFonts w:ascii="Times New Roman"/>
            <w:bCs/>
            <w:vertAlign w:val="subscript"/>
          </w:rPr>
          <w:t>barrier</w:t>
        </w:r>
        <w:proofErr w:type="spellEnd"/>
        <w:r>
          <w:rPr>
            <w:rFonts w:ascii="Times New Roman"/>
            <w:bCs/>
            <w:vertAlign w:val="subscript"/>
          </w:rPr>
          <w:t xml:space="preserve"> </w:t>
        </w:r>
      </w:ins>
      <w:ins w:id="334" w:author="Unknown" w:date="2020-03-09T19:20:00Z">
        <w:r>
          <w:rPr>
            <w:rFonts w:ascii="Times New Roman"/>
            <w:bCs/>
          </w:rPr>
          <w:t>barriers</w:t>
        </w:r>
      </w:ins>
      <w:commentRangeStart w:id="335"/>
      <w:ins w:id="336" w:author="Unknown" w:date="2020-03-09T20:18:00Z">
        <w:r>
          <w:rPr>
            <w:rFonts w:ascii="Times New Roman"/>
            <w:bCs/>
          </w:rPr>
          <w:t xml:space="preserve"> </w:t>
        </w:r>
      </w:ins>
      <w:ins w:id="337" w:author="Sean Yun-Shiuan Chuang" w:date="2020-03-11T13:10:00Z">
        <w:r w:rsidR="00BE3FD1">
          <w:rPr>
            <w:rFonts w:ascii="Times New Roman"/>
            <w:bCs/>
          </w:rPr>
          <w:t>(range from 0 to 50</w:t>
        </w:r>
      </w:ins>
      <w:ins w:id="338" w:author="Unknown" w:date="2020-03-09T20:18:00Z">
        <w:del w:id="339" w:author="Sean Yun-Shiuan Chuang" w:date="2020-03-11T13:10:00Z">
          <w:r w:rsidDel="00BE3FD1">
            <w:rPr>
              <w:rFonts w:ascii="Times New Roman"/>
              <w:bCs/>
            </w:rPr>
            <w:delText>(</w:delText>
          </w:r>
        </w:del>
      </w:ins>
      <w:ins w:id="340" w:author="Unknown" w:date="2020-03-09T20:22:00Z">
        <w:del w:id="341"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342" w:author="Sean Yun-Shiuan Chuang" w:date="2020-03-11T13:10:00Z">
        <w:r w:rsidR="00BE3FD1">
          <w:rPr>
            <w:rFonts w:ascii="Times New Roman"/>
            <w:bCs/>
          </w:rPr>
          <w:t xml:space="preserve">) </w:t>
        </w:r>
      </w:ins>
      <w:ins w:id="343" w:author="Unknown" w:date="2020-03-09T20:22:00Z">
        <w:del w:id="344" w:author="Sean Yun-Shiuan Chuang" w:date="2020-03-11T13:10:00Z">
          <w:r w:rsidDel="00BE3FD1">
            <w:rPr>
              <w:rFonts w:ascii="Times New Roman"/>
              <w:bCs/>
            </w:rPr>
            <w:delText xml:space="preserve">; </w:delText>
          </w:r>
        </w:del>
      </w:ins>
      <w:ins w:id="345" w:author="Unknown" w:date="2020-03-09T20:21:00Z">
        <w:del w:id="346"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347" w:author="Unknown" w:date="2020-03-09T22:18:00Z">
        <w:del w:id="348" w:author="Sean Yun-Shiuan Chuang" w:date="2020-03-11T13:10:00Z">
          <w:r w:rsidDel="00BE3FD1">
            <w:rPr>
              <w:rFonts w:ascii="Times New Roman"/>
              <w:bCs/>
            </w:rPr>
            <w:delText>50</w:delText>
          </w:r>
        </w:del>
      </w:ins>
      <w:ins w:id="349" w:author="Unknown" w:date="2020-03-09T20:21:00Z">
        <w:del w:id="350" w:author="Sean Yun-Shiuan Chuang" w:date="2020-03-11T13:10:00Z">
          <w:r w:rsidDel="00BE3FD1">
            <w:rPr>
              <w:rFonts w:ascii="Times New Roman"/>
              <w:bCs/>
            </w:rPr>
            <w:delText>)</w:delText>
          </w:r>
        </w:del>
      </w:ins>
      <w:ins w:id="351" w:author="Unknown" w:date="2020-03-09T20:22:00Z">
        <w:del w:id="352" w:author="Sean Yun-Shiuan Chuang" w:date="2020-03-11T13:10:00Z">
          <w:r w:rsidDel="00BE3FD1">
            <w:rPr>
              <w:rFonts w:ascii="Times New Roman"/>
              <w:bCs/>
            </w:rPr>
            <w:delText xml:space="preserve">) </w:delText>
          </w:r>
        </w:del>
      </w:ins>
      <w:commentRangeEnd w:id="335"/>
      <w:del w:id="353" w:author="Sean Yun-Shiuan Chuang" w:date="2020-03-11T13:10:00Z">
        <w:r w:rsidDel="00BE3FD1">
          <w:rPr>
            <w:rStyle w:val="CommentReference"/>
            <w:rFonts w:ascii="Times New Roman" w:eastAsia="PMingLiU"/>
            <w:color w:val="auto"/>
            <w:lang w:eastAsia="en-US"/>
          </w:rPr>
          <w:commentReference w:id="335"/>
        </w:r>
      </w:del>
      <w:ins w:id="354"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355"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356" w:author="Unknown" w:date="2020-03-09T19:45:00Z">
        <w:r>
          <w:rPr>
            <w:rFonts w:ascii="Times New Roman"/>
            <w:bCs/>
          </w:rPr>
          <w:t>From</w:t>
        </w:r>
      </w:ins>
      <w:ins w:id="357" w:author="Unknown" w:date="2020-03-09T19:44:00Z">
        <w:r>
          <w:rPr>
            <w:rFonts w:ascii="Times New Roman"/>
            <w:bCs/>
          </w:rPr>
          <w:t xml:space="preserve"> </w:t>
        </w:r>
      </w:ins>
      <w:ins w:id="358"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359" w:author="Unknown" w:date="2020-03-09T19:46:00Z">
        <w:r>
          <w:rPr>
            <w:rFonts w:ascii="Times New Roman"/>
            <w:bCs/>
          </w:rPr>
          <w:t xml:space="preserve"> has </w:t>
        </w:r>
      </w:ins>
      <w:ins w:id="360" w:author="Unknown" w:date="2020-03-09T19:48:00Z">
        <w:r>
          <w:rPr>
            <w:rFonts w:ascii="Times New Roman"/>
            <w:bCs/>
          </w:rPr>
          <w:t>a social</w:t>
        </w:r>
      </w:ins>
      <w:ins w:id="361" w:author="Unknown" w:date="2020-03-09T19:44:00Z">
        <w:r>
          <w:rPr>
            <w:rFonts w:ascii="Times New Roman"/>
            <w:bCs/>
          </w:rPr>
          <w:t xml:space="preserve"> reward </w:t>
        </w:r>
      </w:ins>
      <w:ins w:id="362"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363" w:author="Unknown" w:date="2020-03-09T19:48:00Z">
        <w:r>
          <w:rPr>
            <w:rFonts w:ascii="Times New Roman"/>
            <w:bCs/>
          </w:rPr>
          <w:t xml:space="preserve">, </w:t>
        </w:r>
      </w:ins>
      <w:ins w:id="364" w:author="Unknown" w:date="2020-03-09T19:44:00Z">
        <w:r>
          <w:rPr>
            <w:rFonts w:ascii="Times New Roman"/>
            <w:bCs/>
          </w:rPr>
          <w:t>and</w:t>
        </w:r>
      </w:ins>
      <w:ins w:id="365"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366" w:author="Unknown" w:date="2020-03-09T19:58:00Z">
        <w:r>
          <w:rPr>
            <w:rFonts w:ascii="Times New Roman"/>
            <w:bCs/>
            <w:i/>
          </w:rPr>
          <w:t>,</w:t>
        </w:r>
        <w:r>
          <w:rPr>
            <w:rFonts w:ascii="Times New Roman"/>
            <w:bCs/>
            <w:iCs/>
          </w:rPr>
          <w:t xml:space="preserve"> which is the </w:t>
        </w:r>
      </w:ins>
      <w:ins w:id="367" w:author="Unknown" w:date="2020-03-09T20:03:00Z">
        <w:r>
          <w:rPr>
            <w:rFonts w:ascii="Times New Roman"/>
            <w:bCs/>
            <w:iCs/>
          </w:rPr>
          <w:t>minimum</w:t>
        </w:r>
      </w:ins>
      <w:ins w:id="368" w:author="Unknown" w:date="2020-03-09T20:02:00Z">
        <w:r>
          <w:rPr>
            <w:rFonts w:ascii="Times New Roman"/>
            <w:bCs/>
            <w:iCs/>
          </w:rPr>
          <w:t xml:space="preserve"> steps</w:t>
        </w:r>
      </w:ins>
      <w:ins w:id="369" w:author="Unknown" w:date="2020-03-09T20:03:00Z">
        <w:r>
          <w:rPr>
            <w:rFonts w:ascii="Times New Roman"/>
            <w:bCs/>
            <w:iCs/>
          </w:rPr>
          <w:t xml:space="preserve"> the agent needs to take to approach the target.</w:t>
        </w:r>
      </w:ins>
      <w:ins w:id="370" w:author="Unknown" w:date="2020-03-09T19:47:00Z">
        <w:r>
          <w:rPr>
            <w:rFonts w:ascii="Times New Roman"/>
            <w:bCs/>
          </w:rPr>
          <w:t xml:space="preserve"> </w:t>
        </w:r>
      </w:ins>
      <w:ins w:id="371" w:author="Unknown" w:date="2020-03-09T22:32:00Z">
        <w:r>
          <w:rPr>
            <w:rFonts w:ascii="Times New Roman"/>
            <w:bCs/>
          </w:rPr>
          <w:t>The agent could only move vertically or horizontally, but not diagonally.</w:t>
        </w:r>
      </w:ins>
      <w:ins w:id="372" w:author="Unknown" w:date="2020-03-09T22:44:00Z">
        <w:r>
          <w:rPr>
            <w:rFonts w:ascii="Times New Roman"/>
            <w:bCs/>
          </w:rPr>
          <w:t xml:space="preserve"> The </w:t>
        </w:r>
      </w:ins>
      <w:ins w:id="373" w:author="Unknown" w:date="2020-03-09T22:45:00Z">
        <w:r>
          <w:rPr>
            <w:rFonts w:ascii="Times New Roman"/>
            <w:bCs/>
          </w:rPr>
          <w:t xml:space="preserve">agent could not move into where the </w:t>
        </w:r>
      </w:ins>
      <w:ins w:id="374" w:author="Unknown" w:date="2020-03-09T22:44:00Z">
        <w:r>
          <w:rPr>
            <w:rFonts w:ascii="Times New Roman"/>
            <w:bCs/>
          </w:rPr>
          <w:t xml:space="preserve">barriers </w:t>
        </w:r>
      </w:ins>
      <w:ins w:id="375" w:author="Unknown" w:date="2020-03-09T22:45:00Z">
        <w:r>
          <w:rPr>
            <w:rFonts w:ascii="Times New Roman"/>
            <w:bCs/>
          </w:rPr>
          <w:t>are or</w:t>
        </w:r>
      </w:ins>
      <w:ins w:id="376" w:author="Unknown" w:date="2020-03-09T22:44:00Z">
        <w:r>
          <w:rPr>
            <w:rFonts w:ascii="Times New Roman"/>
            <w:bCs/>
          </w:rPr>
          <w:t xml:space="preserve"> </w:t>
        </w:r>
      </w:ins>
      <w:ins w:id="377" w:author="Unknown" w:date="2020-03-09T22:49:00Z">
        <w:r>
          <w:rPr>
            <w:rFonts w:ascii="Times New Roman"/>
            <w:bCs/>
          </w:rPr>
          <w:t>out of</w:t>
        </w:r>
      </w:ins>
      <w:ins w:id="378" w:author="Unknown" w:date="2020-03-09T22:45:00Z">
        <w:r>
          <w:rPr>
            <w:rFonts w:ascii="Times New Roman"/>
            <w:bCs/>
          </w:rPr>
          <w:t xml:space="preserve"> </w:t>
        </w:r>
      </w:ins>
      <w:ins w:id="379" w:author="Unknown" w:date="2020-03-09T22:44:00Z">
        <w:r>
          <w:rPr>
            <w:rFonts w:ascii="Times New Roman"/>
            <w:bCs/>
          </w:rPr>
          <w:t>the bounda</w:t>
        </w:r>
      </w:ins>
      <w:ins w:id="380" w:author="Unknown" w:date="2020-03-09T22:45:00Z">
        <w:r>
          <w:rPr>
            <w:rFonts w:ascii="Times New Roman"/>
            <w:bCs/>
          </w:rPr>
          <w:t>ry of the grid world.</w:t>
        </w:r>
      </w:ins>
      <w:ins w:id="381" w:author="Unknown" w:date="2020-03-09T22:32:00Z">
        <w:r>
          <w:rPr>
            <w:rFonts w:ascii="Times New Roman"/>
            <w:bCs/>
          </w:rPr>
          <w:t xml:space="preserve"> Once the agent reaches one of the </w:t>
        </w:r>
      </w:ins>
      <w:ins w:id="382" w:author="Unknown" w:date="2020-03-09T22:33:00Z">
        <w:r>
          <w:rPr>
            <w:rFonts w:ascii="Times New Roman"/>
            <w:bCs/>
          </w:rPr>
          <w:t>targets</w:t>
        </w:r>
      </w:ins>
      <w:ins w:id="383" w:author="Unknown" w:date="2020-03-09T22:32:00Z">
        <w:r>
          <w:rPr>
            <w:rFonts w:ascii="Times New Roman"/>
            <w:bCs/>
          </w:rPr>
          <w:t>, the trajectory is completed and a new</w:t>
        </w:r>
      </w:ins>
      <w:ins w:id="384"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 </w:t>
        </w:r>
      </w:ins>
      <w:ins w:id="385"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386" w:author="Unknown" w:date="2020-03-09T19:29:00Z">
        <w:del w:id="387" w:author="Unknown" w:date="2020-03-09T19:29:00Z">
          <w:r w:rsidDel="00CC27F9">
            <w:rPr>
              <w:rFonts w:ascii="Times New Roman"/>
              <w:bCs/>
            </w:rPr>
            <w:delText>T</w:delText>
          </w:r>
        </w:del>
        <w:r>
          <w:rPr>
            <w:rFonts w:ascii="Times New Roman"/>
            <w:bCs/>
          </w:rPr>
          <w:t xml:space="preserve">he </w:t>
        </w:r>
      </w:ins>
      <w:proofErr w:type="gramStart"/>
      <w:ins w:id="388" w:author="Unknown" w:date="2020-03-09T19:35:00Z">
        <w:r>
          <w:rPr>
            <w:rFonts w:ascii="Times New Roman"/>
            <w:bCs/>
          </w:rPr>
          <w:t>target</w:t>
        </w:r>
        <w:proofErr w:type="gramEnd"/>
        <w:r>
          <w:rPr>
            <w:rFonts w:ascii="Times New Roman"/>
            <w:bCs/>
          </w:rPr>
          <w:t xml:space="preserve"> </w:t>
        </w:r>
        <w:del w:id="389" w:author="Unknown" w:date="2020-03-09T19:35:00Z">
          <w:r w:rsidRPr="007D709A" w:rsidDel="009D025E">
            <w:rPr>
              <w:rFonts w:ascii="Times New Roman"/>
              <w:bCs/>
              <w:i/>
              <w:iCs/>
              <w:rPrChange w:id="390" w:author="Unknown" w:date="2020-03-09T23:42:00Z">
                <w:rPr>
                  <w:rFonts w:ascii="Times New Roman"/>
                  <w:bCs/>
                </w:rPr>
              </w:rPrChange>
            </w:rPr>
            <w:delText>g*</w:delText>
          </w:r>
          <w:r w:rsidDel="004859DC">
            <w:rPr>
              <w:rFonts w:ascii="Times New Roman"/>
              <w:bCs/>
            </w:rPr>
            <w:delText xml:space="preserve"> </w:delText>
          </w:r>
        </w:del>
        <w:r>
          <w:rPr>
            <w:rFonts w:ascii="Times New Roman"/>
            <w:bCs/>
          </w:rPr>
          <w:t xml:space="preserve">that the </w:t>
        </w:r>
      </w:ins>
      <w:ins w:id="391" w:author="Unknown" w:date="2020-03-09T19:34:00Z">
        <w:r>
          <w:rPr>
            <w:rFonts w:ascii="Times New Roman"/>
            <w:bCs/>
          </w:rPr>
          <w:t xml:space="preserve">agent </w:t>
        </w:r>
      </w:ins>
      <m:oMath>
        <m:sSub>
          <m:sSubPr>
            <m:ctrlPr>
              <w:ins w:id="392" w:author="Unknown" w:date="2020-03-09T19:29:00Z">
                <w:rPr>
                  <w:rFonts w:ascii="Cambria Math" w:hAnsi="Cambria Math"/>
                  <w:bCs/>
                  <w:i/>
                </w:rPr>
              </w:ins>
            </m:ctrlPr>
          </m:sSubPr>
          <m:e>
            <m:r>
              <w:ins w:id="393" w:author="Unknown" w:date="2020-03-09T19:29:00Z">
                <w:rPr>
                  <w:rFonts w:ascii="Cambria Math" w:hAnsi="Cambria Math"/>
                </w:rPr>
                <m:t>a</m:t>
              </w:ins>
            </m:r>
          </m:e>
          <m:sub>
            <m:r>
              <w:ins w:id="394" w:author="Unknown" w:date="2020-03-09T19:29:00Z">
                <w:rPr>
                  <w:rFonts w:ascii="Cambria Math" w:hAnsi="Cambria Math"/>
                </w:rPr>
                <m:t>i</m:t>
              </w:ins>
            </m:r>
          </m:sub>
        </m:sSub>
      </m:oMath>
      <w:ins w:id="395" w:author="Unknown" w:date="2020-03-09T19:35:00Z">
        <w:r>
          <w:rPr>
            <w:rFonts w:ascii="Times New Roman"/>
            <w:bCs/>
          </w:rPr>
          <w:t xml:space="preserve"> approach</w:t>
        </w:r>
      </w:ins>
      <w:ins w:id="396" w:author="Unknown" w:date="2020-03-09T20:03:00Z">
        <w:r>
          <w:rPr>
            <w:rFonts w:ascii="Times New Roman"/>
            <w:bCs/>
          </w:rPr>
          <w:t>es in the end</w:t>
        </w:r>
      </w:ins>
      <w:ins w:id="397" w:author="Unknown" w:date="2020-03-09T19:35:00Z">
        <w:r>
          <w:rPr>
            <w:rFonts w:ascii="Times New Roman"/>
            <w:bCs/>
          </w:rPr>
          <w:t xml:space="preserve"> </w:t>
        </w:r>
      </w:ins>
      <w:ins w:id="398"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399" w:author="Unknown" w:date="2020-03-09T19:35:00Z">
        <w:r>
          <w:rPr>
            <w:rFonts w:ascii="Times New Roman"/>
            <w:bCs/>
          </w:rPr>
          <w:t>is decided by</w:t>
        </w:r>
      </w:ins>
      <w:ins w:id="400" w:author="Unknown" w:date="2020-03-09T20:04:00Z">
        <w:r>
          <w:rPr>
            <w:rFonts w:ascii="Times New Roman"/>
            <w:bCs/>
          </w:rPr>
          <w:t xml:space="preserve"> </w:t>
        </w:r>
      </w:ins>
    </w:p>
    <w:p w14:paraId="47059E5C" w14:textId="77777777" w:rsidR="00A701AA" w:rsidRDefault="00A701AA" w:rsidP="00A701AA">
      <w:pPr>
        <w:pStyle w:val="a"/>
        <w:tabs>
          <w:tab w:val="clear" w:pos="800"/>
          <w:tab w:val="left" w:pos="180"/>
        </w:tabs>
        <w:wordWrap/>
        <w:spacing w:line="240" w:lineRule="auto"/>
        <w:contextualSpacing/>
        <w:outlineLvl w:val="0"/>
        <w:rPr>
          <w:ins w:id="401" w:author="Unknown" w:date="2020-03-09T20:05:00Z"/>
          <w:rFonts w:ascii="Times New Roman"/>
          <w:bCs/>
        </w:rPr>
      </w:pPr>
    </w:p>
    <w:commentRangeStart w:id="402"/>
    <w:p w14:paraId="3D98FEEC" w14:textId="77777777" w:rsidR="00A701AA" w:rsidRPr="00F216F8" w:rsidRDefault="00B14328" w:rsidP="00A701AA">
      <w:pPr>
        <w:pStyle w:val="a"/>
        <w:tabs>
          <w:tab w:val="clear" w:pos="800"/>
          <w:tab w:val="left" w:pos="180"/>
        </w:tabs>
        <w:wordWrap/>
        <w:spacing w:line="240" w:lineRule="auto"/>
        <w:contextualSpacing/>
        <w:jc w:val="center"/>
        <w:outlineLvl w:val="0"/>
        <w:rPr>
          <w:ins w:id="403" w:author="Unknown" w:date="2020-03-09T20:09:00Z"/>
          <w:rFonts w:ascii="Times New Roman"/>
          <w:bCs/>
          <w:rPrChange w:id="404" w:author="Unknown" w:date="2020-03-09T20:09:00Z">
            <w:rPr>
              <w:ins w:id="405" w:author="Unknown" w:date="2020-03-09T20:09:00Z"/>
              <w:rFonts w:ascii="Cambria Math" w:hAnsi="Cambria Math"/>
              <w:bCs/>
              <w:i/>
            </w:rPr>
          </w:rPrChange>
        </w:rPr>
      </w:pPr>
      <m:oMathPara>
        <m:oMath>
          <m:sSub>
            <m:sSubPr>
              <m:ctrlPr>
                <w:ins w:id="406" w:author="Unknown" w:date="2020-03-09T20:06:00Z">
                  <w:rPr>
                    <w:rFonts w:ascii="Cambria Math" w:hAnsi="Cambria Math"/>
                    <w:bCs/>
                    <w:i/>
                  </w:rPr>
                </w:ins>
              </m:ctrlPr>
            </m:sSubPr>
            <m:e>
              <m:r>
                <w:ins w:id="407" w:author="Unknown" w:date="2020-03-09T20:06:00Z">
                  <w:rPr>
                    <w:rFonts w:ascii="Cambria Math" w:hAnsi="Cambria Math"/>
                  </w:rPr>
                  <m:t>argmax</m:t>
                </w:ins>
              </m:r>
            </m:e>
            <m:sub>
              <m:r>
                <w:ins w:id="408" w:author="Unknown" w:date="2020-03-09T20:07:00Z">
                  <w:rPr>
                    <w:rFonts w:ascii="Cambria Math" w:hAnsi="Cambria Math"/>
                  </w:rPr>
                  <m:t>s</m:t>
                </w:ins>
              </m:r>
            </m:sub>
          </m:sSub>
          <m:d>
            <m:dPr>
              <m:ctrlPr>
                <w:ins w:id="409" w:author="Unknown" w:date="2020-03-09T20:07:00Z">
                  <w:rPr>
                    <w:rFonts w:ascii="Cambria Math" w:hAnsi="Cambria Math"/>
                    <w:bCs/>
                  </w:rPr>
                </w:ins>
              </m:ctrlPr>
            </m:dPr>
            <m:e>
              <m:sSub>
                <m:sSubPr>
                  <m:ctrlPr>
                    <w:ins w:id="410" w:author="Unknown" w:date="2020-03-09T20:07:00Z">
                      <w:rPr>
                        <w:rFonts w:ascii="Cambria Math" w:hAnsi="Cambria Math"/>
                        <w:bCs/>
                        <w:i/>
                      </w:rPr>
                    </w:ins>
                  </m:ctrlPr>
                </m:sSubPr>
                <m:e>
                  <m:r>
                    <w:ins w:id="411" w:author="Unknown" w:date="2020-03-09T20:07:00Z">
                      <w:rPr>
                        <w:rFonts w:ascii="Cambria Math" w:hAnsi="Cambria Math"/>
                      </w:rPr>
                      <m:t>u</m:t>
                    </w:ins>
                  </m:r>
                </m:e>
                <m:sub>
                  <m:r>
                    <w:ins w:id="412" w:author="Unknown" w:date="2020-03-09T20:07:00Z">
                      <w:rPr>
                        <w:rFonts w:ascii="Cambria Math" w:hAnsi="Cambria Math"/>
                      </w:rPr>
                      <m:t>s</m:t>
                    </w:ins>
                  </m:r>
                </m:sub>
              </m:sSub>
              <m:r>
                <w:ins w:id="413" w:author="Unknown" w:date="2020-03-09T20:07:00Z">
                  <w:rPr>
                    <w:rFonts w:ascii="Cambria Math" w:hAnsi="Cambria Math"/>
                  </w:rPr>
                  <m:t>-</m:t>
                </w:ins>
              </m:r>
              <m:sSub>
                <m:sSubPr>
                  <m:ctrlPr>
                    <w:ins w:id="414" w:author="Unknown" w:date="2020-03-09T20:07:00Z">
                      <w:rPr>
                        <w:rFonts w:ascii="Cambria Math" w:hAnsi="Cambria Math"/>
                        <w:bCs/>
                        <w:i/>
                      </w:rPr>
                    </w:ins>
                  </m:ctrlPr>
                </m:sSubPr>
                <m:e>
                  <m:r>
                    <w:ins w:id="415" w:author="Unknown" w:date="2020-03-09T20:07:00Z">
                      <w:rPr>
                        <w:rFonts w:ascii="Cambria Math" w:hAnsi="Cambria Math"/>
                      </w:rPr>
                      <m:t>d</m:t>
                    </w:ins>
                  </m:r>
                </m:e>
                <m:sub>
                  <m:r>
                    <w:ins w:id="416" w:author="Unknown" w:date="2020-03-09T20:07:00Z">
                      <w:rPr>
                        <w:rFonts w:ascii="Cambria Math" w:hAnsi="Cambria Math"/>
                      </w:rPr>
                      <m:t>s</m:t>
                    </w:ins>
                  </m:r>
                </m:sub>
              </m:sSub>
              <m:ctrlPr>
                <w:ins w:id="417" w:author="Unknown" w:date="2020-03-09T20:07:00Z">
                  <w:rPr>
                    <w:rFonts w:ascii="Cambria Math" w:hAnsi="Cambria Math"/>
                    <w:bCs/>
                    <w:i/>
                  </w:rPr>
                </w:ins>
              </m:ctrlPr>
            </m:e>
          </m:d>
          <w:commentRangeEnd w:id="402"/>
          <m:r>
            <m:rPr>
              <m:sty m:val="p"/>
            </m:rPr>
            <w:rPr>
              <w:rStyle w:val="CommentReference"/>
              <w:rFonts w:ascii="Times New Roman" w:eastAsia="PMingLiU"/>
              <w:color w:val="auto"/>
              <w:lang w:eastAsia="en-US"/>
            </w:rPr>
            <w:commentReference w:id="402"/>
          </m:r>
        </m:oMath>
      </m:oMathPara>
    </w:p>
    <w:p w14:paraId="317872DC" w14:textId="77777777" w:rsidR="00A701AA" w:rsidRPr="00AF5134" w:rsidRDefault="00A701AA">
      <w:pPr>
        <w:pStyle w:val="a"/>
        <w:tabs>
          <w:tab w:val="clear" w:pos="800"/>
          <w:tab w:val="left" w:pos="180"/>
        </w:tabs>
        <w:wordWrap/>
        <w:spacing w:line="240" w:lineRule="auto"/>
        <w:contextualSpacing/>
        <w:jc w:val="center"/>
        <w:outlineLvl w:val="0"/>
        <w:rPr>
          <w:ins w:id="418" w:author="Unknown" w:date="2020-03-09T20:05:00Z"/>
          <w:rFonts w:ascii="Times New Roman"/>
          <w:bCs/>
        </w:rPr>
        <w:pPrChange w:id="419" w:author="Unknown" w:date="2020-03-09T20:09:00Z">
          <w:pPr>
            <w:pStyle w:val="a"/>
            <w:tabs>
              <w:tab w:val="clear" w:pos="800"/>
              <w:tab w:val="left" w:pos="180"/>
            </w:tabs>
            <w:wordWrap/>
            <w:spacing w:line="240" w:lineRule="auto"/>
            <w:contextualSpacing/>
            <w:outlineLvl w:val="0"/>
          </w:pPr>
        </w:pPrChange>
      </w:pPr>
    </w:p>
    <w:p w14:paraId="74DB3491" w14:textId="249BBEE0" w:rsidR="00A701AA" w:rsidDel="008A0028" w:rsidRDefault="00A701AA" w:rsidP="00A701AA">
      <w:pPr>
        <w:pStyle w:val="a"/>
        <w:tabs>
          <w:tab w:val="clear" w:pos="800"/>
          <w:tab w:val="left" w:pos="180"/>
        </w:tabs>
        <w:wordWrap/>
        <w:spacing w:line="240" w:lineRule="auto"/>
        <w:contextualSpacing/>
        <w:outlineLvl w:val="0"/>
        <w:rPr>
          <w:del w:id="420" w:author="Unknown"/>
          <w:rFonts w:ascii="Times New Roman"/>
          <w:bCs/>
        </w:rPr>
      </w:pPr>
      <w:ins w:id="421"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ins w:id="422" w:author="Unknown" w:date="2020-03-09T20:11:00Z">
        <w:r>
          <w:rPr>
            <w:rFonts w:ascii="Times New Roman"/>
            <w:bCs/>
          </w:rPr>
          <w:t>es</w:t>
        </w:r>
      </w:ins>
      <w:ins w:id="423" w:author="Unknown" w:date="2020-03-09T20:10:00Z">
        <w:r>
          <w:rPr>
            <w:rFonts w:ascii="Times New Roman"/>
            <w:bCs/>
          </w:rPr>
          <w:t xml:space="preserve"> </w:t>
        </w:r>
      </w:ins>
      <w:ins w:id="424" w:author="Unknown" w:date="2020-03-09T20:11:00Z">
        <w:r w:rsidRPr="00784812">
          <w:rPr>
            <w:rFonts w:ascii="Times New Roman"/>
            <w:bCs/>
            <w:i/>
            <w:iCs/>
          </w:rPr>
          <w:t>g*</w:t>
        </w:r>
        <w:r>
          <w:rPr>
            <w:rFonts w:ascii="Times New Roman"/>
            <w:bCs/>
          </w:rPr>
          <w:t xml:space="preserve"> following the shortest path</w:t>
        </w:r>
      </w:ins>
      <w:ins w:id="425" w:author="Unknown" w:date="2020-03-09T20:24:00Z">
        <w:r>
          <w:rPr>
            <w:rFonts w:ascii="Times New Roman"/>
            <w:bCs/>
          </w:rPr>
          <w:t xml:space="preserve"> in a determinist way</w:t>
        </w:r>
      </w:ins>
      <w:ins w:id="426" w:author="Unknown" w:date="2020-03-09T20:12:00Z">
        <w:r>
          <w:rPr>
            <w:rFonts w:ascii="Times New Roman"/>
            <w:bCs/>
          </w:rPr>
          <w:t xml:space="preserve">, </w:t>
        </w:r>
      </w:ins>
      <w:del w:id="427"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
        <w:tabs>
          <w:tab w:val="clear" w:pos="800"/>
          <w:tab w:val="left" w:pos="180"/>
        </w:tabs>
        <w:wordWrap/>
        <w:spacing w:line="240" w:lineRule="auto"/>
        <w:contextualSpacing/>
        <w:outlineLvl w:val="0"/>
        <w:rPr>
          <w:del w:id="428" w:author="Unknown"/>
          <w:rFonts w:ascii="Times New Roman"/>
          <w:bCs/>
        </w:rPr>
      </w:pPr>
    </w:p>
    <w:p w14:paraId="7C2ABA9F" w14:textId="77777777" w:rsidR="00A701AA" w:rsidRPr="00CC69C2" w:rsidDel="008A0028" w:rsidRDefault="00B14328" w:rsidP="00A701AA">
      <w:pPr>
        <w:pStyle w:val="a"/>
        <w:tabs>
          <w:tab w:val="clear" w:pos="800"/>
          <w:tab w:val="left" w:pos="180"/>
        </w:tabs>
        <w:wordWrap/>
        <w:spacing w:line="240" w:lineRule="auto"/>
        <w:contextualSpacing/>
        <w:outlineLvl w:val="0"/>
        <w:rPr>
          <w:del w:id="429" w:author="Unknown"/>
          <w:rFonts w:ascii="Times New Roman"/>
        </w:rPr>
      </w:pPr>
      <m:oMathPara>
        <m:oMathParaPr>
          <m:jc m:val="center"/>
        </m:oMathParaPr>
        <m:oMath>
          <m:acc>
            <m:accPr>
              <m:chr m:val="̃"/>
              <m:ctrlPr>
                <w:del w:id="430" w:author="Unknown">
                  <w:rPr>
                    <w:rFonts w:ascii="Cambria Math" w:hAnsi="Cambria Math"/>
                    <w:i/>
                  </w:rPr>
                </w:del>
              </m:ctrlPr>
            </m:accPr>
            <m:e>
              <m:sSub>
                <m:sSubPr>
                  <m:ctrlPr>
                    <w:del w:id="431" w:author="Unknown">
                      <w:rPr>
                        <w:rFonts w:ascii="Cambria Math" w:hAnsi="Cambria Math"/>
                      </w:rPr>
                    </w:del>
                  </m:ctrlPr>
                </m:sSubPr>
                <m:e>
                  <m:r>
                    <w:del w:id="432" w:author="Unknown">
                      <w:rPr>
                        <w:rFonts w:ascii="Cambria Math" w:hAnsi="Cambria Math"/>
                      </w:rPr>
                      <m:t>P</m:t>
                    </w:del>
                  </m:r>
                </m:e>
                <m:sub>
                  <m:r>
                    <w:del w:id="433" w:author="Unknown">
                      <w:rPr>
                        <w:rFonts w:ascii="Cambria Math" w:hAnsi="Cambria Math"/>
                      </w:rPr>
                      <m:t>s</m:t>
                    </w:del>
                  </m:r>
                </m:sub>
              </m:sSub>
            </m:e>
          </m:acc>
          <m:r>
            <w:del w:id="434" w:author="Unknown">
              <w:rPr>
                <w:rFonts w:ascii="Cambria Math" w:hAnsi="Cambria Math"/>
              </w:rPr>
              <m:t>=</m:t>
            </w:del>
          </m:r>
          <m:acc>
            <m:accPr>
              <m:chr m:val="̃"/>
              <m:ctrlPr>
                <w:del w:id="435" w:author="Unknown">
                  <w:rPr>
                    <w:rFonts w:ascii="Cambria Math" w:hAnsi="Cambria Math"/>
                    <w:i/>
                  </w:rPr>
                </w:del>
              </m:ctrlPr>
            </m:accPr>
            <m:e>
              <m:sSub>
                <m:sSubPr>
                  <m:ctrlPr>
                    <w:del w:id="436" w:author="Unknown">
                      <w:rPr>
                        <w:rFonts w:ascii="Cambria Math" w:hAnsi="Cambria Math"/>
                      </w:rPr>
                    </w:del>
                  </m:ctrlPr>
                </m:sSubPr>
                <m:e>
                  <m:r>
                    <w:del w:id="437" w:author="Unknown">
                      <w:rPr>
                        <w:rFonts w:ascii="Cambria Math" w:hAnsi="Cambria Math"/>
                      </w:rPr>
                      <m:t>u</m:t>
                    </w:del>
                  </m:r>
                </m:e>
                <m:sub>
                  <m:r>
                    <w:del w:id="438" w:author="Unknown">
                      <w:rPr>
                        <w:rFonts w:ascii="Cambria Math" w:hAnsi="Cambria Math"/>
                      </w:rPr>
                      <m:t>s</m:t>
                    </w:del>
                  </m:r>
                </m:sub>
              </m:sSub>
            </m:e>
          </m:acc>
          <m:r>
            <w:del w:id="439" w:author="Unknown">
              <w:rPr>
                <w:rFonts w:ascii="Cambria Math" w:hAnsi="Cambria Math"/>
              </w:rPr>
              <m:t>-</m:t>
            </w:del>
          </m:r>
          <m:acc>
            <m:accPr>
              <m:chr m:val="̃"/>
              <m:ctrlPr>
                <w:del w:id="440" w:author="Unknown">
                  <w:rPr>
                    <w:rFonts w:ascii="Cambria Math" w:hAnsi="Cambria Math"/>
                    <w:i/>
                  </w:rPr>
                </w:del>
              </m:ctrlPr>
            </m:accPr>
            <m:e>
              <m:sSub>
                <m:sSubPr>
                  <m:ctrlPr>
                    <w:del w:id="441" w:author="Unknown">
                      <w:rPr>
                        <w:rFonts w:ascii="Cambria Math" w:hAnsi="Cambria Math"/>
                      </w:rPr>
                    </w:del>
                  </m:ctrlPr>
                </m:sSubPr>
                <m:e>
                  <m:r>
                    <w:del w:id="442" w:author="Unknown">
                      <w:rPr>
                        <w:rFonts w:ascii="Cambria Math" w:hAnsi="Cambria Math"/>
                      </w:rPr>
                      <m:t>d</m:t>
                    </w:del>
                  </m:r>
                </m:e>
                <m:sub>
                  <m:r>
                    <w:del w:id="443" w:author="Unknown">
                      <w:rPr>
                        <w:rFonts w:ascii="Cambria Math" w:hAnsi="Cambria Math"/>
                      </w:rPr>
                      <m:t>s</m:t>
                    </w:del>
                  </m:r>
                </m:sub>
              </m:sSub>
            </m:e>
          </m:acc>
        </m:oMath>
      </m:oMathPara>
    </w:p>
    <w:p w14:paraId="0E466AB0" w14:textId="77777777" w:rsidR="00A701AA" w:rsidDel="008A0028" w:rsidRDefault="00A701AA" w:rsidP="00A701AA">
      <w:pPr>
        <w:pStyle w:val="a"/>
        <w:tabs>
          <w:tab w:val="clear" w:pos="800"/>
          <w:tab w:val="left" w:pos="180"/>
        </w:tabs>
        <w:wordWrap/>
        <w:spacing w:line="240" w:lineRule="auto"/>
        <w:contextualSpacing/>
        <w:outlineLvl w:val="0"/>
        <w:rPr>
          <w:del w:id="444" w:author="Unknown"/>
          <w:rFonts w:ascii="Times New Roman"/>
        </w:rPr>
      </w:pPr>
    </w:p>
    <w:p w14:paraId="3E779E68" w14:textId="1AAF3986" w:rsidR="00A701AA" w:rsidRDefault="00A701AA" w:rsidP="00A701AA">
      <w:pPr>
        <w:pStyle w:val="a"/>
        <w:tabs>
          <w:tab w:val="clear" w:pos="800"/>
          <w:tab w:val="left" w:pos="180"/>
        </w:tabs>
        <w:wordWrap/>
        <w:spacing w:line="240" w:lineRule="auto"/>
        <w:contextualSpacing/>
        <w:outlineLvl w:val="0"/>
        <w:rPr>
          <w:ins w:id="445" w:author="Unknown" w:date="2020-03-09T20:24:00Z"/>
          <w:rFonts w:ascii="Times New Roman"/>
          <w:bCs/>
        </w:rPr>
      </w:pPr>
      <w:del w:id="446"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447" w:author="Unknown" w:date="2020-03-09T20:13:00Z">
                <w:rPr>
                  <w:rFonts w:ascii="Cambria Math" w:hAnsi="Cambria Math"/>
                  <w:bCs/>
                  <w:i/>
                </w:rPr>
              </w:ins>
            </m:ctrlPr>
          </m:sSubPr>
          <m:e>
            <m:r>
              <w:ins w:id="448" w:author="Unknown" w:date="2020-03-09T20:13:00Z">
                <w:rPr>
                  <w:rFonts w:ascii="Cambria Math" w:hAnsi="Cambria Math"/>
                </w:rPr>
                <m:t>τ</m:t>
              </w:ins>
            </m:r>
          </m:e>
          <m:sub>
            <m:r>
              <w:ins w:id="449" w:author="Unknown" w:date="2020-03-09T20:13:00Z">
                <w:rPr>
                  <w:rFonts w:ascii="Cambria Math" w:hAnsi="Cambria Math"/>
                </w:rPr>
                <m:t>j</m:t>
              </w:ins>
            </m:r>
          </m:sub>
        </m:sSub>
        <m:r>
          <w:ins w:id="450"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 </w:t>
      </w:r>
      <w:ins w:id="451" w:author="Unknown" w:date="2020-03-09T22:19:00Z">
        <w:r>
          <w:rPr>
            <w:rFonts w:ascii="Times New Roman"/>
            <w:bCs/>
          </w:rPr>
          <w:t xml:space="preserve">For each virtual agent, </w:t>
        </w:r>
      </w:ins>
      <w:ins w:id="452" w:author="Unknown" w:date="2020-03-09T22:20:00Z">
        <w:r>
          <w:rPr>
            <w:rFonts w:ascii="Times New Roman"/>
            <w:bCs/>
          </w:rPr>
          <w:t>t</w:t>
        </w:r>
      </w:ins>
      <w:ins w:id="453" w:author="Unknown" w:date="2020-03-09T22:17:00Z">
        <w:r>
          <w:rPr>
            <w:rFonts w:ascii="Times New Roman"/>
            <w:bCs/>
          </w:rPr>
          <w:t xml:space="preserve">he social reward </w:t>
        </w:r>
      </w:ins>
      <w:ins w:id="454" w:author="Unknown" w:date="2020-03-09T22:19:00Z">
        <w:r>
          <w:rPr>
            <w:rFonts w:ascii="Times New Roman"/>
            <w:bCs/>
          </w:rPr>
          <w:t xml:space="preserve">values </w:t>
        </w:r>
      </w:ins>
      <w:ins w:id="455" w:author="Unknown" w:date="2020-03-09T22:20:00Z">
        <w:r>
          <w:rPr>
            <w:rFonts w:ascii="Times New Roman"/>
            <w:bCs/>
          </w:rPr>
          <w:t xml:space="preserve">for its </w:t>
        </w:r>
      </w:ins>
      <w:ins w:id="456" w:author="Unknown" w:date="2020-03-09T22:26:00Z">
        <w:r>
          <w:rPr>
            <w:rFonts w:ascii="Times New Roman"/>
            <w:bCs/>
          </w:rPr>
          <w:t>four</w:t>
        </w:r>
      </w:ins>
      <w:ins w:id="457" w:author="Unknown" w:date="2020-03-09T22:20:00Z">
        <w:r>
          <w:rPr>
            <w:rFonts w:ascii="Times New Roman"/>
            <w:bCs/>
          </w:rPr>
          <w:t xml:space="preserve"> targets </w:t>
        </w:r>
        <m:oMath>
          <m:r>
            <w:rPr>
              <w:rFonts w:ascii="Cambria Math" w:hAnsi="Cambria Math"/>
            </w:rPr>
            <m:t>{</m:t>
          </m:r>
        </m:oMath>
      </w:ins>
      <m:oMath>
        <m:sSub>
          <m:sSubPr>
            <m:ctrlPr>
              <w:ins w:id="458" w:author="Unknown" w:date="2020-03-09T22:19:00Z">
                <w:rPr>
                  <w:rFonts w:ascii="Cambria Math" w:hAnsi="Cambria Math"/>
                  <w:bCs/>
                  <w:i/>
                </w:rPr>
              </w:ins>
            </m:ctrlPr>
          </m:sSubPr>
          <m:e>
            <m:r>
              <w:ins w:id="459" w:author="Unknown" w:date="2020-03-09T22:19:00Z">
                <w:rPr>
                  <w:rFonts w:ascii="Cambria Math" w:hAnsi="Cambria Math"/>
                </w:rPr>
                <m:t>u</m:t>
              </w:ins>
            </m:r>
          </m:e>
          <m:sub>
            <m:r>
              <w:ins w:id="460" w:author="Unknown" w:date="2020-03-09T22:19:00Z">
                <w:rPr>
                  <w:rFonts w:ascii="Cambria Math" w:hAnsi="Cambria Math"/>
                </w:rPr>
                <m:t>s</m:t>
              </w:ins>
            </m:r>
          </m:sub>
        </m:sSub>
        <m:r>
          <w:ins w:id="461" w:author="Unknown" w:date="2020-03-09T22:19:00Z">
            <w:rPr>
              <w:rFonts w:ascii="Cambria Math" w:hAnsi="Cambria Math"/>
            </w:rPr>
            <m:t>|s∈[1,4]</m:t>
          </w:ins>
        </m:r>
        <m:r>
          <w:ins w:id="462" w:author="Unknown" w:date="2020-03-09T22:23:00Z">
            <w:rPr>
              <w:rFonts w:ascii="Cambria Math" w:hAnsi="Cambria Math"/>
            </w:rPr>
            <m:t>}</m:t>
          </w:ins>
        </m:r>
      </m:oMath>
      <w:ins w:id="463" w:author="Unknown" w:date="2020-03-09T22:20:00Z">
        <w:r>
          <w:rPr>
            <w:rFonts w:ascii="Times New Roman"/>
            <w:bCs/>
          </w:rPr>
          <w:t>are sam</w:t>
        </w:r>
      </w:ins>
      <w:ins w:id="464" w:author="Unknown" w:date="2020-03-09T22:21:00Z">
        <w:r>
          <w:rPr>
            <w:rFonts w:ascii="Times New Roman"/>
            <w:bCs/>
          </w:rPr>
          <w:t xml:space="preserve">pled randomly from a uniform distribution between 0 and </w:t>
        </w:r>
      </w:ins>
      <w:ins w:id="465" w:author="Unknown" w:date="2020-03-09T22:22:00Z">
        <w:r>
          <w:rPr>
            <w:rFonts w:ascii="Times New Roman"/>
            <w:bCs/>
          </w:rPr>
          <w:t>2</w:t>
        </w:r>
      </w:ins>
      <w:ins w:id="466" w:author="Sean Yun-Shiuan Chuang" w:date="2020-03-11T13:07:00Z">
        <w:r w:rsidR="00D1385D">
          <w:rPr>
            <w:rFonts w:ascii="Times New Roman"/>
            <w:bCs/>
          </w:rPr>
          <w:t>3</w:t>
        </w:r>
      </w:ins>
      <w:ins w:id="467" w:author="Unknown" w:date="2020-03-09T22:22:00Z">
        <w:del w:id="468" w:author="Sean Yun-Shiuan Chuang" w:date="2020-03-11T13:07:00Z">
          <w:r w:rsidDel="00D1385D">
            <w:rPr>
              <w:rFonts w:ascii="Times New Roman"/>
              <w:bCs/>
            </w:rPr>
            <w:delText>6</w:delText>
          </w:r>
        </w:del>
        <w:r>
          <w:rPr>
            <w:rFonts w:ascii="Times New Roman"/>
            <w:bCs/>
          </w:rPr>
          <w:t>,</w:t>
        </w:r>
      </w:ins>
      <w:ins w:id="469" w:author="Unknown" w:date="2020-03-09T22:21:00Z">
        <w:r>
          <w:rPr>
            <w:rFonts w:ascii="Times New Roman"/>
            <w:bCs/>
          </w:rPr>
          <w:t xml:space="preserve"> under the </w:t>
        </w:r>
      </w:ins>
      <w:ins w:id="470" w:author="Unknown" w:date="2020-03-09T22:22:00Z">
        <w:r>
          <w:rPr>
            <w:rFonts w:ascii="Times New Roman"/>
            <w:bCs/>
          </w:rPr>
          <w:t xml:space="preserve">hard </w:t>
        </w:r>
      </w:ins>
      <w:ins w:id="471" w:author="Unknown" w:date="2020-03-09T22:21:00Z">
        <w:r>
          <w:rPr>
            <w:rFonts w:ascii="Times New Roman"/>
            <w:bCs/>
          </w:rPr>
          <w:t xml:space="preserve">constraint that </w:t>
        </w:r>
      </w:ins>
      <w:del w:id="472" w:author="Unknown">
        <w:r w:rsidRPr="007A1F48" w:rsidDel="00D507D5">
          <w:rPr>
            <w:rFonts w:ascii="Times New Roman"/>
            <w:bCs/>
          </w:rPr>
          <w:delText xml:space="preserve">We simulated 10,000 grid world trajectories in total. </w:delText>
        </w:r>
      </w:del>
      <w:ins w:id="473" w:author="Unknown" w:date="2020-03-09T22:22:00Z">
        <w:r>
          <w:rPr>
            <w:rFonts w:ascii="Times New Roman"/>
            <w:bCs/>
          </w:rPr>
          <w:t xml:space="preserve">the standard deviation </w:t>
        </w:r>
      </w:ins>
      <w:ins w:id="474" w:author="Unknown" w:date="2020-03-09T22:23:00Z">
        <w:r>
          <w:rPr>
            <w:rFonts w:ascii="Times New Roman"/>
            <w:bCs/>
          </w:rPr>
          <w:t>(SD)</w:t>
        </w:r>
      </w:ins>
      <w:ins w:id="475" w:author="Unknown" w:date="2020-03-09T22:25:00Z">
        <w:r>
          <w:rPr>
            <w:rFonts w:ascii="Times New Roman"/>
            <w:bCs/>
          </w:rPr>
          <w:t xml:space="preserve"> of</w:t>
        </w:r>
      </w:ins>
      <w:ins w:id="476" w:author="Unknown" w:date="2020-03-09T22:23:00Z">
        <w:r>
          <w:rPr>
            <w:rFonts w:ascii="Times New Roman"/>
            <w:bCs/>
          </w:rPr>
          <w:t xml:space="preserve"> </w:t>
        </w:r>
      </w:ins>
      <w:ins w:id="477" w:author="Sean Yun-Shiuan Chuang" w:date="2020-03-11T13:08:00Z">
        <w:r w:rsidR="00D1385D">
          <w:rPr>
            <w:rFonts w:ascii="Times New Roman"/>
            <w:bCs/>
          </w:rPr>
          <w:t xml:space="preserve">the sample </w:t>
        </w:r>
      </w:ins>
      <m:oMath>
        <m:r>
          <w:ins w:id="478" w:author="Unknown" w:date="2020-03-09T22:25:00Z">
            <w:rPr>
              <w:rFonts w:ascii="Cambria Math" w:hAnsi="Cambria Math"/>
            </w:rPr>
            <m:t>u</m:t>
          </w:ins>
        </m:r>
      </m:oMath>
      <w:ins w:id="479" w:author="Unknown" w:date="2020-03-09T22:25:00Z">
        <w:r>
          <w:rPr>
            <w:rFonts w:ascii="Times New Roman"/>
            <w:bCs/>
          </w:rPr>
          <w:t xml:space="preserve"> </w:t>
        </w:r>
      </w:ins>
      <w:ins w:id="480" w:author="Unknown" w:date="2020-03-09T22:23:00Z">
        <w:r>
          <w:rPr>
            <w:rFonts w:ascii="Times New Roman"/>
            <w:bCs/>
          </w:rPr>
          <w:t>belongs to 0.1, 1.1, or 2.1. The constraint on SD is impos</w:t>
        </w:r>
      </w:ins>
      <w:ins w:id="481" w:author="Unknown" w:date="2020-03-09T22:24:00Z">
        <w:r>
          <w:rPr>
            <w:rFonts w:ascii="Times New Roman"/>
            <w:bCs/>
          </w:rPr>
          <w:t>ed to test the robustness of the model (smaller SD should make preference inference harder).</w:t>
        </w:r>
      </w:ins>
      <w:ins w:id="482" w:author="Unknown" w:date="2020-03-09T22:26:00Z">
        <w:r>
          <w:rPr>
            <w:rFonts w:ascii="Times New Roman"/>
            <w:bCs/>
          </w:rPr>
          <w:t xml:space="preserve"> Twelve virtual agents have </w:t>
        </w:r>
        <w:proofErr w:type="gramStart"/>
        <w:r>
          <w:rPr>
            <w:rFonts w:ascii="Times New Roman"/>
            <w:bCs/>
          </w:rPr>
          <w:t>SD(</w:t>
        </w:r>
        <w:proofErr w:type="gramEnd"/>
        <m:oMath>
          <m:r>
            <w:rPr>
              <w:rFonts w:ascii="Cambria Math" w:hAnsi="Cambria Math"/>
            </w:rPr>
            <m:t>u)</m:t>
          </m:r>
        </m:oMath>
        <w:r>
          <w:rPr>
            <w:rFonts w:ascii="Times New Roman"/>
            <w:bCs/>
          </w:rPr>
          <w:t xml:space="preserve"> equals 2.1, </w:t>
        </w:r>
      </w:ins>
      <w:ins w:id="483" w:author="Unknown" w:date="2020-03-09T22:27:00Z">
        <w:r>
          <w:rPr>
            <w:rFonts w:ascii="Times New Roman"/>
            <w:bCs/>
          </w:rPr>
          <w:t>twelve</w:t>
        </w:r>
      </w:ins>
      <w:ins w:id="484" w:author="Unknown" w:date="2020-03-09T22:26:00Z">
        <w:r>
          <w:rPr>
            <w:rFonts w:ascii="Times New Roman"/>
            <w:bCs/>
          </w:rPr>
          <w:t xml:space="preserve"> 1.1, and si</w:t>
        </w:r>
      </w:ins>
      <w:ins w:id="485" w:author="Unknown" w:date="2020-03-09T22:27:00Z">
        <w:r>
          <w:rPr>
            <w:rFonts w:ascii="Times New Roman"/>
            <w:bCs/>
          </w:rPr>
          <w:t>x 0.1.</w:t>
        </w:r>
      </w:ins>
      <w:ins w:id="486" w:author="Sean Yun-Shiuan Chuang" w:date="2020-03-11T13:08:00Z">
        <w:r w:rsidR="00BE3FD1">
          <w:rPr>
            <w:rFonts w:ascii="Times New Roman"/>
            <w:bCs/>
          </w:rPr>
          <w:t xml:space="preserve"> The range of </w:t>
        </w:r>
      </w:ins>
      <m:oMath>
        <m:sSub>
          <m:sSubPr>
            <m:ctrlPr>
              <w:ins w:id="487" w:author="Sean Yun-Shiuan Chuang" w:date="2020-03-11T13:09:00Z">
                <w:rPr>
                  <w:rFonts w:ascii="Cambria Math" w:hAnsi="Cambria Math"/>
                  <w:bCs/>
                  <w:i/>
                </w:rPr>
              </w:ins>
            </m:ctrlPr>
          </m:sSubPr>
          <m:e>
            <m:r>
              <w:ins w:id="488" w:author="Sean Yun-Shiuan Chuang" w:date="2020-03-11T13:09:00Z">
                <w:rPr>
                  <w:rFonts w:ascii="Cambria Math" w:hAnsi="Cambria Math"/>
                </w:rPr>
                <m:t>u</m:t>
              </w:ins>
            </m:r>
          </m:e>
          <m:sub>
            <m:r>
              <w:ins w:id="489" w:author="Sean Yun-Shiuan Chuang" w:date="2020-03-11T13:09:00Z">
                <w:rPr>
                  <w:rFonts w:ascii="Cambria Math" w:hAnsi="Cambria Math"/>
                </w:rPr>
                <m:t>s</m:t>
              </w:ins>
            </m:r>
          </m:sub>
        </m:sSub>
      </m:oMath>
      <w:ins w:id="490" w:author="Sean Yun-Shiuan Chuang" w:date="2020-03-11T13:09:00Z">
        <w:r w:rsidR="00BE3FD1">
          <w:rPr>
            <w:rFonts w:ascii="Times New Roman"/>
            <w:bCs/>
          </w:rPr>
          <w:t xml:space="preserve"> [0,23] is chosen to match with the social game for human (see below).</w:t>
        </w:r>
      </w:ins>
    </w:p>
    <w:p w14:paraId="0E04C5AA" w14:textId="77777777" w:rsidR="00A701AA" w:rsidRDefault="00A701AA" w:rsidP="00A701AA">
      <w:pPr>
        <w:pStyle w:val="Heading2"/>
        <w:keepLines/>
        <w:numPr>
          <w:ilvl w:val="1"/>
          <w:numId w:val="0"/>
        </w:numPr>
        <w:tabs>
          <w:tab w:val="num" w:pos="360"/>
        </w:tabs>
        <w:autoSpaceDE/>
        <w:autoSpaceDN/>
        <w:ind w:left="288" w:hanging="288"/>
        <w:contextualSpacing/>
        <w:rPr>
          <w:ins w:id="491" w:author="Unknown" w:date="2020-03-09T20:30:00Z"/>
        </w:rPr>
      </w:pPr>
      <w:ins w:id="492" w:author="Unknown" w:date="2020-03-09T20:30:00Z">
        <w:r>
          <w:lastRenderedPageBreak/>
          <w:t>B.</w:t>
        </w:r>
        <w:r>
          <w:tab/>
          <w:t xml:space="preserve">The </w:t>
        </w:r>
      </w:ins>
      <w:ins w:id="493" w:author="Unknown" w:date="2020-03-09T20:34:00Z">
        <w:r>
          <w:t>Social Game</w:t>
        </w:r>
      </w:ins>
      <w:ins w:id="494" w:author="Unknown" w:date="2020-03-09T20:30:00Z">
        <w:r>
          <w:t xml:space="preserve"> </w:t>
        </w:r>
        <w:del w:id="495" w:author="Unknown" w:date="2020-03-09T20:30:00Z">
          <w:r w:rsidDel="00C82911">
            <w:delText xml:space="preserve">Design </w:delText>
          </w:r>
        </w:del>
      </w:ins>
      <w:ins w:id="496" w:author="Unknown" w:date="2020-03-09T20:33:00Z">
        <w:r>
          <w:t>for</w:t>
        </w:r>
      </w:ins>
      <w:ins w:id="497" w:author="Unknown" w:date="2020-03-09T20:30:00Z">
        <w:r>
          <w:t xml:space="preserve"> </w:t>
        </w:r>
      </w:ins>
      <w:ins w:id="498" w:author="Unknown" w:date="2020-03-09T20:31:00Z">
        <w:r>
          <w:t>Humans</w:t>
        </w:r>
      </w:ins>
    </w:p>
    <w:p w14:paraId="681FC1FA" w14:textId="04C295BE" w:rsidR="00A701AA" w:rsidDel="00AB3548" w:rsidRDefault="00A701AA">
      <w:pPr>
        <w:pStyle w:val="a"/>
        <w:tabs>
          <w:tab w:val="clear" w:pos="800"/>
          <w:tab w:val="left" w:pos="180"/>
        </w:tabs>
        <w:wordWrap/>
        <w:spacing w:line="240" w:lineRule="auto"/>
        <w:contextualSpacing/>
        <w:outlineLvl w:val="0"/>
        <w:rPr>
          <w:del w:id="499" w:author="Hsin-Yi Hung" w:date="2020-03-10T14:05:00Z"/>
          <w:rFonts w:ascii="Times New Roman"/>
          <w:bCs/>
        </w:rPr>
      </w:pPr>
      <w:ins w:id="500" w:author="Unknown" w:date="2020-03-09T20:32:00Z">
        <w:r>
          <w:rPr>
            <w:rFonts w:ascii="Times New Roman"/>
            <w:bCs/>
          </w:rPr>
          <w:tab/>
          <w:t xml:space="preserve">Human participants play </w:t>
        </w:r>
      </w:ins>
      <w:ins w:id="501" w:author="Unknown" w:date="2020-03-09T20:34:00Z">
        <w:r>
          <w:rPr>
            <w:rFonts w:ascii="Times New Roman"/>
            <w:bCs/>
          </w:rPr>
          <w:t>the social game which</w:t>
        </w:r>
      </w:ins>
      <w:ins w:id="502" w:author="Unknown" w:date="2020-03-09T20:35:00Z">
        <w:r>
          <w:rPr>
            <w:rFonts w:ascii="Times New Roman"/>
            <w:bCs/>
          </w:rPr>
          <w:t xml:space="preserve"> have a similar setup</w:t>
        </w:r>
      </w:ins>
      <w:ins w:id="503" w:author="Unknown" w:date="2020-03-09T20:32:00Z">
        <w:r>
          <w:rPr>
            <w:rFonts w:ascii="Times New Roman"/>
            <w:bCs/>
          </w:rPr>
          <w:t xml:space="preserve"> </w:t>
        </w:r>
      </w:ins>
      <w:ins w:id="504" w:author="Unknown" w:date="2020-03-09T20:35:00Z">
        <w:r>
          <w:rPr>
            <w:rFonts w:ascii="Times New Roman"/>
            <w:bCs/>
          </w:rPr>
          <w:t>as the</w:t>
        </w:r>
      </w:ins>
      <w:ins w:id="505" w:author="Unknown" w:date="2020-03-09T20:33:00Z">
        <w:r>
          <w:rPr>
            <w:rFonts w:ascii="Times New Roman"/>
            <w:bCs/>
          </w:rPr>
          <w:t xml:space="preserve"> </w:t>
        </w:r>
      </w:ins>
      <w:ins w:id="506" w:author="Unknown" w:date="2020-03-09T20:35:00Z">
        <w:r>
          <w:rPr>
            <w:rFonts w:ascii="Times New Roman"/>
            <w:bCs/>
          </w:rPr>
          <w:t>game</w:t>
        </w:r>
      </w:ins>
      <w:ins w:id="507" w:author="Unknown" w:date="2020-03-09T20:33:00Z">
        <w:r>
          <w:rPr>
            <w:rFonts w:ascii="Times New Roman"/>
            <w:bCs/>
          </w:rPr>
          <w:t xml:space="preserve"> for simulated agents.</w:t>
        </w:r>
      </w:ins>
      <w:ins w:id="508" w:author="Unknown" w:date="2020-03-09T20:34:00Z">
        <w:r>
          <w:rPr>
            <w:rFonts w:ascii="Times New Roman"/>
            <w:bCs/>
          </w:rPr>
          <w:t xml:space="preserve"> </w:t>
        </w:r>
      </w:ins>
      <w:ins w:id="509" w:author="Unknown" w:date="2020-03-09T22:12:00Z">
        <w:r>
          <w:rPr>
            <w:rFonts w:ascii="Times New Roman"/>
            <w:bCs/>
          </w:rPr>
          <w:t xml:space="preserve">We have recruited </w:t>
        </w:r>
      </w:ins>
      <w:ins w:id="510" w:author="Unknown" w:date="2020-03-09T22:15:00Z">
        <w:r>
          <w:rPr>
            <w:rFonts w:ascii="Times New Roman"/>
            <w:bCs/>
          </w:rPr>
          <w:t xml:space="preserve">14 </w:t>
        </w:r>
      </w:ins>
      <w:ins w:id="511" w:author="Unknown" w:date="2020-03-09T22:16:00Z">
        <w:r>
          <w:rPr>
            <w:rFonts w:ascii="Times New Roman"/>
            <w:bCs/>
          </w:rPr>
          <w:t xml:space="preserve">participants </w:t>
        </w:r>
      </w:ins>
      <w:commentRangeStart w:id="512"/>
      <w:ins w:id="513" w:author="Unknown" w:date="2020-03-10T01:09:00Z">
        <w:r>
          <w:rPr>
            <w:rFonts w:ascii="Times New Roman"/>
            <w:bCs/>
          </w:rPr>
          <w:t>(mean</w:t>
        </w:r>
      </w:ins>
      <w:ins w:id="514" w:author="Unknown" w:date="2020-03-10T01:10:00Z">
        <w:r>
          <w:rPr>
            <w:rFonts w:ascii="Times New Roman"/>
            <w:bCs/>
          </w:rPr>
          <w:t xml:space="preserve"> ages </w:t>
        </w:r>
        <w:proofErr w:type="gramStart"/>
        <w:r>
          <w:rPr>
            <w:rFonts w:ascii="Times New Roman"/>
            <w:bCs/>
          </w:rPr>
          <w:t>= ,</w:t>
        </w:r>
        <w:proofErr w:type="gramEnd"/>
        <w:r>
          <w:rPr>
            <w:rFonts w:ascii="Times New Roman"/>
            <w:bCs/>
          </w:rPr>
          <w:t xml:space="preserve"> range of age =, males = </w:t>
        </w:r>
      </w:ins>
      <w:ins w:id="515" w:author="Unknown" w:date="2020-03-10T01:09:00Z">
        <w:r>
          <w:rPr>
            <w:rFonts w:ascii="Times New Roman"/>
            <w:bCs/>
          </w:rPr>
          <w:t>)</w:t>
        </w:r>
      </w:ins>
      <w:commentRangeEnd w:id="512"/>
      <w:ins w:id="516" w:author="Unknown" w:date="2020-03-10T01:10:00Z">
        <w:r>
          <w:rPr>
            <w:rStyle w:val="CommentReference"/>
            <w:rFonts w:ascii="Times New Roman" w:eastAsia="PMingLiU"/>
            <w:color w:val="auto"/>
            <w:lang w:eastAsia="en-US"/>
          </w:rPr>
          <w:commentReference w:id="512"/>
        </w:r>
        <w:r>
          <w:rPr>
            <w:rFonts w:ascii="Times New Roman"/>
            <w:bCs/>
          </w:rPr>
          <w:t xml:space="preserve">. </w:t>
        </w:r>
        <w:commentRangeStart w:id="517"/>
        <w:r>
          <w:rPr>
            <w:rFonts w:ascii="Times New Roman"/>
            <w:bCs/>
          </w:rPr>
          <w:t>The st</w:t>
        </w:r>
      </w:ins>
      <w:ins w:id="518" w:author="Unknown" w:date="2020-03-10T01:11:00Z">
        <w:r>
          <w:rPr>
            <w:rFonts w:ascii="Times New Roman"/>
            <w:bCs/>
          </w:rPr>
          <w:t xml:space="preserve">udy was approved by </w:t>
        </w:r>
        <w:proofErr w:type="spellStart"/>
        <w:r>
          <w:rPr>
            <w:rFonts w:ascii="Times New Roman"/>
            <w:bCs/>
          </w:rPr>
          <w:t>xxIRB</w:t>
        </w:r>
        <w:proofErr w:type="spellEnd"/>
        <w:r>
          <w:rPr>
            <w:rFonts w:ascii="Times New Roman"/>
            <w:bCs/>
          </w:rPr>
          <w:t xml:space="preserve">. </w:t>
        </w:r>
        <w:commentRangeEnd w:id="517"/>
        <w:r>
          <w:rPr>
            <w:rStyle w:val="CommentReference"/>
            <w:rFonts w:ascii="Times New Roman" w:eastAsia="PMingLiU"/>
            <w:color w:val="auto"/>
            <w:lang w:eastAsia="en-US"/>
          </w:rPr>
          <w:commentReference w:id="517"/>
        </w:r>
      </w:ins>
      <w:ins w:id="519" w:author="Unknown" w:date="2020-03-09T22:16:00Z">
        <w:del w:id="520" w:author="Unknown" w:date="2020-03-09T22:16:00Z">
          <w:r w:rsidDel="002C3CB8">
            <w:rPr>
              <w:rFonts w:ascii="Times New Roman"/>
              <w:bCs/>
            </w:rPr>
            <w:delText xml:space="preserve">and </w:delText>
          </w:r>
        </w:del>
      </w:ins>
      <w:ins w:id="521" w:author="Unknown" w:date="2020-03-10T01:10:00Z">
        <w:r>
          <w:rPr>
            <w:rFonts w:ascii="Times New Roman"/>
            <w:bCs/>
          </w:rPr>
          <w:t>E</w:t>
        </w:r>
      </w:ins>
      <w:ins w:id="522" w:author="Unknown" w:date="2020-03-09T22:16:00Z">
        <w:del w:id="523" w:author="Unknown" w:date="2020-03-09T22:16:00Z">
          <w:r w:rsidDel="002C3CB8">
            <w:rPr>
              <w:rFonts w:ascii="Times New Roman"/>
              <w:bCs/>
            </w:rPr>
            <w:delText>e</w:delText>
          </w:r>
        </w:del>
        <w:r>
          <w:rPr>
            <w:rFonts w:ascii="Times New Roman"/>
            <w:bCs/>
          </w:rPr>
          <w:t xml:space="preserve">ach </w:t>
        </w:r>
      </w:ins>
      <w:ins w:id="524" w:author="Unknown" w:date="2020-03-09T22:15:00Z">
        <w:r>
          <w:rPr>
            <w:rFonts w:ascii="Times New Roman"/>
            <w:bCs/>
          </w:rPr>
          <w:t xml:space="preserve">of them have </w:t>
        </w:r>
        <w:del w:id="525" w:author="Unknown" w:date="2020-03-09T22:15:00Z">
          <w:r w:rsidDel="00F9011A">
            <w:rPr>
              <w:rFonts w:ascii="Times New Roman"/>
              <w:bCs/>
            </w:rPr>
            <w:delText>played</w:delText>
          </w:r>
        </w:del>
      </w:ins>
      <w:ins w:id="526" w:author="Unknown" w:date="2020-03-09T22:31:00Z">
        <w:r>
          <w:rPr>
            <w:rFonts w:ascii="Times New Roman"/>
            <w:bCs/>
          </w:rPr>
          <w:t>completed</w:t>
        </w:r>
      </w:ins>
      <w:ins w:id="527" w:author="Unknown" w:date="2020-03-09T22:15:00Z">
        <w:r>
          <w:rPr>
            <w:rFonts w:ascii="Times New Roman"/>
            <w:bCs/>
          </w:rPr>
          <w:t xml:space="preserve"> </w:t>
        </w:r>
      </w:ins>
      <w:ins w:id="528" w:author="Unknown" w:date="2020-03-09T22:16:00Z">
        <w:r>
          <w:rPr>
            <w:rFonts w:ascii="Times New Roman"/>
            <w:bCs/>
          </w:rPr>
          <w:t>for</w:t>
        </w:r>
      </w:ins>
      <w:ins w:id="529" w:author="Unknown" w:date="2020-03-09T22:15:00Z">
        <w:r>
          <w:rPr>
            <w:rFonts w:ascii="Times New Roman"/>
            <w:bCs/>
          </w:rPr>
          <w:t xml:space="preserve"> at least 1</w:t>
        </w:r>
      </w:ins>
      <w:ins w:id="530" w:author="Unknown" w:date="2020-03-09T22:31:00Z">
        <w:r>
          <w:rPr>
            <w:rFonts w:ascii="Times New Roman"/>
            <w:bCs/>
          </w:rPr>
          <w:t>5</w:t>
        </w:r>
      </w:ins>
      <w:ins w:id="531" w:author="Unknown" w:date="2020-03-09T22:15:00Z">
        <w:del w:id="532" w:author="Unknown" w:date="2020-03-09T22:15:00Z">
          <w:r w:rsidDel="00AB0961">
            <w:rPr>
              <w:rFonts w:ascii="Times New Roman"/>
              <w:bCs/>
            </w:rPr>
            <w:delText>0</w:delText>
          </w:r>
        </w:del>
        <w:r>
          <w:rPr>
            <w:rFonts w:ascii="Times New Roman"/>
            <w:bCs/>
          </w:rPr>
          <w:t xml:space="preserve">0 trajectories. </w:t>
        </w:r>
      </w:ins>
      <w:ins w:id="533" w:author="Unknown" w:date="2020-03-09T22:37:00Z">
        <w:r>
          <w:rPr>
            <w:rFonts w:ascii="Times New Roman"/>
            <w:bCs/>
          </w:rPr>
          <w:t xml:space="preserve">They played the game via web </w:t>
        </w:r>
      </w:ins>
      <w:ins w:id="534" w:author="Unknown" w:date="2020-03-09T22:38:00Z">
        <w:r>
          <w:rPr>
            <w:rFonts w:ascii="Times New Roman"/>
            <w:bCs/>
          </w:rPr>
          <w:t>browser</w:t>
        </w:r>
      </w:ins>
      <w:ins w:id="535" w:author="Unknown" w:date="2020-03-09T22:37:00Z">
        <w:r>
          <w:rPr>
            <w:rFonts w:ascii="Times New Roman"/>
            <w:bCs/>
          </w:rPr>
          <w:t xml:space="preserve"> either by mobile phone or computers. </w:t>
        </w:r>
      </w:ins>
      <w:ins w:id="536" w:author="Unknown" w:date="2020-03-09T20:34:00Z">
        <w:r>
          <w:rPr>
            <w:rFonts w:ascii="Times New Roman"/>
            <w:bCs/>
          </w:rPr>
          <w:t>Before they play</w:t>
        </w:r>
      </w:ins>
      <w:ins w:id="537" w:author="Unknown" w:date="2020-03-09T22:30:00Z">
        <w:r>
          <w:rPr>
            <w:rFonts w:ascii="Times New Roman"/>
            <w:bCs/>
          </w:rPr>
          <w:t xml:space="preserve">, each of them </w:t>
        </w:r>
      </w:ins>
      <w:ins w:id="538" w:author="Unknown" w:date="2020-03-09T22:34:00Z">
        <w:r w:rsidRPr="007A1F48">
          <w:rPr>
            <w:rFonts w:ascii="Times New Roman"/>
            <w:bCs/>
          </w:rPr>
          <w:t xml:space="preserve">indicated four </w:t>
        </w:r>
        <w:del w:id="539" w:author="Sean Yun-Shiuan Chuang" w:date="2020-03-11T13:01:00Z">
          <w:r w:rsidRPr="007A1F48" w:rsidDel="00073137">
            <w:rPr>
              <w:rFonts w:ascii="Times New Roman"/>
              <w:bCs/>
            </w:rPr>
            <w:delText>friends</w:delText>
          </w:r>
        </w:del>
      </w:ins>
      <w:ins w:id="540" w:author="Sean Yun-Shiuan Chuang" w:date="2020-03-11T13:03:00Z">
        <w:r w:rsidR="00550A1F">
          <w:rPr>
            <w:rFonts w:ascii="Times New Roman"/>
            <w:bCs/>
          </w:rPr>
          <w:t>close friends/family members</w:t>
        </w:r>
      </w:ins>
      <w:ins w:id="541" w:author="Unknown" w:date="2020-03-09T22:34:00Z">
        <w:r w:rsidRPr="007A1F48">
          <w:rPr>
            <w:rFonts w:ascii="Times New Roman"/>
            <w:bCs/>
          </w:rPr>
          <w:t xml:space="preserve"> (targets)</w:t>
        </w:r>
        <w:r>
          <w:rPr>
            <w:rFonts w:ascii="Times New Roman"/>
            <w:bCs/>
          </w:rPr>
          <w:t xml:space="preserve"> and </w:t>
        </w:r>
      </w:ins>
      <w:ins w:id="542" w:author="Unknown" w:date="2020-03-09T22:30:00Z">
        <w:r>
          <w:rPr>
            <w:rFonts w:ascii="Times New Roman"/>
            <w:bCs/>
          </w:rPr>
          <w:t>completed a</w:t>
        </w:r>
      </w:ins>
      <w:ins w:id="543" w:author="Unknown" w:date="2020-03-09T23:24:00Z">
        <w:r>
          <w:rPr>
            <w:rFonts w:ascii="Times New Roman"/>
            <w:bCs/>
          </w:rPr>
          <w:t xml:space="preserve">n adapted </w:t>
        </w:r>
      </w:ins>
      <w:ins w:id="544" w:author="Unknown" w:date="2020-03-09T22:35:00Z">
        <w:r>
          <w:rPr>
            <w:rFonts w:ascii="Times New Roman"/>
            <w:bCs/>
          </w:rPr>
          <w:t xml:space="preserve">SSQ </w:t>
        </w:r>
      </w:ins>
      <w:ins w:id="545" w:author="Unknown" w:date="2020-03-09T23:22:00Z">
        <w:r>
          <w:rPr>
            <w:rFonts w:ascii="Times New Roman"/>
            <w:bCs/>
          </w:rPr>
          <w:t xml:space="preserve">(see below) </w:t>
        </w:r>
      </w:ins>
      <w:ins w:id="546" w:author="Unknown" w:date="2020-03-09T22:34:00Z">
        <w:r>
          <w:rPr>
            <w:rFonts w:ascii="Times New Roman"/>
            <w:bCs/>
          </w:rPr>
          <w:t>to rate the social support that each of the friend could provide</w:t>
        </w:r>
      </w:ins>
      <w:ins w:id="547" w:author="Unknown" w:date="2020-03-09T20:35:00Z">
        <w:del w:id="548" w:author="Unknown" w:date="2020-03-09T20:35:00Z">
          <w:r w:rsidDel="00AF5134">
            <w:rPr>
              <w:rFonts w:ascii="Times New Roman"/>
              <w:bCs/>
            </w:rPr>
            <w:delText xml:space="preserve"> </w:delText>
          </w:r>
        </w:del>
      </w:ins>
      <w:del w:id="549"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550"/>
      <w:ins w:id="551" w:author="Unknown" w:date="2020-03-09T22:38:00Z">
        <w:r>
          <w:rPr>
            <w:rFonts w:ascii="Times New Roman"/>
            <w:bCs/>
          </w:rPr>
          <w:t>Partici</w:t>
        </w:r>
      </w:ins>
      <w:ins w:id="552" w:author="Unknown" w:date="2020-03-09T22:39:00Z">
        <w:r>
          <w:rPr>
            <w:rFonts w:ascii="Times New Roman"/>
            <w:bCs/>
          </w:rPr>
          <w:t xml:space="preserve">pants will see a screen of </w:t>
        </w:r>
      </w:ins>
      <w:ins w:id="553" w:author="Hsin-Yi Hung" w:date="2020-03-10T13:23:00Z">
        <w:r w:rsidR="00A703A8">
          <w:rPr>
            <w:rFonts w:ascii="Times New Roman"/>
            <w:bCs/>
          </w:rPr>
          <w:t xml:space="preserve">the </w:t>
        </w:r>
      </w:ins>
      <w:ins w:id="554" w:author="Unknown" w:date="2020-03-09T22:39:00Z">
        <w:r>
          <w:rPr>
            <w:rFonts w:ascii="Times New Roman"/>
            <w:bCs/>
          </w:rPr>
          <w:t xml:space="preserve">grid world with </w:t>
        </w:r>
      </w:ins>
      <w:ins w:id="555" w:author="Unknown" w:date="2020-03-09T23:21:00Z">
        <w:r>
          <w:rPr>
            <w:rFonts w:ascii="Times New Roman"/>
            <w:bCs/>
          </w:rPr>
          <w:t>1-</w:t>
        </w:r>
      </w:ins>
      <w:commentRangeStart w:id="556"/>
      <w:ins w:id="557" w:author="Unknown" w:date="2020-03-09T22:39:00Z">
        <w:r>
          <w:rPr>
            <w:rFonts w:ascii="Times New Roman"/>
            <w:bCs/>
          </w:rPr>
          <w:t>4 targets and some barriers</w:t>
        </w:r>
      </w:ins>
      <w:commentRangeEnd w:id="556"/>
      <w:ins w:id="558" w:author="Unknown" w:date="2020-03-09T22:40:00Z">
        <w:r>
          <w:rPr>
            <w:rStyle w:val="CommentReference"/>
            <w:rFonts w:ascii="Times New Roman" w:eastAsia="PMingLiU"/>
            <w:color w:val="auto"/>
            <w:lang w:eastAsia="en-US"/>
          </w:rPr>
          <w:commentReference w:id="556"/>
        </w:r>
      </w:ins>
      <w:ins w:id="559" w:author="Unknown" w:date="2020-03-09T22:43:00Z">
        <w:r>
          <w:rPr>
            <w:rFonts w:ascii="Times New Roman"/>
            <w:bCs/>
          </w:rPr>
          <w:t>, along with an agent that the participant should navigate</w:t>
        </w:r>
      </w:ins>
      <w:ins w:id="560" w:author="Hsin-Yi Hung" w:date="2020-03-10T13:30:00Z">
        <w:r w:rsidR="001D065E">
          <w:rPr>
            <w:rFonts w:ascii="Times New Roman"/>
            <w:bCs/>
          </w:rPr>
          <w:t xml:space="preserve"> </w:t>
        </w:r>
        <w:r w:rsidR="001D065E" w:rsidRPr="008C6D3B">
          <w:rPr>
            <w:rFonts w:ascii="Times New Roman" w:eastAsia="PMingLiU"/>
            <w:color w:val="auto"/>
            <w:shd w:val="pct15" w:color="auto" w:fill="FFFFFF"/>
            <w:lang w:eastAsia="en-US"/>
          </w:rPr>
          <w:t>(Fig.</w:t>
        </w:r>
        <w:r w:rsidR="001D065E">
          <w:rPr>
            <w:rFonts w:ascii="Times New Roman" w:eastAsia="PMingLiU"/>
            <w:color w:val="auto"/>
            <w:shd w:val="pct15" w:color="auto" w:fill="FFFFFF"/>
            <w:lang w:eastAsia="en-US"/>
          </w:rPr>
          <w:t>3</w:t>
        </w:r>
        <w:r w:rsidR="001D065E" w:rsidRPr="008C6D3B">
          <w:rPr>
            <w:rFonts w:ascii="Times New Roman" w:eastAsia="PMingLiU"/>
            <w:color w:val="auto"/>
            <w:shd w:val="pct15" w:color="auto" w:fill="FFFFFF"/>
            <w:lang w:eastAsia="en-US"/>
          </w:rPr>
          <w:t>)</w:t>
        </w:r>
      </w:ins>
      <w:ins w:id="561" w:author="Unknown" w:date="2020-03-09T22:43:00Z">
        <w:r>
          <w:rPr>
            <w:rFonts w:ascii="Times New Roman"/>
            <w:bCs/>
          </w:rPr>
          <w:t>.</w:t>
        </w:r>
        <w:commentRangeEnd w:id="550"/>
        <w:r>
          <w:rPr>
            <w:rStyle w:val="CommentReference"/>
            <w:rFonts w:ascii="Times New Roman" w:eastAsia="PMingLiU"/>
            <w:color w:val="auto"/>
            <w:lang w:eastAsia="en-US"/>
          </w:rPr>
          <w:commentReference w:id="550"/>
        </w:r>
      </w:ins>
      <w:ins w:id="562" w:author="Unknown" w:date="2020-03-09T22:44:00Z">
        <w:r>
          <w:rPr>
            <w:rFonts w:ascii="Times New Roman"/>
            <w:bCs/>
          </w:rPr>
          <w:t xml:space="preserve"> The </w:t>
        </w:r>
      </w:ins>
      <w:ins w:id="563" w:author="Unknown" w:date="2020-03-09T23:16:00Z">
        <w:r>
          <w:rPr>
            <w:rFonts w:ascii="Times New Roman"/>
            <w:bCs/>
          </w:rPr>
          <w:t>action space is the same as for the virtual agent (e.g., could only take ho</w:t>
        </w:r>
      </w:ins>
      <w:ins w:id="564" w:author="Unknown" w:date="2020-03-09T23:17:00Z">
        <w:r>
          <w:rPr>
            <w:rFonts w:ascii="Times New Roman"/>
            <w:bCs/>
          </w:rPr>
          <w:t>rizontal and vertical move</w:t>
        </w:r>
      </w:ins>
      <w:ins w:id="565" w:author="Hsin-Yi Hung" w:date="2020-03-10T14:19:00Z">
        <w:r w:rsidR="004C2A1F">
          <w:rPr>
            <w:rFonts w:ascii="Times New Roman"/>
            <w:bCs/>
          </w:rPr>
          <w:t>s</w:t>
        </w:r>
      </w:ins>
      <w:ins w:id="566" w:author="Unknown" w:date="2020-03-09T23:17:00Z">
        <w:r>
          <w:rPr>
            <w:rFonts w:ascii="Times New Roman"/>
            <w:bCs/>
          </w:rPr>
          <w:t>)</w:t>
        </w:r>
      </w:ins>
      <w:ins w:id="567" w:author="Unknown" w:date="2020-03-09T23:16:00Z">
        <w:r>
          <w:rPr>
            <w:rFonts w:ascii="Times New Roman"/>
            <w:bCs/>
          </w:rPr>
          <w:t>.</w:t>
        </w:r>
      </w:ins>
    </w:p>
    <w:p w14:paraId="2611CAB1" w14:textId="4A336895" w:rsidR="00AB3548" w:rsidRDefault="00AB3548" w:rsidP="00A701AA">
      <w:pPr>
        <w:pStyle w:val="a"/>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
        <w:tabs>
          <w:tab w:val="clear" w:pos="800"/>
          <w:tab w:val="left" w:pos="180"/>
        </w:tabs>
        <w:wordWrap/>
        <w:spacing w:line="240" w:lineRule="auto"/>
        <w:contextualSpacing/>
        <w:outlineLvl w:val="0"/>
        <w:rPr>
          <w:ins w:id="568" w:author="Sean Yun-Shiuan Chuang" w:date="2020-03-11T12:47:00Z"/>
          <w:rFonts w:ascii="PMingLiU" w:eastAsia="PMingLiU" w:hAnsi="PMingLiU"/>
          <w:bCs/>
          <w:lang w:eastAsia="zh-TW"/>
          <w:rPrChange w:id="569" w:author="Sean Yun-Shiuan Chuang" w:date="2020-03-11T12:57:00Z">
            <w:rPr>
              <w:ins w:id="570" w:author="Sean Yun-Shiuan Chuang" w:date="2020-03-11T12:47:00Z"/>
              <w:rFonts w:ascii="Times New Roman"/>
              <w:bCs/>
            </w:rPr>
          </w:rPrChange>
        </w:rPr>
      </w:pPr>
      <w:ins w:id="571" w:author="Hsin-Yi Hung" w:date="2020-03-10T13:21:00Z">
        <w:del w:id="572"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B14328" w:rsidRDefault="00B14328" w:rsidP="00A703A8">
                                <w:pPr>
                                  <w:jc w:val="center"/>
                                  <w:rPr>
                                    <w:sz w:val="16"/>
                                  </w:rPr>
                                </w:pPr>
                                <w:ins w:id="573"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574"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575" w:author="Hsin-Yi Hung" w:date="2020-03-10T13:21:00Z">
                                  <w:del w:id="576"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B14328" w:rsidRPr="001D065E" w:rsidRDefault="00B14328" w:rsidP="00A703A8">
                                <w:pPr>
                                  <w:jc w:val="both"/>
                                  <w:rPr>
                                    <w:sz w:val="16"/>
                                    <w:rPrChange w:id="577" w:author="Hsin-Yi Hung" w:date="2020-03-10T13:32:00Z">
                                      <w:rPr/>
                                    </w:rPrChange>
                                  </w:rPr>
                                </w:pPr>
                                <w:r w:rsidRPr="00AF74F9">
                                  <w:rPr>
                                    <w:sz w:val="16"/>
                                  </w:rPr>
                                  <w:t>Fig</w:t>
                                </w:r>
                                <w:r>
                                  <w:rPr>
                                    <w:sz w:val="16"/>
                                  </w:rPr>
                                  <w:t xml:space="preserve">. </w:t>
                                </w:r>
                                <w:ins w:id="578" w:author="Hsin-Yi Hung" w:date="2020-03-10T13:21:00Z">
                                  <w:r>
                                    <w:rPr>
                                      <w:sz w:val="16"/>
                                    </w:rPr>
                                    <w:t>3</w:t>
                                  </w:r>
                                </w:ins>
                                <w:del w:id="579" w:author="Hsin-Yi Hung" w:date="2020-03-10T13:21:00Z">
                                  <w:r w:rsidDel="00A703A8">
                                    <w:rPr>
                                      <w:sz w:val="16"/>
                                    </w:rPr>
                                    <w:delText>2</w:delText>
                                  </w:r>
                                </w:del>
                                <w:r>
                                  <w:rPr>
                                    <w:sz w:val="16"/>
                                  </w:rPr>
                                  <w:t xml:space="preserve">. </w:t>
                                </w:r>
                                <w:ins w:id="580" w:author="Hsin-Yi Hung" w:date="2020-03-10T13:30:00Z">
                                  <w:r>
                                    <w:rPr>
                                      <w:sz w:val="16"/>
                                    </w:rPr>
                                    <w:t xml:space="preserve">An example of </w:t>
                                  </w:r>
                                </w:ins>
                                <w:ins w:id="581" w:author="Sean Yun-Shiuan Chuang" w:date="2020-03-11T12:36:00Z">
                                  <w:r>
                                    <w:rPr>
                                      <w:sz w:val="16"/>
                                    </w:rPr>
                                    <w:t>a</w:t>
                                  </w:r>
                                </w:ins>
                                <w:ins w:id="582" w:author="Hsin-Yi Hung" w:date="2020-03-10T13:30:00Z">
                                  <w:del w:id="583" w:author="Sean Yun-Shiuan Chuang" w:date="2020-03-11T12:36:00Z">
                                    <w:r w:rsidDel="00CF4385">
                                      <w:rPr>
                                        <w:sz w:val="16"/>
                                      </w:rPr>
                                      <w:delText>the</w:delText>
                                    </w:r>
                                  </w:del>
                                  <w:r>
                                    <w:rPr>
                                      <w:sz w:val="16"/>
                                    </w:rPr>
                                    <w:t xml:space="preserve"> grid world in the s</w:t>
                                  </w:r>
                                </w:ins>
                                <w:ins w:id="584" w:author="Hsin-Yi Hung" w:date="2020-03-10T13:31:00Z">
                                  <w:r>
                                    <w:rPr>
                                      <w:sz w:val="16"/>
                                    </w:rPr>
                                    <w:t>o</w:t>
                                  </w:r>
                                </w:ins>
                                <w:ins w:id="585" w:author="Hsin-Yi Hung" w:date="2020-03-10T13:30:00Z">
                                  <w:r>
                                    <w:rPr>
                                      <w:sz w:val="16"/>
                                    </w:rPr>
                                    <w:t>c</w:t>
                                  </w:r>
                                </w:ins>
                                <w:ins w:id="586" w:author="Hsin-Yi Hung" w:date="2020-03-10T13:31:00Z">
                                  <w:r>
                                    <w:rPr>
                                      <w:sz w:val="16"/>
                                    </w:rPr>
                                    <w:t>i</w:t>
                                  </w:r>
                                </w:ins>
                                <w:ins w:id="587" w:author="Hsin-Yi Hung" w:date="2020-03-10T13:30:00Z">
                                  <w:r>
                                    <w:rPr>
                                      <w:sz w:val="16"/>
                                    </w:rPr>
                                    <w:t>al game.</w:t>
                                  </w:r>
                                </w:ins>
                                <w:ins w:id="588" w:author="Hsin-Yi Hung" w:date="2020-03-10T13:41:00Z">
                                  <w:r>
                                    <w:rPr>
                                      <w:sz w:val="16"/>
                                    </w:rPr>
                                    <w:t xml:space="preserve"> S</w:t>
                                  </w:r>
                                </w:ins>
                                <w:ins w:id="589" w:author="Hsin-Yi Hung" w:date="2020-03-10T13:32:00Z">
                                  <w:r>
                                    <w:rPr>
                                      <w:sz w:val="16"/>
                                    </w:rPr>
                                    <w:t>ubject</w:t>
                                  </w:r>
                                </w:ins>
                                <w:ins w:id="590" w:author="Hsin-Yi Hung" w:date="2020-03-10T13:41:00Z">
                                  <w:r>
                                    <w:rPr>
                                      <w:sz w:val="16"/>
                                    </w:rPr>
                                    <w:t>s</w:t>
                                  </w:r>
                                </w:ins>
                                <w:ins w:id="591" w:author="Hsin-Yi Hung" w:date="2020-03-10T13:32:00Z">
                                  <w:r>
                                    <w:rPr>
                                      <w:sz w:val="16"/>
                                    </w:rPr>
                                    <w:t xml:space="preserve"> are presented with a 12</w:t>
                                  </w:r>
                                  <w:r w:rsidRPr="001D065E">
                                    <w:rPr>
                                      <w:sz w:val="16"/>
                                      <w:rPrChange w:id="592" w:author="Hsin-Yi Hung" w:date="2020-03-10T13:32:00Z">
                                        <w:rPr>
                                          <w:bCs/>
                                        </w:rPr>
                                      </w:rPrChange>
                                    </w:rPr>
                                    <w:t>×12 grid worl</w:t>
                                  </w:r>
                                </w:ins>
                                <w:ins w:id="593" w:author="Hsin-Yi Hung" w:date="2020-03-10T13:33:00Z">
                                  <w:r>
                                    <w:rPr>
                                      <w:sz w:val="16"/>
                                    </w:rPr>
                                    <w:t>d with</w:t>
                                  </w:r>
                                </w:ins>
                                <w:ins w:id="594" w:author="Hsin-Yi Hung" w:date="2020-03-10T13:32:00Z">
                                  <w:r w:rsidRPr="001D065E">
                                    <w:rPr>
                                      <w:sz w:val="16"/>
                                      <w:rPrChange w:id="595" w:author="Hsin-Yi Hung" w:date="2020-03-10T13:32:00Z">
                                        <w:rPr>
                                          <w:bCs/>
                                        </w:rPr>
                                      </w:rPrChange>
                                    </w:rPr>
                                    <w:t xml:space="preserve"> </w:t>
                                  </w:r>
                                </w:ins>
                                <w:ins w:id="596" w:author="Hsin-Yi Hung" w:date="2020-03-10T13:33:00Z">
                                  <w:r>
                                    <w:rPr>
                                      <w:sz w:val="16"/>
                                    </w:rPr>
                                    <w:t>1-4 targets</w:t>
                                  </w:r>
                                </w:ins>
                                <w:ins w:id="597" w:author="Hsin-Yi Hung" w:date="2020-03-10T13:34:00Z">
                                  <w:r>
                                    <w:rPr>
                                      <w:sz w:val="16"/>
                                    </w:rPr>
                                    <w:t>, represent</w:t>
                                  </w:r>
                                </w:ins>
                                <w:ins w:id="598" w:author="Sean Yun-Shiuan Chuang" w:date="2020-03-11T12:36:00Z">
                                  <w:r>
                                    <w:rPr>
                                      <w:sz w:val="16"/>
                                    </w:rPr>
                                    <w:t>ed by</w:t>
                                  </w:r>
                                </w:ins>
                                <w:ins w:id="599" w:author="Hsin-Yi Hung" w:date="2020-03-10T13:34:00Z">
                                  <w:del w:id="600" w:author="Sean Yun-Shiuan Chuang" w:date="2020-03-11T12:36:00Z">
                                    <w:r w:rsidDel="00CF4385">
                                      <w:rPr>
                                        <w:sz w:val="16"/>
                                      </w:rPr>
                                      <w:delText>ing as</w:delText>
                                    </w:r>
                                  </w:del>
                                  <w:r>
                                    <w:rPr>
                                      <w:sz w:val="16"/>
                                    </w:rPr>
                                    <w:t xml:space="preserve"> a </w:t>
                                  </w:r>
                                </w:ins>
                                <w:ins w:id="601" w:author="Hsin-Yi Hung" w:date="2020-03-10T13:38:00Z">
                                  <w:r>
                                    <w:rPr>
                                      <w:sz w:val="16"/>
                                    </w:rPr>
                                    <w:t xml:space="preserve">heart, a key, a </w:t>
                                  </w:r>
                                </w:ins>
                                <w:ins w:id="602" w:author="Hsin-Yi Hung" w:date="2020-03-10T13:39:00Z">
                                  <w:r>
                                    <w:rPr>
                                      <w:sz w:val="16"/>
                                      <w:lang w:eastAsia="zh-TW"/>
                                    </w:rPr>
                                    <w:t xml:space="preserve">paw, and a tree. </w:t>
                                  </w:r>
                                </w:ins>
                                <w:ins w:id="603" w:author="Sean Yun-Shiuan Chuang" w:date="2020-03-11T12:39:00Z">
                                  <w:r>
                                    <w:rPr>
                                      <w:sz w:val="16"/>
                                      <w:lang w:eastAsia="zh-TW"/>
                                    </w:rPr>
                                    <w:t>The name associated with each target as well as t</w:t>
                                  </w:r>
                                </w:ins>
                                <w:ins w:id="604" w:author="Hsin-Yi Hung" w:date="2020-03-10T13:40:00Z">
                                  <w:del w:id="605" w:author="Sean Yun-Shiuan Chuang" w:date="2020-03-11T12:39:00Z">
                                    <w:r w:rsidDel="009E74FA">
                                      <w:rPr>
                                        <w:sz w:val="16"/>
                                        <w:lang w:eastAsia="zh-TW"/>
                                      </w:rPr>
                                      <w:delText>T</w:delText>
                                    </w:r>
                                  </w:del>
                                  <w:r>
                                    <w:rPr>
                                      <w:sz w:val="16"/>
                                      <w:lang w:eastAsia="zh-TW"/>
                                    </w:rPr>
                                    <w:t>he social reward value</w:t>
                                  </w:r>
                                </w:ins>
                                <w:ins w:id="606" w:author="Hsin-Yi Hung" w:date="2020-03-10T14:00:00Z">
                                  <w:r>
                                    <w:rPr>
                                      <w:sz w:val="16"/>
                                      <w:szCs w:val="16"/>
                                      <w:lang w:eastAsia="zh-TW"/>
                                    </w:rPr>
                                    <w:t xml:space="preserve"> </w:t>
                                  </w:r>
                                </w:ins>
                                <w:ins w:id="607" w:author="Hsin-Yi Hung" w:date="2020-03-10T13:40:00Z">
                                  <w:r>
                                    <w:rPr>
                                      <w:sz w:val="16"/>
                                      <w:lang w:eastAsia="zh-TW"/>
                                    </w:rPr>
                                    <w:t>of each target</w:t>
                                  </w:r>
                                </w:ins>
                                <w:ins w:id="608"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609" w:author="Hsin-Yi Hung" w:date="2020-03-10T13:40:00Z">
                                  <w:r>
                                    <w:rPr>
                                      <w:sz w:val="16"/>
                                      <w:lang w:eastAsia="zh-TW"/>
                                    </w:rPr>
                                    <w:t xml:space="preserve">and </w:t>
                                  </w:r>
                                </w:ins>
                                <w:ins w:id="610" w:author="Hsin-Yi Hung" w:date="2020-03-10T13:41:00Z">
                                  <w:r>
                                    <w:rPr>
                                      <w:sz w:val="16"/>
                                      <w:lang w:eastAsia="zh-TW"/>
                                    </w:rPr>
                                    <w:t xml:space="preserve">the </w:t>
                                  </w:r>
                                </w:ins>
                                <w:ins w:id="611" w:author="Sean Yun-Shiuan Chuang" w:date="2020-03-11T12:40:00Z">
                                  <w:r>
                                    <w:rPr>
                                      <w:sz w:val="16"/>
                                      <w:lang w:eastAsia="zh-TW"/>
                                    </w:rPr>
                                    <w:t xml:space="preserve">current </w:t>
                                  </w:r>
                                </w:ins>
                                <w:ins w:id="612" w:author="Hsin-Yi Hung" w:date="2020-03-10T13:41:00Z">
                                  <w:del w:id="613" w:author="Sean Yun-Shiuan Chuang" w:date="2020-03-11T12:39:00Z">
                                    <w:r w:rsidDel="009E74FA">
                                      <w:rPr>
                                        <w:sz w:val="16"/>
                                        <w:lang w:eastAsia="zh-TW"/>
                                      </w:rPr>
                                      <w:delText xml:space="preserve">total </w:delText>
                                    </w:r>
                                  </w:del>
                                  <w:r>
                                    <w:rPr>
                                      <w:sz w:val="16"/>
                                      <w:lang w:eastAsia="zh-TW"/>
                                    </w:rPr>
                                    <w:t>score are</w:t>
                                  </w:r>
                                </w:ins>
                                <w:ins w:id="614" w:author="Hsin-Yi Hung" w:date="2020-03-10T13:40:00Z">
                                  <w:r>
                                    <w:rPr>
                                      <w:sz w:val="16"/>
                                      <w:lang w:eastAsia="zh-TW"/>
                                    </w:rPr>
                                    <w:t xml:space="preserve"> shown in the left</w:t>
                                  </w:r>
                                </w:ins>
                                <w:ins w:id="615" w:author="Hsin-Yi Hung" w:date="2020-03-10T13:41:00Z">
                                  <w:r>
                                    <w:rPr>
                                      <w:sz w:val="16"/>
                                      <w:lang w:eastAsia="zh-TW"/>
                                    </w:rPr>
                                    <w:t xml:space="preserve">. </w:t>
                                  </w:r>
                                </w:ins>
                                <w:ins w:id="616" w:author="Hsin-Yi Hung" w:date="2020-03-10T13:45:00Z">
                                  <w:r>
                                    <w:rPr>
                                      <w:sz w:val="16"/>
                                      <w:lang w:eastAsia="zh-TW"/>
                                    </w:rPr>
                                    <w:t xml:space="preserve">The </w:t>
                                  </w:r>
                                </w:ins>
                                <w:ins w:id="617" w:author="Sean Yun-Shiuan Chuang" w:date="2020-03-11T12:37:00Z">
                                  <w:r>
                                    <w:rPr>
                                      <w:sz w:val="16"/>
                                      <w:lang w:eastAsia="zh-TW"/>
                                    </w:rPr>
                                    <w:t xml:space="preserve">human </w:t>
                                  </w:r>
                                </w:ins>
                                <w:ins w:id="618" w:author="Hsin-Yi Hung" w:date="2020-03-10T13:45:00Z">
                                  <w:del w:id="619" w:author="Sean Yun-Shiuan Chuang" w:date="2020-03-11T12:37:00Z">
                                    <w:r w:rsidDel="00CF4385">
                                      <w:rPr>
                                        <w:sz w:val="16"/>
                                        <w:lang w:eastAsia="zh-TW"/>
                                      </w:rPr>
                                      <w:delText>subject</w:delText>
                                    </w:r>
                                  </w:del>
                                </w:ins>
                                <w:ins w:id="620" w:author="Sean Yun-Shiuan Chuang" w:date="2020-03-11T12:37:00Z">
                                  <w:r>
                                    <w:rPr>
                                      <w:rFonts w:hint="eastAsia"/>
                                      <w:sz w:val="16"/>
                                      <w:lang w:eastAsia="zh-TW"/>
                                    </w:rPr>
                                    <w:t>p</w:t>
                                  </w:r>
                                  <w:r>
                                    <w:rPr>
                                      <w:sz w:val="16"/>
                                      <w:lang w:eastAsia="zh-TW"/>
                                    </w:rPr>
                                    <w:t>articipant</w:t>
                                  </w:r>
                                </w:ins>
                                <w:ins w:id="621" w:author="Hsin-Yi Hung" w:date="2020-03-10T13:45:00Z">
                                  <w:r>
                                    <w:rPr>
                                      <w:sz w:val="16"/>
                                      <w:lang w:eastAsia="zh-TW"/>
                                    </w:rPr>
                                    <w:t xml:space="preserve"> (map marker) </w:t>
                                  </w:r>
                                  <w:del w:id="622" w:author="Sean Yun-Shiuan Chuang" w:date="2020-03-11T12:37:00Z">
                                    <w:r w:rsidDel="00CF4385">
                                      <w:rPr>
                                        <w:sz w:val="16"/>
                                        <w:lang w:eastAsia="zh-TW"/>
                                      </w:rPr>
                                      <w:delText>moves</w:delText>
                                    </w:r>
                                  </w:del>
                                </w:ins>
                                <w:ins w:id="623" w:author="Sean Yun-Shiuan Chuang" w:date="2020-03-11T12:37:00Z">
                                  <w:r>
                                    <w:rPr>
                                      <w:sz w:val="16"/>
                                      <w:lang w:eastAsia="zh-TW"/>
                                    </w:rPr>
                                    <w:t>navigates</w:t>
                                  </w:r>
                                </w:ins>
                                <w:ins w:id="624" w:author="Hsin-Yi Hung" w:date="2020-03-10T13:45:00Z">
                                  <w:r>
                                    <w:rPr>
                                      <w:sz w:val="16"/>
                                      <w:lang w:eastAsia="zh-TW"/>
                                    </w:rPr>
                                    <w:t xml:space="preserve"> horizontally or vertically to r</w:t>
                                  </w:r>
                                </w:ins>
                                <w:ins w:id="625" w:author="Hsin-Yi Hung" w:date="2020-03-10T13:46:00Z">
                                  <w:r>
                                    <w:rPr>
                                      <w:sz w:val="16"/>
                                      <w:lang w:eastAsia="zh-TW"/>
                                    </w:rPr>
                                    <w:t>each the target</w:t>
                                  </w:r>
                                </w:ins>
                                <w:ins w:id="626" w:author="Hsin-Yi Hung" w:date="2020-03-10T14:03:00Z">
                                  <w:r>
                                    <w:rPr>
                                      <w:sz w:val="16"/>
                                      <w:lang w:eastAsia="zh-TW"/>
                                    </w:rPr>
                                    <w:t xml:space="preserve"> by key</w:t>
                                  </w:r>
                                </w:ins>
                                <w:ins w:id="627" w:author="Hsin-Yi Hung" w:date="2020-03-10T14:04:00Z">
                                  <w:r>
                                    <w:rPr>
                                      <w:sz w:val="16"/>
                                      <w:lang w:eastAsia="zh-TW"/>
                                    </w:rPr>
                                    <w:t>press</w:t>
                                  </w:r>
                                </w:ins>
                                <w:ins w:id="628" w:author="Hsin-Yi Hung" w:date="2020-03-10T14:03:00Z">
                                  <w:r>
                                    <w:rPr>
                                      <w:sz w:val="16"/>
                                      <w:lang w:eastAsia="zh-TW"/>
                                    </w:rPr>
                                    <w:t xml:space="preserve"> or </w:t>
                                  </w:r>
                                </w:ins>
                                <w:ins w:id="629" w:author="Hsin-Yi Hung" w:date="2020-03-10T14:04:00Z">
                                  <w:r>
                                    <w:rPr>
                                      <w:sz w:val="16"/>
                                      <w:lang w:eastAsia="zh-TW"/>
                                    </w:rPr>
                                    <w:t xml:space="preserve">clicking </w:t>
                                  </w:r>
                                </w:ins>
                                <w:ins w:id="630" w:author="Hsin-Yi Hung" w:date="2020-03-10T14:03:00Z">
                                  <w:r>
                                    <w:rPr>
                                      <w:sz w:val="16"/>
                                      <w:lang w:eastAsia="zh-TW"/>
                                    </w:rPr>
                                    <w:t>buttons</w:t>
                                  </w:r>
                                </w:ins>
                                <w:ins w:id="631" w:author="Hsin-Yi Hung" w:date="2020-03-10T14:04:00Z">
                                  <w:r>
                                    <w:rPr>
                                      <w:sz w:val="16"/>
                                      <w:lang w:eastAsia="zh-TW"/>
                                    </w:rPr>
                                    <w:t xml:space="preserve"> on the </w:t>
                                  </w:r>
                                </w:ins>
                                <w:ins w:id="632" w:author="Hsin-Yi Hung" w:date="2020-03-10T14:05:00Z">
                                  <w:r>
                                    <w:rPr>
                                      <w:sz w:val="16"/>
                                      <w:lang w:eastAsia="zh-TW"/>
                                    </w:rPr>
                                    <w:t>mobile phones</w:t>
                                  </w:r>
                                </w:ins>
                                <w:ins w:id="633" w:author="Hsin-Yi Hung" w:date="2020-03-10T13:46:00Z">
                                  <w:r>
                                    <w:rPr>
                                      <w:sz w:val="16"/>
                                      <w:lang w:eastAsia="zh-TW"/>
                                    </w:rPr>
                                    <w:t xml:space="preserve">. </w:t>
                                  </w:r>
                                </w:ins>
                                <w:del w:id="634"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635" w:author="Unknown" w:date="2020-03-10T01:12:00Z">
                                          <w:del w:id="636" w:author="Hsin-Yi Hung" w:date="2020-03-10T13:23:00Z">
                                            <w:rPr>
                                              <w:rFonts w:ascii="Cambria Math" w:hAnsi="Cambria Math"/>
                                              <w:sz w:val="16"/>
                                            </w:rPr>
                                          </w:del>
                                        </w:ins>
                                      </m:ctrlPr>
                                    </m:sSubPr>
                                    <m:e>
                                      <m:r>
                                        <w:ins w:id="637" w:author="Unknown" w:date="2020-03-10T01:12:00Z">
                                          <w:del w:id="638" w:author="Hsin-Yi Hung" w:date="2020-03-10T13:23:00Z">
                                            <w:rPr>
                                              <w:rFonts w:ascii="Cambria Math" w:hAnsi="Cambria Math"/>
                                              <w:sz w:val="16"/>
                                            </w:rPr>
                                            <m:t>a</m:t>
                                          </w:del>
                                        </w:ins>
                                      </m:r>
                                    </m:e>
                                    <m:sub>
                                      <m:r>
                                        <w:ins w:id="639" w:author="Unknown" w:date="2020-03-10T01:12:00Z">
                                          <w:del w:id="640" w:author="Hsin-Yi Hung" w:date="2020-03-10T13:23:00Z">
                                            <w:rPr>
                                              <w:rFonts w:ascii="Cambria Math" w:hAnsi="Cambria Math"/>
                                              <w:sz w:val="16"/>
                                            </w:rPr>
                                            <m:t>i</m:t>
                                          </w:del>
                                        </w:ins>
                                      </m:r>
                                    </m:sub>
                                  </m:sSub>
                                </m:oMath>
                                <w:del w:id="641" w:author="Hsin-Yi Hung" w:date="2020-03-10T13:23:00Z">
                                  <w:r w:rsidRPr="001D065E" w:rsidDel="00A703A8">
                                    <w:rPr>
                                      <w:sz w:val="16"/>
                                      <w:rPrChange w:id="642"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643" w:author="Unknown" w:date="2020-03-10T01:12:00Z">
                                  <w:del w:id="644" w:author="Hsin-Yi Hung" w:date="2020-03-10T13:23:00Z">
                                    <w:r w:rsidRPr="001D065E" w:rsidDel="00A703A8">
                                      <w:rPr>
                                        <w:sz w:val="16"/>
                                        <w:rPrChange w:id="645" w:author="Hsin-Yi Hung" w:date="2020-03-10T13:32:00Z">
                                          <w:rPr>
                                            <w:i/>
                                            <w:sz w:val="16"/>
                                          </w:rPr>
                                        </w:rPrChange>
                                      </w:rPr>
                                      <w:delText>G</w:delText>
                                    </w:r>
                                  </w:del>
                                </w:ins>
                                <w:del w:id="646" w:author="Hsin-Yi Hung" w:date="2020-03-10T13:23:00Z">
                                  <w:r w:rsidRPr="001D065E" w:rsidDel="00A703A8">
                                    <w:rPr>
                                      <w:sz w:val="16"/>
                                      <w:rPrChange w:id="647"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648" w:author="Unknown" w:date="2020-03-10T01:13:00Z">
                                  <w:del w:id="649" w:author="Hsin-Yi Hung" w:date="2020-03-10T13:23:00Z">
                                    <w:r w:rsidDel="00A703A8">
                                      <w:rPr>
                                        <w:sz w:val="16"/>
                                      </w:rPr>
                                      <w:delText>one of</w:delText>
                                    </w:r>
                                  </w:del>
                                </w:ins>
                                <w:del w:id="650"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651" w:author="Unknown" w:date="2020-03-10T01:18:00Z">
                                  <w:del w:id="652" w:author="Hsin-Yi Hung" w:date="2020-03-10T13:23:00Z">
                                    <w:r w:rsidDel="00A703A8">
                                      <w:rPr>
                                        <w:sz w:val="16"/>
                                      </w:rPr>
                                      <w:delText xml:space="preserve"> with the </w:delText>
                                    </w:r>
                                  </w:del>
                                  <w:del w:id="653" w:author="Hsin-Yi Hung" w:date="2020-03-10T13:30:00Z">
                                    <w:r w:rsidDel="001D065E">
                                      <w:rPr>
                                        <w:sz w:val="16"/>
                                      </w:rPr>
                                      <w:delText>approached targets</w:delText>
                                    </w:r>
                                  </w:del>
                                </w:ins>
                                <w:del w:id="654" w:author="Hsin-Yi Hung" w:date="2020-03-10T13:30:00Z">
                                  <w:r w:rsidDel="001D065E">
                                    <w:rPr>
                                      <w:sz w:val="16"/>
                                    </w:rPr>
                                    <w:delText xml:space="preserve"> </w:delText>
                                  </w:r>
                                </w:del>
                                <w:ins w:id="655" w:author="Unknown" w:date="2020-03-10T01:18:00Z">
                                  <w:del w:id="656"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657"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658" w:author="Hsin-Yi Hung" w:date="2020-03-10T13:30:00Z">
                                  <w:r w:rsidDel="001D065E">
                                    <w:rPr>
                                      <w:sz w:val="16"/>
                                    </w:rPr>
                                    <w:delText xml:space="preserve">were fed to ToMnet+ as learning </w:delText>
                                  </w:r>
                                </w:del>
                                <w:ins w:id="659" w:author="Unknown" w:date="2020-03-10T01:18:00Z">
                                  <w:del w:id="660" w:author="Hsin-Yi Hung" w:date="2020-03-10T13:30:00Z">
                                    <w:r w:rsidDel="001D065E">
                                      <w:rPr>
                                        <w:sz w:val="16"/>
                                      </w:rPr>
                                      <w:delText xml:space="preserve">training </w:delText>
                                    </w:r>
                                  </w:del>
                                </w:ins>
                                <w:del w:id="661" w:author="Hsin-Yi Hung" w:date="2020-03-10T13:30:00Z">
                                  <w:r w:rsidDel="001D065E">
                                    <w:rPr>
                                      <w:sz w:val="16"/>
                                    </w:rPr>
                                    <w:delText xml:space="preserve">data. On the right, example new test </w:delText>
                                  </w:r>
                                </w:del>
                                <w:ins w:id="662" w:author="Unknown" w:date="2020-03-10T01:14:00Z">
                                  <w:del w:id="663" w:author="Hsin-Yi Hung" w:date="2020-03-10T13:30:00Z">
                                    <w:r w:rsidDel="001D065E">
                                      <w:rPr>
                                        <w:sz w:val="16"/>
                                      </w:rPr>
                                      <w:delText xml:space="preserve">query state </w:delText>
                                    </w:r>
                                  </w:del>
                                </w:ins>
                                <m:oMath>
                                  <m:r>
                                    <w:ins w:id="664" w:author="Unknown" w:date="2020-03-10T01:15:00Z">
                                      <w:del w:id="665" w:author="Hsin-Yi Hung" w:date="2020-03-10T13:30:00Z">
                                        <m:rPr>
                                          <m:sty m:val="p"/>
                                        </m:rPr>
                                        <w:rPr>
                                          <w:rFonts w:ascii="Cambria Math" w:hAnsi="Cambria Math"/>
                                          <w:sz w:val="16"/>
                                        </w:rPr>
                                        <m:t xml:space="preserve"> </m:t>
                                      </w:del>
                                    </w:ins>
                                  </m:r>
                                  <m:sSub>
                                    <m:sSubPr>
                                      <m:ctrlPr>
                                        <w:ins w:id="666" w:author="Unknown" w:date="2020-03-10T01:15:00Z">
                                          <w:del w:id="667" w:author="Hsin-Yi Hung" w:date="2020-03-10T13:30:00Z">
                                            <w:rPr>
                                              <w:rFonts w:ascii="Cambria Math" w:hAnsi="Cambria Math"/>
                                              <w:sz w:val="16"/>
                                            </w:rPr>
                                          </w:del>
                                        </w:ins>
                                      </m:ctrlPr>
                                    </m:sSubPr>
                                    <m:e>
                                      <m:r>
                                        <w:ins w:id="668" w:author="Unknown" w:date="2020-03-10T01:15:00Z">
                                          <w:del w:id="669" w:author="Hsin-Yi Hung" w:date="2020-03-10T13:30:00Z">
                                            <m:rPr>
                                              <m:nor/>
                                            </m:rPr>
                                            <w:rPr>
                                              <w:sz w:val="16"/>
                                              <w:rPrChange w:id="670" w:author="Hsin-Yi Hung" w:date="2020-03-10T13:32:00Z">
                                                <w:rPr>
                                                  <w:i/>
                                                  <w:sz w:val="16"/>
                                                </w:rPr>
                                              </w:rPrChange>
                                            </w:rPr>
                                            <m:t>q</m:t>
                                          </w:del>
                                        </w:ins>
                                      </m:r>
                                    </m:e>
                                    <m:sub>
                                      <m:r>
                                        <w:ins w:id="671" w:author="Unknown" w:date="2020-03-10T01:15:00Z">
                                          <w:del w:id="672" w:author="Hsin-Yi Hung" w:date="2020-03-10T13:30:00Z">
                                            <w:rPr>
                                              <w:rFonts w:ascii="Cambria Math" w:hAnsi="Cambria Math"/>
                                              <w:sz w:val="16"/>
                                            </w:rPr>
                                            <m:t>k</m:t>
                                          </w:del>
                                        </w:ins>
                                      </m:r>
                                      <m:r>
                                        <w:ins w:id="673" w:author="Unknown" w:date="2020-03-10T01:15:00Z">
                                          <w:del w:id="674" w:author="Hsin-Yi Hung" w:date="2020-03-10T13:30:00Z">
                                            <m:rPr>
                                              <m:sty m:val="p"/>
                                            </m:rPr>
                                            <w:rPr>
                                              <w:rFonts w:ascii="Cambria Math" w:hAnsi="Cambria Math" w:hint="eastAsia"/>
                                              <w:sz w:val="16"/>
                                            </w:rPr>
                                            <m:t>'</m:t>
                                          </w:del>
                                        </w:ins>
                                      </m:r>
                                    </m:sub>
                                  </m:sSub>
                                </m:oMath>
                                <w:ins w:id="675" w:author="Unknown" w:date="2020-03-10T01:15:00Z">
                                  <w:del w:id="676" w:author="Hsin-Yi Hung" w:date="2020-03-10T13:30:00Z">
                                    <w:r w:rsidRPr="001D065E" w:rsidDel="001D065E">
                                      <w:rPr>
                                        <w:sz w:val="16"/>
                                      </w:rPr>
                                      <w:delText xml:space="preserve"> </w:delText>
                                    </w:r>
                                  </w:del>
                                </w:ins>
                                <w:del w:id="677" w:author="Hsin-Yi Hung" w:date="2020-03-10T13:30:00Z">
                                  <w:r w:rsidDel="001D065E">
                                    <w:rPr>
                                      <w:sz w:val="16"/>
                                    </w:rPr>
                                    <w:delText xml:space="preserve">grid worlds </w:delText>
                                  </w:r>
                                </w:del>
                                <w:ins w:id="678" w:author="Unknown" w:date="2020-03-10T01:15:00Z">
                                  <w:del w:id="679" w:author="Hsin-Yi Hung" w:date="2020-03-10T13:30:00Z">
                                    <w:r w:rsidDel="001D065E">
                                      <w:rPr>
                                        <w:sz w:val="16"/>
                                      </w:rPr>
                                      <w:delText>is</w:delText>
                                    </w:r>
                                  </w:del>
                                </w:ins>
                                <w:del w:id="680" w:author="Hsin-Yi Hung" w:date="2020-03-10T13:30:00Z">
                                  <w:r w:rsidDel="001D065E">
                                    <w:rPr>
                                      <w:sz w:val="16"/>
                                    </w:rPr>
                                    <w:delText xml:space="preserve">are presented (top; different combinations of </w:delText>
                                  </w:r>
                                  <w:r w:rsidRPr="001D065E" w:rsidDel="001D065E">
                                    <w:rPr>
                                      <w:sz w:val="16"/>
                                      <w:rPrChange w:id="681" w:author="Hsin-Yi Hung" w:date="2020-03-10T13:32:00Z">
                                        <w:rPr>
                                          <w:i/>
                                          <w:sz w:val="16"/>
                                        </w:rPr>
                                      </w:rPrChange>
                                    </w:rPr>
                                    <w:delText>S</w:delText>
                                  </w:r>
                                  <w:r w:rsidDel="001D065E">
                                    <w:rPr>
                                      <w:sz w:val="16"/>
                                    </w:rPr>
                                    <w:delText xml:space="preserve"> are drawn during testing) for which ToMnet+ predicts the trajectory agents take</w:delText>
                                  </w:r>
                                </w:del>
                                <w:ins w:id="682" w:author="Unknown" w:date="2020-03-10T01:15:00Z">
                                  <w:del w:id="683" w:author="Hsin-Yi Hung" w:date="2020-03-10T13:30:00Z">
                                    <w:r w:rsidDel="001D065E">
                                      <w:rPr>
                                        <w:sz w:val="16"/>
                                      </w:rPr>
                                      <w:delText>target the agent will approach</w:delText>
                                    </w:r>
                                  </w:del>
                                </w:ins>
                                <w:ins w:id="684" w:author="Unknown" w:date="2020-03-10T01:16:00Z">
                                  <w:del w:id="685"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686" w:author="Hsin-Yi Hung" w:date="2020-03-10T13:30:00Z">
                                  <w:r w:rsidDel="001D065E">
                                    <w:rPr>
                                      <w:sz w:val="16"/>
                                    </w:rPr>
                                    <w:delText xml:space="preserve"> (bottom; blue arrows</w:delText>
                                  </w:r>
                                </w:del>
                                <w:ins w:id="687" w:author="Unknown" w:date="2020-03-10T01:17:00Z">
                                  <w:del w:id="688" w:author="Hsin-Yi Hung" w:date="2020-03-10T13:30:00Z">
                                    <w:r w:rsidDel="001D065E">
                                      <w:rPr>
                                        <w:sz w:val="16"/>
                                      </w:rPr>
                                      <w:delText>circle</w:delText>
                                    </w:r>
                                  </w:del>
                                </w:ins>
                                <w:del w:id="689"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" stroked="f">
                    <v:textbox inset="0,0,0,0">
                      <w:txbxContent>
                        <w:p w14:paraId="437E22CE" w14:textId="214DD3C0" w:rsidR="00B14328" w:rsidRDefault="00B14328" w:rsidP="00A703A8">
                          <w:pPr>
                            <w:jc w:val="center"/>
                            <w:rPr>
                              <w:sz w:val="16"/>
                            </w:rPr>
                          </w:pPr>
                          <w:ins w:id="690"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691"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692" w:author="Hsin-Yi Hung" w:date="2020-03-10T13:21:00Z">
                            <w:del w:id="693"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B14328" w:rsidRPr="001D065E" w:rsidRDefault="00B14328" w:rsidP="00A703A8">
                          <w:pPr>
                            <w:jc w:val="both"/>
                            <w:rPr>
                              <w:sz w:val="16"/>
                              <w:rPrChange w:id="694" w:author="Hsin-Yi Hung" w:date="2020-03-10T13:32:00Z">
                                <w:rPr/>
                              </w:rPrChange>
                            </w:rPr>
                          </w:pPr>
                          <w:r w:rsidRPr="00AF74F9">
                            <w:rPr>
                              <w:sz w:val="16"/>
                            </w:rPr>
                            <w:t>Fig</w:t>
                          </w:r>
                          <w:r>
                            <w:rPr>
                              <w:sz w:val="16"/>
                            </w:rPr>
                            <w:t xml:space="preserve">. </w:t>
                          </w:r>
                          <w:ins w:id="695" w:author="Hsin-Yi Hung" w:date="2020-03-10T13:21:00Z">
                            <w:r>
                              <w:rPr>
                                <w:sz w:val="16"/>
                              </w:rPr>
                              <w:t>3</w:t>
                            </w:r>
                          </w:ins>
                          <w:del w:id="696" w:author="Hsin-Yi Hung" w:date="2020-03-10T13:21:00Z">
                            <w:r w:rsidDel="00A703A8">
                              <w:rPr>
                                <w:sz w:val="16"/>
                              </w:rPr>
                              <w:delText>2</w:delText>
                            </w:r>
                          </w:del>
                          <w:r>
                            <w:rPr>
                              <w:sz w:val="16"/>
                            </w:rPr>
                            <w:t xml:space="preserve">. </w:t>
                          </w:r>
                          <w:ins w:id="697" w:author="Hsin-Yi Hung" w:date="2020-03-10T13:30:00Z">
                            <w:r>
                              <w:rPr>
                                <w:sz w:val="16"/>
                              </w:rPr>
                              <w:t xml:space="preserve">An example of </w:t>
                            </w:r>
                          </w:ins>
                          <w:ins w:id="698" w:author="Sean Yun-Shiuan Chuang" w:date="2020-03-11T12:36:00Z">
                            <w:r>
                              <w:rPr>
                                <w:sz w:val="16"/>
                              </w:rPr>
                              <w:t>a</w:t>
                            </w:r>
                          </w:ins>
                          <w:ins w:id="699" w:author="Hsin-Yi Hung" w:date="2020-03-10T13:30:00Z">
                            <w:del w:id="700" w:author="Sean Yun-Shiuan Chuang" w:date="2020-03-11T12:36:00Z">
                              <w:r w:rsidDel="00CF4385">
                                <w:rPr>
                                  <w:sz w:val="16"/>
                                </w:rPr>
                                <w:delText>the</w:delText>
                              </w:r>
                            </w:del>
                            <w:r>
                              <w:rPr>
                                <w:sz w:val="16"/>
                              </w:rPr>
                              <w:t xml:space="preserve"> grid world in the s</w:t>
                            </w:r>
                          </w:ins>
                          <w:ins w:id="701" w:author="Hsin-Yi Hung" w:date="2020-03-10T13:31:00Z">
                            <w:r>
                              <w:rPr>
                                <w:sz w:val="16"/>
                              </w:rPr>
                              <w:t>o</w:t>
                            </w:r>
                          </w:ins>
                          <w:ins w:id="702" w:author="Hsin-Yi Hung" w:date="2020-03-10T13:30:00Z">
                            <w:r>
                              <w:rPr>
                                <w:sz w:val="16"/>
                              </w:rPr>
                              <w:t>c</w:t>
                            </w:r>
                          </w:ins>
                          <w:ins w:id="703" w:author="Hsin-Yi Hung" w:date="2020-03-10T13:31:00Z">
                            <w:r>
                              <w:rPr>
                                <w:sz w:val="16"/>
                              </w:rPr>
                              <w:t>i</w:t>
                            </w:r>
                          </w:ins>
                          <w:ins w:id="704" w:author="Hsin-Yi Hung" w:date="2020-03-10T13:30:00Z">
                            <w:r>
                              <w:rPr>
                                <w:sz w:val="16"/>
                              </w:rPr>
                              <w:t>al game.</w:t>
                            </w:r>
                          </w:ins>
                          <w:ins w:id="705" w:author="Hsin-Yi Hung" w:date="2020-03-10T13:41:00Z">
                            <w:r>
                              <w:rPr>
                                <w:sz w:val="16"/>
                              </w:rPr>
                              <w:t xml:space="preserve"> S</w:t>
                            </w:r>
                          </w:ins>
                          <w:ins w:id="706" w:author="Hsin-Yi Hung" w:date="2020-03-10T13:32:00Z">
                            <w:r>
                              <w:rPr>
                                <w:sz w:val="16"/>
                              </w:rPr>
                              <w:t>ubject</w:t>
                            </w:r>
                          </w:ins>
                          <w:ins w:id="707" w:author="Hsin-Yi Hung" w:date="2020-03-10T13:41:00Z">
                            <w:r>
                              <w:rPr>
                                <w:sz w:val="16"/>
                              </w:rPr>
                              <w:t>s</w:t>
                            </w:r>
                          </w:ins>
                          <w:ins w:id="708" w:author="Hsin-Yi Hung" w:date="2020-03-10T13:32:00Z">
                            <w:r>
                              <w:rPr>
                                <w:sz w:val="16"/>
                              </w:rPr>
                              <w:t xml:space="preserve"> are presented with a 12</w:t>
                            </w:r>
                            <w:r w:rsidRPr="001D065E">
                              <w:rPr>
                                <w:sz w:val="16"/>
                                <w:rPrChange w:id="709" w:author="Hsin-Yi Hung" w:date="2020-03-10T13:32:00Z">
                                  <w:rPr>
                                    <w:bCs/>
                                  </w:rPr>
                                </w:rPrChange>
                              </w:rPr>
                              <w:t>×12 grid worl</w:t>
                            </w:r>
                          </w:ins>
                          <w:ins w:id="710" w:author="Hsin-Yi Hung" w:date="2020-03-10T13:33:00Z">
                            <w:r>
                              <w:rPr>
                                <w:sz w:val="16"/>
                              </w:rPr>
                              <w:t>d with</w:t>
                            </w:r>
                          </w:ins>
                          <w:ins w:id="711" w:author="Hsin-Yi Hung" w:date="2020-03-10T13:32:00Z">
                            <w:r w:rsidRPr="001D065E">
                              <w:rPr>
                                <w:sz w:val="16"/>
                                <w:rPrChange w:id="712" w:author="Hsin-Yi Hung" w:date="2020-03-10T13:32:00Z">
                                  <w:rPr>
                                    <w:bCs/>
                                  </w:rPr>
                                </w:rPrChange>
                              </w:rPr>
                              <w:t xml:space="preserve"> </w:t>
                            </w:r>
                          </w:ins>
                          <w:ins w:id="713" w:author="Hsin-Yi Hung" w:date="2020-03-10T13:33:00Z">
                            <w:r>
                              <w:rPr>
                                <w:sz w:val="16"/>
                              </w:rPr>
                              <w:t>1-4 targets</w:t>
                            </w:r>
                          </w:ins>
                          <w:ins w:id="714" w:author="Hsin-Yi Hung" w:date="2020-03-10T13:34:00Z">
                            <w:r>
                              <w:rPr>
                                <w:sz w:val="16"/>
                              </w:rPr>
                              <w:t>, represent</w:t>
                            </w:r>
                          </w:ins>
                          <w:ins w:id="715" w:author="Sean Yun-Shiuan Chuang" w:date="2020-03-11T12:36:00Z">
                            <w:r>
                              <w:rPr>
                                <w:sz w:val="16"/>
                              </w:rPr>
                              <w:t>ed by</w:t>
                            </w:r>
                          </w:ins>
                          <w:ins w:id="716" w:author="Hsin-Yi Hung" w:date="2020-03-10T13:34:00Z">
                            <w:del w:id="717" w:author="Sean Yun-Shiuan Chuang" w:date="2020-03-11T12:36:00Z">
                              <w:r w:rsidDel="00CF4385">
                                <w:rPr>
                                  <w:sz w:val="16"/>
                                </w:rPr>
                                <w:delText>ing as</w:delText>
                              </w:r>
                            </w:del>
                            <w:r>
                              <w:rPr>
                                <w:sz w:val="16"/>
                              </w:rPr>
                              <w:t xml:space="preserve"> a </w:t>
                            </w:r>
                          </w:ins>
                          <w:ins w:id="718" w:author="Hsin-Yi Hung" w:date="2020-03-10T13:38:00Z">
                            <w:r>
                              <w:rPr>
                                <w:sz w:val="16"/>
                              </w:rPr>
                              <w:t xml:space="preserve">heart, a key, a </w:t>
                            </w:r>
                          </w:ins>
                          <w:ins w:id="719" w:author="Hsin-Yi Hung" w:date="2020-03-10T13:39:00Z">
                            <w:r>
                              <w:rPr>
                                <w:sz w:val="16"/>
                                <w:lang w:eastAsia="zh-TW"/>
                              </w:rPr>
                              <w:t xml:space="preserve">paw, and a tree. </w:t>
                            </w:r>
                          </w:ins>
                          <w:ins w:id="720" w:author="Sean Yun-Shiuan Chuang" w:date="2020-03-11T12:39:00Z">
                            <w:r>
                              <w:rPr>
                                <w:sz w:val="16"/>
                                <w:lang w:eastAsia="zh-TW"/>
                              </w:rPr>
                              <w:t>The name associated with each target as well as t</w:t>
                            </w:r>
                          </w:ins>
                          <w:ins w:id="721" w:author="Hsin-Yi Hung" w:date="2020-03-10T13:40:00Z">
                            <w:del w:id="722" w:author="Sean Yun-Shiuan Chuang" w:date="2020-03-11T12:39:00Z">
                              <w:r w:rsidDel="009E74FA">
                                <w:rPr>
                                  <w:sz w:val="16"/>
                                  <w:lang w:eastAsia="zh-TW"/>
                                </w:rPr>
                                <w:delText>T</w:delText>
                              </w:r>
                            </w:del>
                            <w:r>
                              <w:rPr>
                                <w:sz w:val="16"/>
                                <w:lang w:eastAsia="zh-TW"/>
                              </w:rPr>
                              <w:t>he social reward value</w:t>
                            </w:r>
                          </w:ins>
                          <w:ins w:id="723" w:author="Hsin-Yi Hung" w:date="2020-03-10T14:00:00Z">
                            <w:r>
                              <w:rPr>
                                <w:sz w:val="16"/>
                                <w:szCs w:val="16"/>
                                <w:lang w:eastAsia="zh-TW"/>
                              </w:rPr>
                              <w:t xml:space="preserve"> </w:t>
                            </w:r>
                          </w:ins>
                          <w:ins w:id="724" w:author="Hsin-Yi Hung" w:date="2020-03-10T13:40:00Z">
                            <w:r>
                              <w:rPr>
                                <w:sz w:val="16"/>
                                <w:lang w:eastAsia="zh-TW"/>
                              </w:rPr>
                              <w:t>of each target</w:t>
                            </w:r>
                          </w:ins>
                          <w:ins w:id="725"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26" w:author="Hsin-Yi Hung" w:date="2020-03-10T13:40:00Z">
                            <w:r>
                              <w:rPr>
                                <w:sz w:val="16"/>
                                <w:lang w:eastAsia="zh-TW"/>
                              </w:rPr>
                              <w:t xml:space="preserve">and </w:t>
                            </w:r>
                          </w:ins>
                          <w:ins w:id="727" w:author="Hsin-Yi Hung" w:date="2020-03-10T13:41:00Z">
                            <w:r>
                              <w:rPr>
                                <w:sz w:val="16"/>
                                <w:lang w:eastAsia="zh-TW"/>
                              </w:rPr>
                              <w:t xml:space="preserve">the </w:t>
                            </w:r>
                          </w:ins>
                          <w:ins w:id="728" w:author="Sean Yun-Shiuan Chuang" w:date="2020-03-11T12:40:00Z">
                            <w:r>
                              <w:rPr>
                                <w:sz w:val="16"/>
                                <w:lang w:eastAsia="zh-TW"/>
                              </w:rPr>
                              <w:t xml:space="preserve">current </w:t>
                            </w:r>
                          </w:ins>
                          <w:ins w:id="729" w:author="Hsin-Yi Hung" w:date="2020-03-10T13:41:00Z">
                            <w:del w:id="730" w:author="Sean Yun-Shiuan Chuang" w:date="2020-03-11T12:39:00Z">
                              <w:r w:rsidDel="009E74FA">
                                <w:rPr>
                                  <w:sz w:val="16"/>
                                  <w:lang w:eastAsia="zh-TW"/>
                                </w:rPr>
                                <w:delText xml:space="preserve">total </w:delText>
                              </w:r>
                            </w:del>
                            <w:r>
                              <w:rPr>
                                <w:sz w:val="16"/>
                                <w:lang w:eastAsia="zh-TW"/>
                              </w:rPr>
                              <w:t>score are</w:t>
                            </w:r>
                          </w:ins>
                          <w:ins w:id="731" w:author="Hsin-Yi Hung" w:date="2020-03-10T13:40:00Z">
                            <w:r>
                              <w:rPr>
                                <w:sz w:val="16"/>
                                <w:lang w:eastAsia="zh-TW"/>
                              </w:rPr>
                              <w:t xml:space="preserve"> shown in the left</w:t>
                            </w:r>
                          </w:ins>
                          <w:ins w:id="732" w:author="Hsin-Yi Hung" w:date="2020-03-10T13:41:00Z">
                            <w:r>
                              <w:rPr>
                                <w:sz w:val="16"/>
                                <w:lang w:eastAsia="zh-TW"/>
                              </w:rPr>
                              <w:t xml:space="preserve">. </w:t>
                            </w:r>
                          </w:ins>
                          <w:ins w:id="733" w:author="Hsin-Yi Hung" w:date="2020-03-10T13:45:00Z">
                            <w:r>
                              <w:rPr>
                                <w:sz w:val="16"/>
                                <w:lang w:eastAsia="zh-TW"/>
                              </w:rPr>
                              <w:t xml:space="preserve">The </w:t>
                            </w:r>
                          </w:ins>
                          <w:ins w:id="734" w:author="Sean Yun-Shiuan Chuang" w:date="2020-03-11T12:37:00Z">
                            <w:r>
                              <w:rPr>
                                <w:sz w:val="16"/>
                                <w:lang w:eastAsia="zh-TW"/>
                              </w:rPr>
                              <w:t xml:space="preserve">human </w:t>
                            </w:r>
                          </w:ins>
                          <w:ins w:id="735" w:author="Hsin-Yi Hung" w:date="2020-03-10T13:45:00Z">
                            <w:del w:id="736" w:author="Sean Yun-Shiuan Chuang" w:date="2020-03-11T12:37:00Z">
                              <w:r w:rsidDel="00CF4385">
                                <w:rPr>
                                  <w:sz w:val="16"/>
                                  <w:lang w:eastAsia="zh-TW"/>
                                </w:rPr>
                                <w:delText>subject</w:delText>
                              </w:r>
                            </w:del>
                          </w:ins>
                          <w:ins w:id="737" w:author="Sean Yun-Shiuan Chuang" w:date="2020-03-11T12:37:00Z">
                            <w:r>
                              <w:rPr>
                                <w:rFonts w:hint="eastAsia"/>
                                <w:sz w:val="16"/>
                                <w:lang w:eastAsia="zh-TW"/>
                              </w:rPr>
                              <w:t>p</w:t>
                            </w:r>
                            <w:r>
                              <w:rPr>
                                <w:sz w:val="16"/>
                                <w:lang w:eastAsia="zh-TW"/>
                              </w:rPr>
                              <w:t>articipant</w:t>
                            </w:r>
                          </w:ins>
                          <w:ins w:id="738" w:author="Hsin-Yi Hung" w:date="2020-03-10T13:45:00Z">
                            <w:r>
                              <w:rPr>
                                <w:sz w:val="16"/>
                                <w:lang w:eastAsia="zh-TW"/>
                              </w:rPr>
                              <w:t xml:space="preserve"> (map marker) </w:t>
                            </w:r>
                            <w:del w:id="739" w:author="Sean Yun-Shiuan Chuang" w:date="2020-03-11T12:37:00Z">
                              <w:r w:rsidDel="00CF4385">
                                <w:rPr>
                                  <w:sz w:val="16"/>
                                  <w:lang w:eastAsia="zh-TW"/>
                                </w:rPr>
                                <w:delText>moves</w:delText>
                              </w:r>
                            </w:del>
                          </w:ins>
                          <w:ins w:id="740" w:author="Sean Yun-Shiuan Chuang" w:date="2020-03-11T12:37:00Z">
                            <w:r>
                              <w:rPr>
                                <w:sz w:val="16"/>
                                <w:lang w:eastAsia="zh-TW"/>
                              </w:rPr>
                              <w:t>navigates</w:t>
                            </w:r>
                          </w:ins>
                          <w:ins w:id="741" w:author="Hsin-Yi Hung" w:date="2020-03-10T13:45:00Z">
                            <w:r>
                              <w:rPr>
                                <w:sz w:val="16"/>
                                <w:lang w:eastAsia="zh-TW"/>
                              </w:rPr>
                              <w:t xml:space="preserve"> horizontally or vertically to r</w:t>
                            </w:r>
                          </w:ins>
                          <w:ins w:id="742" w:author="Hsin-Yi Hung" w:date="2020-03-10T13:46:00Z">
                            <w:r>
                              <w:rPr>
                                <w:sz w:val="16"/>
                                <w:lang w:eastAsia="zh-TW"/>
                              </w:rPr>
                              <w:t>each the target</w:t>
                            </w:r>
                          </w:ins>
                          <w:ins w:id="743" w:author="Hsin-Yi Hung" w:date="2020-03-10T14:03:00Z">
                            <w:r>
                              <w:rPr>
                                <w:sz w:val="16"/>
                                <w:lang w:eastAsia="zh-TW"/>
                              </w:rPr>
                              <w:t xml:space="preserve"> by key</w:t>
                            </w:r>
                          </w:ins>
                          <w:ins w:id="744" w:author="Hsin-Yi Hung" w:date="2020-03-10T14:04:00Z">
                            <w:r>
                              <w:rPr>
                                <w:sz w:val="16"/>
                                <w:lang w:eastAsia="zh-TW"/>
                              </w:rPr>
                              <w:t>press</w:t>
                            </w:r>
                          </w:ins>
                          <w:ins w:id="745" w:author="Hsin-Yi Hung" w:date="2020-03-10T14:03:00Z">
                            <w:r>
                              <w:rPr>
                                <w:sz w:val="16"/>
                                <w:lang w:eastAsia="zh-TW"/>
                              </w:rPr>
                              <w:t xml:space="preserve"> or </w:t>
                            </w:r>
                          </w:ins>
                          <w:ins w:id="746" w:author="Hsin-Yi Hung" w:date="2020-03-10T14:04:00Z">
                            <w:r>
                              <w:rPr>
                                <w:sz w:val="16"/>
                                <w:lang w:eastAsia="zh-TW"/>
                              </w:rPr>
                              <w:t xml:space="preserve">clicking </w:t>
                            </w:r>
                          </w:ins>
                          <w:ins w:id="747" w:author="Hsin-Yi Hung" w:date="2020-03-10T14:03:00Z">
                            <w:r>
                              <w:rPr>
                                <w:sz w:val="16"/>
                                <w:lang w:eastAsia="zh-TW"/>
                              </w:rPr>
                              <w:t>buttons</w:t>
                            </w:r>
                          </w:ins>
                          <w:ins w:id="748" w:author="Hsin-Yi Hung" w:date="2020-03-10T14:04:00Z">
                            <w:r>
                              <w:rPr>
                                <w:sz w:val="16"/>
                                <w:lang w:eastAsia="zh-TW"/>
                              </w:rPr>
                              <w:t xml:space="preserve"> on the </w:t>
                            </w:r>
                          </w:ins>
                          <w:ins w:id="749" w:author="Hsin-Yi Hung" w:date="2020-03-10T14:05:00Z">
                            <w:r>
                              <w:rPr>
                                <w:sz w:val="16"/>
                                <w:lang w:eastAsia="zh-TW"/>
                              </w:rPr>
                              <w:t>mobile phones</w:t>
                            </w:r>
                          </w:ins>
                          <w:ins w:id="750" w:author="Hsin-Yi Hung" w:date="2020-03-10T13:46:00Z">
                            <w:r>
                              <w:rPr>
                                <w:sz w:val="16"/>
                                <w:lang w:eastAsia="zh-TW"/>
                              </w:rPr>
                              <w:t xml:space="preserve">. </w:t>
                            </w:r>
                          </w:ins>
                          <w:del w:id="751"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752" w:author="Unknown" w:date="2020-03-10T01:12:00Z">
                                    <w:del w:id="753" w:author="Hsin-Yi Hung" w:date="2020-03-10T13:23:00Z">
                                      <w:rPr>
                                        <w:rFonts w:ascii="Cambria Math" w:hAnsi="Cambria Math"/>
                                        <w:sz w:val="16"/>
                                      </w:rPr>
                                    </w:del>
                                  </w:ins>
                                </m:ctrlPr>
                              </m:sSubPr>
                              <m:e>
                                <m:r>
                                  <w:ins w:id="754" w:author="Unknown" w:date="2020-03-10T01:12:00Z">
                                    <w:del w:id="755" w:author="Hsin-Yi Hung" w:date="2020-03-10T13:23:00Z">
                                      <w:rPr>
                                        <w:rFonts w:ascii="Cambria Math" w:hAnsi="Cambria Math"/>
                                        <w:sz w:val="16"/>
                                      </w:rPr>
                                      <m:t>a</m:t>
                                    </w:del>
                                  </w:ins>
                                </m:r>
                              </m:e>
                              <m:sub>
                                <m:r>
                                  <w:ins w:id="756" w:author="Unknown" w:date="2020-03-10T01:12:00Z">
                                    <w:del w:id="757" w:author="Hsin-Yi Hung" w:date="2020-03-10T13:23:00Z">
                                      <w:rPr>
                                        <w:rFonts w:ascii="Cambria Math" w:hAnsi="Cambria Math"/>
                                        <w:sz w:val="16"/>
                                      </w:rPr>
                                      <m:t>i</m:t>
                                    </w:del>
                                  </w:ins>
                                </m:r>
                              </m:sub>
                            </m:sSub>
                          </m:oMath>
                          <w:del w:id="758" w:author="Hsin-Yi Hung" w:date="2020-03-10T13:23:00Z">
                            <w:r w:rsidRPr="001D065E" w:rsidDel="00A703A8">
                              <w:rPr>
                                <w:sz w:val="16"/>
                                <w:rPrChange w:id="759"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760" w:author="Unknown" w:date="2020-03-10T01:12:00Z">
                            <w:del w:id="761" w:author="Hsin-Yi Hung" w:date="2020-03-10T13:23:00Z">
                              <w:r w:rsidRPr="001D065E" w:rsidDel="00A703A8">
                                <w:rPr>
                                  <w:sz w:val="16"/>
                                  <w:rPrChange w:id="762" w:author="Hsin-Yi Hung" w:date="2020-03-10T13:32:00Z">
                                    <w:rPr>
                                      <w:i/>
                                      <w:sz w:val="16"/>
                                    </w:rPr>
                                  </w:rPrChange>
                                </w:rPr>
                                <w:delText>G</w:delText>
                              </w:r>
                            </w:del>
                          </w:ins>
                          <w:del w:id="763" w:author="Hsin-Yi Hung" w:date="2020-03-10T13:23:00Z">
                            <w:r w:rsidRPr="001D065E" w:rsidDel="00A703A8">
                              <w:rPr>
                                <w:sz w:val="16"/>
                                <w:rPrChange w:id="764"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765" w:author="Unknown" w:date="2020-03-10T01:13:00Z">
                            <w:del w:id="766" w:author="Hsin-Yi Hung" w:date="2020-03-10T13:23:00Z">
                              <w:r w:rsidDel="00A703A8">
                                <w:rPr>
                                  <w:sz w:val="16"/>
                                </w:rPr>
                                <w:delText>one of</w:delText>
                              </w:r>
                            </w:del>
                          </w:ins>
                          <w:del w:id="767"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768" w:author="Unknown" w:date="2020-03-10T01:18:00Z">
                            <w:del w:id="769" w:author="Hsin-Yi Hung" w:date="2020-03-10T13:23:00Z">
                              <w:r w:rsidDel="00A703A8">
                                <w:rPr>
                                  <w:sz w:val="16"/>
                                </w:rPr>
                                <w:delText xml:space="preserve"> with the </w:delText>
                              </w:r>
                            </w:del>
                            <w:del w:id="770" w:author="Hsin-Yi Hung" w:date="2020-03-10T13:30:00Z">
                              <w:r w:rsidDel="001D065E">
                                <w:rPr>
                                  <w:sz w:val="16"/>
                                </w:rPr>
                                <w:delText>approached targets</w:delText>
                              </w:r>
                            </w:del>
                          </w:ins>
                          <w:del w:id="771" w:author="Hsin-Yi Hung" w:date="2020-03-10T13:30:00Z">
                            <w:r w:rsidDel="001D065E">
                              <w:rPr>
                                <w:sz w:val="16"/>
                              </w:rPr>
                              <w:delText xml:space="preserve"> </w:delText>
                            </w:r>
                          </w:del>
                          <w:ins w:id="772" w:author="Unknown" w:date="2020-03-10T01:18:00Z">
                            <w:del w:id="773"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774"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775" w:author="Hsin-Yi Hung" w:date="2020-03-10T13:30:00Z">
                            <w:r w:rsidDel="001D065E">
                              <w:rPr>
                                <w:sz w:val="16"/>
                              </w:rPr>
                              <w:delText xml:space="preserve">were fed to ToMnet+ as learning </w:delText>
                            </w:r>
                          </w:del>
                          <w:ins w:id="776" w:author="Unknown" w:date="2020-03-10T01:18:00Z">
                            <w:del w:id="777" w:author="Hsin-Yi Hung" w:date="2020-03-10T13:30:00Z">
                              <w:r w:rsidDel="001D065E">
                                <w:rPr>
                                  <w:sz w:val="16"/>
                                </w:rPr>
                                <w:delText xml:space="preserve">training </w:delText>
                              </w:r>
                            </w:del>
                          </w:ins>
                          <w:del w:id="778" w:author="Hsin-Yi Hung" w:date="2020-03-10T13:30:00Z">
                            <w:r w:rsidDel="001D065E">
                              <w:rPr>
                                <w:sz w:val="16"/>
                              </w:rPr>
                              <w:delText xml:space="preserve">data. On the right, example new test </w:delText>
                            </w:r>
                          </w:del>
                          <w:ins w:id="779" w:author="Unknown" w:date="2020-03-10T01:14:00Z">
                            <w:del w:id="780" w:author="Hsin-Yi Hung" w:date="2020-03-10T13:30:00Z">
                              <w:r w:rsidDel="001D065E">
                                <w:rPr>
                                  <w:sz w:val="16"/>
                                </w:rPr>
                                <w:delText xml:space="preserve">query state </w:delText>
                              </w:r>
                            </w:del>
                          </w:ins>
                          <m:oMath>
                            <m:r>
                              <w:ins w:id="781" w:author="Unknown" w:date="2020-03-10T01:15:00Z">
                                <w:del w:id="782" w:author="Hsin-Yi Hung" w:date="2020-03-10T13:30:00Z">
                                  <m:rPr>
                                    <m:sty m:val="p"/>
                                  </m:rPr>
                                  <w:rPr>
                                    <w:rFonts w:ascii="Cambria Math" w:hAnsi="Cambria Math"/>
                                    <w:sz w:val="16"/>
                                  </w:rPr>
                                  <m:t xml:space="preserve"> </m:t>
                                </w:del>
                              </w:ins>
                            </m:r>
                            <m:sSub>
                              <m:sSubPr>
                                <m:ctrlPr>
                                  <w:ins w:id="783" w:author="Unknown" w:date="2020-03-10T01:15:00Z">
                                    <w:del w:id="784" w:author="Hsin-Yi Hung" w:date="2020-03-10T13:30:00Z">
                                      <w:rPr>
                                        <w:rFonts w:ascii="Cambria Math" w:hAnsi="Cambria Math"/>
                                        <w:sz w:val="16"/>
                                      </w:rPr>
                                    </w:del>
                                  </w:ins>
                                </m:ctrlPr>
                              </m:sSubPr>
                              <m:e>
                                <m:r>
                                  <w:ins w:id="785" w:author="Unknown" w:date="2020-03-10T01:15:00Z">
                                    <w:del w:id="786" w:author="Hsin-Yi Hung" w:date="2020-03-10T13:30:00Z">
                                      <m:rPr>
                                        <m:nor/>
                                      </m:rPr>
                                      <w:rPr>
                                        <w:sz w:val="16"/>
                                        <w:rPrChange w:id="787" w:author="Hsin-Yi Hung" w:date="2020-03-10T13:32:00Z">
                                          <w:rPr>
                                            <w:i/>
                                            <w:sz w:val="16"/>
                                          </w:rPr>
                                        </w:rPrChange>
                                      </w:rPr>
                                      <m:t>q</m:t>
                                    </w:del>
                                  </w:ins>
                                </m:r>
                              </m:e>
                              <m:sub>
                                <m:r>
                                  <w:ins w:id="788" w:author="Unknown" w:date="2020-03-10T01:15:00Z">
                                    <w:del w:id="789" w:author="Hsin-Yi Hung" w:date="2020-03-10T13:30:00Z">
                                      <w:rPr>
                                        <w:rFonts w:ascii="Cambria Math" w:hAnsi="Cambria Math"/>
                                        <w:sz w:val="16"/>
                                      </w:rPr>
                                      <m:t>k</m:t>
                                    </w:del>
                                  </w:ins>
                                </m:r>
                                <m:r>
                                  <w:ins w:id="790" w:author="Unknown" w:date="2020-03-10T01:15:00Z">
                                    <w:del w:id="791" w:author="Hsin-Yi Hung" w:date="2020-03-10T13:30:00Z">
                                      <m:rPr>
                                        <m:sty m:val="p"/>
                                      </m:rPr>
                                      <w:rPr>
                                        <w:rFonts w:ascii="Cambria Math" w:hAnsi="Cambria Math" w:hint="eastAsia"/>
                                        <w:sz w:val="16"/>
                                      </w:rPr>
                                      <m:t>'</m:t>
                                    </w:del>
                                  </w:ins>
                                </m:r>
                              </m:sub>
                            </m:sSub>
                          </m:oMath>
                          <w:ins w:id="792" w:author="Unknown" w:date="2020-03-10T01:15:00Z">
                            <w:del w:id="793" w:author="Hsin-Yi Hung" w:date="2020-03-10T13:30:00Z">
                              <w:r w:rsidRPr="001D065E" w:rsidDel="001D065E">
                                <w:rPr>
                                  <w:sz w:val="16"/>
                                </w:rPr>
                                <w:delText xml:space="preserve"> </w:delText>
                              </w:r>
                            </w:del>
                          </w:ins>
                          <w:del w:id="794" w:author="Hsin-Yi Hung" w:date="2020-03-10T13:30:00Z">
                            <w:r w:rsidDel="001D065E">
                              <w:rPr>
                                <w:sz w:val="16"/>
                              </w:rPr>
                              <w:delText xml:space="preserve">grid worlds </w:delText>
                            </w:r>
                          </w:del>
                          <w:ins w:id="795" w:author="Unknown" w:date="2020-03-10T01:15:00Z">
                            <w:del w:id="796" w:author="Hsin-Yi Hung" w:date="2020-03-10T13:30:00Z">
                              <w:r w:rsidDel="001D065E">
                                <w:rPr>
                                  <w:sz w:val="16"/>
                                </w:rPr>
                                <w:delText>is</w:delText>
                              </w:r>
                            </w:del>
                          </w:ins>
                          <w:del w:id="797" w:author="Hsin-Yi Hung" w:date="2020-03-10T13:30:00Z">
                            <w:r w:rsidDel="001D065E">
                              <w:rPr>
                                <w:sz w:val="16"/>
                              </w:rPr>
                              <w:delText xml:space="preserve">are presented (top; different combinations of </w:delText>
                            </w:r>
                            <w:r w:rsidRPr="001D065E" w:rsidDel="001D065E">
                              <w:rPr>
                                <w:sz w:val="16"/>
                                <w:rPrChange w:id="798" w:author="Hsin-Yi Hung" w:date="2020-03-10T13:32:00Z">
                                  <w:rPr>
                                    <w:i/>
                                    <w:sz w:val="16"/>
                                  </w:rPr>
                                </w:rPrChange>
                              </w:rPr>
                              <w:delText>S</w:delText>
                            </w:r>
                            <w:r w:rsidDel="001D065E">
                              <w:rPr>
                                <w:sz w:val="16"/>
                              </w:rPr>
                              <w:delText xml:space="preserve"> are drawn during testing) for which ToMnet+ predicts the trajectory agents take</w:delText>
                            </w:r>
                          </w:del>
                          <w:ins w:id="799" w:author="Unknown" w:date="2020-03-10T01:15:00Z">
                            <w:del w:id="800" w:author="Hsin-Yi Hung" w:date="2020-03-10T13:30:00Z">
                              <w:r w:rsidDel="001D065E">
                                <w:rPr>
                                  <w:sz w:val="16"/>
                                </w:rPr>
                                <w:delText>target the agent will approach</w:delText>
                              </w:r>
                            </w:del>
                          </w:ins>
                          <w:ins w:id="801" w:author="Unknown" w:date="2020-03-10T01:16:00Z">
                            <w:del w:id="802"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803" w:author="Hsin-Yi Hung" w:date="2020-03-10T13:30:00Z">
                            <w:r w:rsidDel="001D065E">
                              <w:rPr>
                                <w:sz w:val="16"/>
                              </w:rPr>
                              <w:delText xml:space="preserve"> (bottom; blue arrows</w:delText>
                            </w:r>
                          </w:del>
                          <w:ins w:id="804" w:author="Unknown" w:date="2020-03-10T01:17:00Z">
                            <w:del w:id="805" w:author="Hsin-Yi Hung" w:date="2020-03-10T13:30:00Z">
                              <w:r w:rsidDel="001D065E">
                                <w:rPr>
                                  <w:sz w:val="16"/>
                                </w:rPr>
                                <w:delText>circle</w:delText>
                              </w:r>
                            </w:del>
                          </w:ins>
                          <w:del w:id="806"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807" w:author="Sean Yun-Shiuan Chuang" w:date="2020-03-11T12:41:00Z">
        <w:r w:rsidR="00AB3548" w:rsidDel="009E74FA">
          <w:rPr>
            <w:rFonts w:ascii="Times New Roman"/>
            <w:bCs/>
          </w:rPr>
          <w:delText xml:space="preserve">calculated </w:delText>
        </w:r>
      </w:del>
      <w:ins w:id="808"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809" w:author="Sean Yun-Shiuan Chuang" w:date="2020-03-11T13:05:00Z">
        <w:r w:rsidR="00550A1F">
          <w:rPr>
            <w:rFonts w:ascii="Times New Roman"/>
            <w:bCs/>
          </w:rPr>
          <w:t xml:space="preserve">. </w:t>
        </w:r>
      </w:ins>
      <w:del w:id="810" w:author="Sean Yun-Shiuan Chuang" w:date="2020-03-11T12:40:00Z">
        <w:r w:rsidR="00AB3548" w:rsidDel="009E74FA">
          <w:rPr>
            <w:rFonts w:ascii="Times New Roman"/>
            <w:bCs/>
          </w:rPr>
          <w:delText>s</w:delText>
        </w:r>
      </w:del>
      <w:del w:id="811" w:author="Sean Yun-Shiuan Chuang" w:date="2020-03-11T13:05:00Z">
        <w:r w:rsidR="00AB3548" w:rsidDel="00550A1F">
          <w:rPr>
            <w:rFonts w:ascii="Times New Roman"/>
            <w:bCs/>
          </w:rPr>
          <w:delText xml:space="preserve">. </w:delText>
        </w:r>
      </w:del>
      <w:r w:rsidR="004C2A1F">
        <w:rPr>
          <w:rFonts w:ascii="Times New Roman"/>
          <w:bCs/>
        </w:rPr>
        <w:t xml:space="preserve">The </w:t>
      </w:r>
      <w:del w:id="812" w:author="Sean Yun-Shiuan Chuang" w:date="2020-03-11T12:56:00Z">
        <w:r w:rsidR="004C2A1F" w:rsidDel="00806F53">
          <w:rPr>
            <w:rFonts w:ascii="Times New Roman"/>
            <w:bCs/>
          </w:rPr>
          <w:delText xml:space="preserve">total </w:delText>
        </w:r>
      </w:del>
      <w:ins w:id="813" w:author="Sean Yun-Shiuan Chuang" w:date="2020-03-11T12:56:00Z">
        <w:r w:rsidR="00806F53">
          <w:rPr>
            <w:rFonts w:ascii="Times New Roman"/>
            <w:bCs/>
          </w:rPr>
          <w:t xml:space="preserve">current </w:t>
        </w:r>
      </w:ins>
      <w:r w:rsidR="004C2A1F">
        <w:rPr>
          <w:rFonts w:ascii="Times New Roman"/>
          <w:bCs/>
        </w:rPr>
        <w:t xml:space="preserve">score is shown in the upper left corner. </w:t>
      </w:r>
      <w:ins w:id="814" w:author="Sean Yun-Shiuan Chuang" w:date="2020-03-11T12:57:00Z">
        <w:r w:rsidR="00806F53">
          <w:rPr>
            <w:rFonts w:ascii="Times New Roman"/>
            <w:bCs/>
          </w:rPr>
          <w:t xml:space="preserve">Each step </w:t>
        </w:r>
      </w:ins>
      <w:ins w:id="815" w:author="Sean Yun-Shiuan Chuang" w:date="2020-03-11T12:58:00Z">
        <w:r w:rsidR="00806F53">
          <w:rPr>
            <w:rFonts w:ascii="Times New Roman"/>
            <w:bCs/>
          </w:rPr>
          <w:t>costs</w:t>
        </w:r>
      </w:ins>
      <w:ins w:id="816" w:author="Sean Yun-Shiuan Chuang" w:date="2020-03-11T12:57:00Z">
        <w:r w:rsidR="00806F53">
          <w:rPr>
            <w:rFonts w:ascii="Times New Roman"/>
            <w:bCs/>
          </w:rPr>
          <w:t xml:space="preserve"> one point</w:t>
        </w:r>
      </w:ins>
      <w:del w:id="817" w:author="Sean Yun-Shiuan Chuang" w:date="2020-03-11T12:56:00Z">
        <w:r w:rsidR="004C2A1F" w:rsidRPr="00806F53" w:rsidDel="00806F53">
          <w:rPr>
            <w:rFonts w:ascii="Times New Roman"/>
            <w:bCs/>
            <w:rPrChange w:id="818" w:author="Sean Yun-Shiuan Chuang" w:date="2020-03-11T12:57:00Z">
              <w:rPr>
                <w:rFonts w:ascii="PMingLiU" w:eastAsia="PMingLiU" w:hAnsi="PMingLiU"/>
                <w:bCs/>
                <w:lang w:eastAsia="zh-TW"/>
              </w:rPr>
            </w:rPrChange>
          </w:rPr>
          <w:delText>The subjects are taken off 1 point for each movement</w:delText>
        </w:r>
      </w:del>
      <w:r w:rsidR="004C2A1F">
        <w:rPr>
          <w:rFonts w:ascii="Times New Roman"/>
          <w:bCs/>
        </w:rPr>
        <w:t xml:space="preserve">. As the subjects reach a target, they are rewarded by </w:t>
      </w:r>
      <w:ins w:id="819" w:author="Sean Yun-Shiuan Chuang" w:date="2020-03-11T12:58:00Z">
        <w:r w:rsidR="00806F53">
          <w:rPr>
            <w:rFonts w:ascii="Times New Roman"/>
            <w:bCs/>
          </w:rPr>
          <w:t xml:space="preserve">the </w:t>
        </w:r>
      </w:ins>
      <w:del w:id="820" w:author="Sean Yun-Shiuan Chuang" w:date="2020-03-11T12:58:00Z">
        <w:r w:rsidR="004C2A1F" w:rsidDel="00806F53">
          <w:rPr>
            <w:rFonts w:ascii="Times New Roman"/>
            <w:bCs/>
          </w:rPr>
          <w:delText xml:space="preserve">getting the </w:delText>
        </w:r>
      </w:del>
      <w:del w:id="821" w:author="Sean Yun-Shiuan Chuang" w:date="2020-03-11T12:57:00Z">
        <w:r w:rsidR="004C2A1F" w:rsidDel="00806F53">
          <w:rPr>
            <w:rFonts w:ascii="Times New Roman"/>
            <w:bCs/>
          </w:rPr>
          <w:delText>points of</w:delText>
        </w:r>
      </w:del>
      <w:ins w:id="822" w:author="Sean Yun-Shiuan Chuang" w:date="2020-03-11T12:57:00Z">
        <w:r w:rsidR="00806F53">
          <w:rPr>
            <w:rFonts w:ascii="Times New Roman"/>
            <w:bCs/>
          </w:rPr>
          <w:t xml:space="preserve">social </w:t>
        </w:r>
      </w:ins>
      <w:ins w:id="823" w:author="Sean Yun-Shiuan Chuang" w:date="2020-03-11T12:58:00Z">
        <w:r w:rsidR="00806F53">
          <w:rPr>
            <w:rFonts w:ascii="Times New Roman"/>
            <w:bCs/>
          </w:rPr>
          <w:t>reward value of</w:t>
        </w:r>
      </w:ins>
      <w:r w:rsidR="004C2A1F">
        <w:rPr>
          <w:rFonts w:ascii="Times New Roman"/>
          <w:bCs/>
        </w:rPr>
        <w:t xml:space="preserve"> that target</w:t>
      </w:r>
      <w:ins w:id="824" w:author="Sean Yun-Shiuan Chuang" w:date="2020-03-11T12:58:00Z">
        <w:r w:rsidR="00806F53">
          <w:rPr>
            <w:rFonts w:ascii="Times New Roman"/>
            <w:bCs/>
          </w:rPr>
          <w:t xml:space="preserve"> minus the number of steps taken.</w:t>
        </w:r>
      </w:ins>
      <w:del w:id="825" w:author="Sean Yun-Shiuan Chuang" w:date="2020-03-11T12:58:00Z">
        <w:r w:rsidR="004C2A1F" w:rsidDel="00806F53">
          <w:rPr>
            <w:rFonts w:ascii="Times New Roman"/>
            <w:bCs/>
          </w:rPr>
          <w:delText>.</w:delText>
        </w:r>
      </w:del>
    </w:p>
    <w:p w14:paraId="3C531367" w14:textId="15E0BD60" w:rsidR="00B76942" w:rsidRPr="00A57A10" w:rsidDel="00FD599F" w:rsidRDefault="00535443">
      <w:pPr>
        <w:pStyle w:val="a"/>
        <w:tabs>
          <w:tab w:val="clear" w:pos="800"/>
          <w:tab w:val="left" w:pos="180"/>
        </w:tabs>
        <w:wordWrap/>
        <w:spacing w:line="240" w:lineRule="auto"/>
        <w:contextualSpacing/>
        <w:outlineLvl w:val="0"/>
        <w:rPr>
          <w:ins w:id="826" w:author="Hsin-Yi Hung" w:date="2020-03-10T13:19:00Z"/>
          <w:del w:id="827" w:author="Sean Yun-Shiuan Chuang" w:date="2020-03-11T13:14:00Z"/>
          <w:bCs/>
          <w:rPrChange w:id="828" w:author="Hsin-Yi Hung" w:date="2020-03-10T14:29:00Z">
            <w:rPr>
              <w:ins w:id="829" w:author="Hsin-Yi Hung" w:date="2020-03-10T13:19:00Z"/>
              <w:del w:id="830" w:author="Sean Yun-Shiuan Chuang" w:date="2020-03-11T13:14:00Z"/>
              <w:rFonts w:eastAsia="Times New Roman"/>
              <w:sz w:val="24"/>
              <w:szCs w:val="24"/>
              <w:lang w:eastAsia="zh-TW"/>
            </w:rPr>
          </w:rPrChange>
        </w:rPr>
        <w:pPrChange w:id="831" w:author="Hsin-Yi Hung" w:date="2020-03-10T13:21:00Z">
          <w:pPr>
            <w:autoSpaceDE/>
            <w:autoSpaceDN/>
          </w:pPr>
        </w:pPrChange>
      </w:pPr>
      <w:ins w:id="832"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20DE4B16">
                  <wp:extent cx="3099435" cy="3152442"/>
                  <wp:effectExtent l="0" t="0" r="571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2442"/>
                          </a:xfrm>
                          <a:prstGeom prst="rect">
                            <a:avLst/>
                          </a:prstGeom>
                          <a:solidFill>
                            <a:srgbClr val="FFFFFF"/>
                          </a:solidFill>
                          <a:ln w="9525">
                            <a:noFill/>
                            <a:miter lim="800000"/>
                            <a:headEnd/>
                            <a:tailEnd/>
                          </a:ln>
                        </wps:spPr>
                        <wps:txbx>
                          <w:txbxContent>
                            <w:p w14:paraId="12E4C7F4" w14:textId="6B50A8EE" w:rsidR="00B14328" w:rsidRDefault="00B14328" w:rsidP="00535443">
                              <w:pPr>
                                <w:jc w:val="center"/>
                                <w:rPr>
                                  <w:sz w:val="16"/>
                                </w:rPr>
                              </w:pPr>
                              <w:ins w:id="833"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834" w:author="Sean Yun-Shiuan Chuang" w:date="2020-03-11T12:46:00Z">
                                <w:r w:rsidRPr="00782990" w:rsidDel="00A703A8">
                                  <w:t xml:space="preserve"> </w:t>
                                </w:r>
                              </w:ins>
                              <w:del w:id="835"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836" w:author="Hsin-Yi Hung" w:date="2020-03-10T13:21:00Z">
                                <w:del w:id="837"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B14328" w:rsidRPr="001D065E" w:rsidRDefault="00B14328" w:rsidP="00535443">
                              <w:pPr>
                                <w:jc w:val="both"/>
                                <w:rPr>
                                  <w:sz w:val="16"/>
                                  <w:rPrChange w:id="838" w:author="Hsin-Yi Hung" w:date="2020-03-10T13:32:00Z">
                                    <w:rPr/>
                                  </w:rPrChange>
                                </w:rPr>
                              </w:pPr>
                              <w:r w:rsidRPr="00AF74F9">
                                <w:rPr>
                                  <w:sz w:val="16"/>
                                </w:rPr>
                                <w:t>Fig</w:t>
                              </w:r>
                              <w:r>
                                <w:rPr>
                                  <w:sz w:val="16"/>
                                </w:rPr>
                                <w:t xml:space="preserve">. </w:t>
                              </w:r>
                              <w:ins w:id="839" w:author="Hsin-Yi Hung" w:date="2020-03-10T13:21:00Z">
                                <w:r>
                                  <w:rPr>
                                    <w:sz w:val="16"/>
                                  </w:rPr>
                                  <w:t>3</w:t>
                                </w:r>
                              </w:ins>
                              <w:del w:id="840" w:author="Hsin-Yi Hung" w:date="2020-03-10T13:21:00Z">
                                <w:r w:rsidDel="00A703A8">
                                  <w:rPr>
                                    <w:sz w:val="16"/>
                                  </w:rPr>
                                  <w:delText>2</w:delText>
                                </w:r>
                              </w:del>
                              <w:r>
                                <w:rPr>
                                  <w:sz w:val="16"/>
                                </w:rPr>
                                <w:t xml:space="preserve">. </w:t>
                              </w:r>
                              <w:ins w:id="841" w:author="Hsin-Yi Hung" w:date="2020-03-10T13:30:00Z">
                                <w:r>
                                  <w:rPr>
                                    <w:sz w:val="16"/>
                                  </w:rPr>
                                  <w:t>An example</w:t>
                                </w:r>
                                <w:del w:id="842" w:author="Sean Yun-Shiuan Chuang" w:date="2020-03-11T12:47:00Z">
                                  <w:r w:rsidDel="00535443">
                                    <w:rPr>
                                      <w:sz w:val="16"/>
                                    </w:rPr>
                                    <w:delText xml:space="preserve"> of </w:delText>
                                  </w:r>
                                </w:del>
                                <w:del w:id="843" w:author="Sean Yun-Shiuan Chuang" w:date="2020-03-11T12:36:00Z">
                                  <w:r w:rsidDel="00CF4385">
                                    <w:rPr>
                                      <w:sz w:val="16"/>
                                    </w:rPr>
                                    <w:delText>the</w:delText>
                                  </w:r>
                                </w:del>
                                <w:r>
                                  <w:rPr>
                                    <w:sz w:val="16"/>
                                  </w:rPr>
                                  <w:t xml:space="preserve"> grid world </w:t>
                                </w:r>
                              </w:ins>
                              <w:ins w:id="844" w:author="Sean Yun-Shiuan Chuang" w:date="2020-03-11T12:47:00Z">
                                <w:r>
                                  <w:rPr>
                                    <w:sz w:val="16"/>
                                  </w:rPr>
                                  <w:t>of</w:t>
                                </w:r>
                              </w:ins>
                              <w:ins w:id="845" w:author="Hsin-Yi Hung" w:date="2020-03-10T13:30:00Z">
                                <w:del w:id="846" w:author="Sean Yun-Shiuan Chuang" w:date="2020-03-11T12:47:00Z">
                                  <w:r w:rsidDel="00535443">
                                    <w:rPr>
                                      <w:sz w:val="16"/>
                                    </w:rPr>
                                    <w:delText>in</w:delText>
                                  </w:r>
                                </w:del>
                                <w:r>
                                  <w:rPr>
                                    <w:sz w:val="16"/>
                                  </w:rPr>
                                  <w:t xml:space="preserve"> the s</w:t>
                                </w:r>
                              </w:ins>
                              <w:ins w:id="847" w:author="Hsin-Yi Hung" w:date="2020-03-10T13:31:00Z">
                                <w:r>
                                  <w:rPr>
                                    <w:sz w:val="16"/>
                                  </w:rPr>
                                  <w:t>o</w:t>
                                </w:r>
                              </w:ins>
                              <w:ins w:id="848" w:author="Hsin-Yi Hung" w:date="2020-03-10T13:30:00Z">
                                <w:r>
                                  <w:rPr>
                                    <w:sz w:val="16"/>
                                  </w:rPr>
                                  <w:t>c</w:t>
                                </w:r>
                              </w:ins>
                              <w:ins w:id="849" w:author="Hsin-Yi Hung" w:date="2020-03-10T13:31:00Z">
                                <w:r>
                                  <w:rPr>
                                    <w:sz w:val="16"/>
                                  </w:rPr>
                                  <w:t>i</w:t>
                                </w:r>
                              </w:ins>
                              <w:ins w:id="850" w:author="Hsin-Yi Hung" w:date="2020-03-10T13:30:00Z">
                                <w:r>
                                  <w:rPr>
                                    <w:sz w:val="16"/>
                                  </w:rPr>
                                  <w:t>al game</w:t>
                                </w:r>
                              </w:ins>
                              <w:ins w:id="851" w:author="Sean Yun-Shiuan Chuang" w:date="2020-03-11T12:47:00Z">
                                <w:r>
                                  <w:rPr>
                                    <w:sz w:val="16"/>
                                  </w:rPr>
                                  <w:t xml:space="preserve"> for humans</w:t>
                                </w:r>
                              </w:ins>
                              <w:ins w:id="852" w:author="Hsin-Yi Hung" w:date="2020-03-10T13:30:00Z">
                                <w:r>
                                  <w:rPr>
                                    <w:sz w:val="16"/>
                                  </w:rPr>
                                  <w:t>.</w:t>
                                </w:r>
                              </w:ins>
                              <w:ins w:id="853" w:author="Hsin-Yi Hung" w:date="2020-03-10T13:41:00Z">
                                <w:r>
                                  <w:rPr>
                                    <w:sz w:val="16"/>
                                  </w:rPr>
                                  <w:t xml:space="preserve"> </w:t>
                                </w:r>
                              </w:ins>
                              <w:ins w:id="854" w:author="Sean Yun-Shiuan Chuang" w:date="2020-03-11T12:47:00Z">
                                <w:r>
                                  <w:rPr>
                                    <w:sz w:val="16"/>
                                  </w:rPr>
                                  <w:t>In each tr</w:t>
                                </w:r>
                              </w:ins>
                              <w:ins w:id="855" w:author="Sean Yun-Shiuan Chuang" w:date="2020-03-11T12:48:00Z">
                                <w:r>
                                  <w:rPr>
                                    <w:sz w:val="16"/>
                                  </w:rPr>
                                  <w:t xml:space="preserve">ial, </w:t>
                                </w:r>
                              </w:ins>
                              <w:ins w:id="856" w:author="Hsin-Yi Hung" w:date="2020-03-10T13:41:00Z">
                                <w:del w:id="857" w:author="Sean Yun-Shiuan Chuang" w:date="2020-03-11T12:47:00Z">
                                  <w:r w:rsidDel="00535443">
                                    <w:rPr>
                                      <w:sz w:val="16"/>
                                    </w:rPr>
                                    <w:delText>S</w:delText>
                                  </w:r>
                                </w:del>
                              </w:ins>
                              <w:ins w:id="858" w:author="Hsin-Yi Hung" w:date="2020-03-10T13:32:00Z">
                                <w:del w:id="859" w:author="Sean Yun-Shiuan Chuang" w:date="2020-03-11T12:47:00Z">
                                  <w:r w:rsidDel="00535443">
                                    <w:rPr>
                                      <w:sz w:val="16"/>
                                    </w:rPr>
                                    <w:delText>ubject</w:delText>
                                  </w:r>
                                </w:del>
                              </w:ins>
                              <w:ins w:id="860" w:author="Hsin-Yi Hung" w:date="2020-03-10T13:41:00Z">
                                <w:del w:id="861" w:author="Sean Yun-Shiuan Chuang" w:date="2020-03-11T12:47:00Z">
                                  <w:r w:rsidDel="00535443">
                                    <w:rPr>
                                      <w:sz w:val="16"/>
                                    </w:rPr>
                                    <w:delText>s</w:delText>
                                  </w:r>
                                </w:del>
                              </w:ins>
                              <w:ins w:id="862" w:author="Sean Yun-Shiuan Chuang" w:date="2020-03-11T12:48:00Z">
                                <w:r>
                                  <w:rPr>
                                    <w:sz w:val="16"/>
                                  </w:rPr>
                                  <w:t>p</w:t>
                                </w:r>
                              </w:ins>
                              <w:ins w:id="863" w:author="Sean Yun-Shiuan Chuang" w:date="2020-03-11T12:47:00Z">
                                <w:r>
                                  <w:rPr>
                                    <w:sz w:val="16"/>
                                  </w:rPr>
                                  <w:t>articipants</w:t>
                                </w:r>
                              </w:ins>
                              <w:ins w:id="864" w:author="Hsin-Yi Hung" w:date="2020-03-10T13:32:00Z">
                                <w:r>
                                  <w:rPr>
                                    <w:sz w:val="16"/>
                                  </w:rPr>
                                  <w:t xml:space="preserve"> are presented with a 12</w:t>
                                </w:r>
                                <w:r w:rsidRPr="001D065E">
                                  <w:rPr>
                                    <w:sz w:val="16"/>
                                    <w:rPrChange w:id="865" w:author="Hsin-Yi Hung" w:date="2020-03-10T13:32:00Z">
                                      <w:rPr>
                                        <w:bCs/>
                                      </w:rPr>
                                    </w:rPrChange>
                                  </w:rPr>
                                  <w:t>×12 grid worl</w:t>
                                </w:r>
                              </w:ins>
                              <w:ins w:id="866" w:author="Hsin-Yi Hung" w:date="2020-03-10T13:33:00Z">
                                <w:r>
                                  <w:rPr>
                                    <w:sz w:val="16"/>
                                  </w:rPr>
                                  <w:t>d with</w:t>
                                </w:r>
                              </w:ins>
                              <w:ins w:id="867" w:author="Hsin-Yi Hung" w:date="2020-03-10T13:32:00Z">
                                <w:r w:rsidRPr="001D065E">
                                  <w:rPr>
                                    <w:sz w:val="16"/>
                                    <w:rPrChange w:id="868" w:author="Hsin-Yi Hung" w:date="2020-03-10T13:32:00Z">
                                      <w:rPr>
                                        <w:bCs/>
                                      </w:rPr>
                                    </w:rPrChange>
                                  </w:rPr>
                                  <w:t xml:space="preserve"> </w:t>
                                </w:r>
                              </w:ins>
                              <w:ins w:id="869" w:author="Hsin-Yi Hung" w:date="2020-03-10T13:33:00Z">
                                <w:r>
                                  <w:rPr>
                                    <w:sz w:val="16"/>
                                  </w:rPr>
                                  <w:t>1-4 targets</w:t>
                                </w:r>
                              </w:ins>
                              <w:ins w:id="870" w:author="Hsin-Yi Hung" w:date="2020-03-10T13:34:00Z">
                                <w:r>
                                  <w:rPr>
                                    <w:sz w:val="16"/>
                                  </w:rPr>
                                  <w:t>, represent</w:t>
                                </w:r>
                              </w:ins>
                              <w:ins w:id="871" w:author="Sean Yun-Shiuan Chuang" w:date="2020-03-11T12:36:00Z">
                                <w:r>
                                  <w:rPr>
                                    <w:sz w:val="16"/>
                                  </w:rPr>
                                  <w:t>ed by</w:t>
                                </w:r>
                              </w:ins>
                              <w:ins w:id="872" w:author="Hsin-Yi Hung" w:date="2020-03-10T13:34:00Z">
                                <w:del w:id="873" w:author="Sean Yun-Shiuan Chuang" w:date="2020-03-11T12:36:00Z">
                                  <w:r w:rsidDel="00CF4385">
                                    <w:rPr>
                                      <w:sz w:val="16"/>
                                    </w:rPr>
                                    <w:delText>ing as</w:delText>
                                  </w:r>
                                </w:del>
                                <w:r>
                                  <w:rPr>
                                    <w:sz w:val="16"/>
                                  </w:rPr>
                                  <w:t xml:space="preserve"> a </w:t>
                                </w:r>
                              </w:ins>
                              <w:ins w:id="874" w:author="Hsin-Yi Hung" w:date="2020-03-10T13:38:00Z">
                                <w:r>
                                  <w:rPr>
                                    <w:sz w:val="16"/>
                                  </w:rPr>
                                  <w:t xml:space="preserve">heart, a key, a </w:t>
                                </w:r>
                              </w:ins>
                              <w:ins w:id="875" w:author="Hsin-Yi Hung" w:date="2020-03-10T13:39:00Z">
                                <w:r>
                                  <w:rPr>
                                    <w:sz w:val="16"/>
                                    <w:lang w:eastAsia="zh-TW"/>
                                  </w:rPr>
                                  <w:t xml:space="preserve">paw, and a tree. </w:t>
                                </w:r>
                              </w:ins>
                              <w:ins w:id="876" w:author="Sean Yun-Shiuan Chuang" w:date="2020-03-11T12:39:00Z">
                                <w:r>
                                  <w:rPr>
                                    <w:sz w:val="16"/>
                                    <w:lang w:eastAsia="zh-TW"/>
                                  </w:rPr>
                                  <w:t>The name associated with each target as well as t</w:t>
                                </w:r>
                              </w:ins>
                              <w:ins w:id="877" w:author="Hsin-Yi Hung" w:date="2020-03-10T13:40:00Z">
                                <w:del w:id="878" w:author="Sean Yun-Shiuan Chuang" w:date="2020-03-11T12:39:00Z">
                                  <w:r w:rsidDel="009E74FA">
                                    <w:rPr>
                                      <w:sz w:val="16"/>
                                      <w:lang w:eastAsia="zh-TW"/>
                                    </w:rPr>
                                    <w:delText>T</w:delText>
                                  </w:r>
                                </w:del>
                                <w:r>
                                  <w:rPr>
                                    <w:sz w:val="16"/>
                                    <w:lang w:eastAsia="zh-TW"/>
                                  </w:rPr>
                                  <w:t xml:space="preserve">he </w:t>
                                </w:r>
                              </w:ins>
                              <w:ins w:id="879" w:author="Sean Yun-Shiuan Chuang" w:date="2020-03-11T12:53:00Z">
                                <w:r>
                                  <w:rPr>
                                    <w:sz w:val="16"/>
                                    <w:lang w:eastAsia="zh-TW"/>
                                  </w:rPr>
                                  <w:t xml:space="preserve">corresponding </w:t>
                                </w:r>
                              </w:ins>
                              <w:ins w:id="880" w:author="Hsin-Yi Hung" w:date="2020-03-10T13:40:00Z">
                                <w:r>
                                  <w:rPr>
                                    <w:sz w:val="16"/>
                                    <w:lang w:eastAsia="zh-TW"/>
                                  </w:rPr>
                                  <w:t>social reward</w:t>
                                </w:r>
                                <w:del w:id="881" w:author="Sean Yun-Shiuan Chuang" w:date="2020-03-11T12:53:00Z">
                                  <w:r w:rsidDel="00090FD2">
                                    <w:rPr>
                                      <w:sz w:val="16"/>
                                      <w:lang w:eastAsia="zh-TW"/>
                                    </w:rPr>
                                    <w:delText xml:space="preserve"> value</w:delText>
                                  </w:r>
                                </w:del>
                              </w:ins>
                              <w:ins w:id="882" w:author="Hsin-Yi Hung" w:date="2020-03-10T14:00:00Z">
                                <w:del w:id="883" w:author="Sean Yun-Shiuan Chuang" w:date="2020-03-11T12:53:00Z">
                                  <w:r w:rsidDel="00090FD2">
                                    <w:rPr>
                                      <w:sz w:val="16"/>
                                      <w:szCs w:val="16"/>
                                      <w:lang w:eastAsia="zh-TW"/>
                                    </w:rPr>
                                    <w:delText xml:space="preserve"> </w:delText>
                                  </w:r>
                                </w:del>
                              </w:ins>
                              <w:ins w:id="884" w:author="Hsin-Yi Hung" w:date="2020-03-10T13:40:00Z">
                                <w:del w:id="885" w:author="Sean Yun-Shiuan Chuang" w:date="2020-03-11T12:53:00Z">
                                  <w:r w:rsidDel="00090FD2">
                                    <w:rPr>
                                      <w:sz w:val="16"/>
                                      <w:lang w:eastAsia="zh-TW"/>
                                    </w:rPr>
                                    <w:delText>of each target</w:delText>
                                  </w:r>
                                </w:del>
                              </w:ins>
                              <w:ins w:id="886"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887" w:author="Hsin-Yi Hung" w:date="2020-03-10T13:40:00Z">
                                <w:r>
                                  <w:rPr>
                                    <w:sz w:val="16"/>
                                    <w:lang w:eastAsia="zh-TW"/>
                                  </w:rPr>
                                  <w:t xml:space="preserve">and </w:t>
                                </w:r>
                              </w:ins>
                              <w:ins w:id="888" w:author="Hsin-Yi Hung" w:date="2020-03-10T13:41:00Z">
                                <w:r>
                                  <w:rPr>
                                    <w:sz w:val="16"/>
                                    <w:lang w:eastAsia="zh-TW"/>
                                  </w:rPr>
                                  <w:t xml:space="preserve">the </w:t>
                                </w:r>
                              </w:ins>
                              <w:ins w:id="889" w:author="Sean Yun-Shiuan Chuang" w:date="2020-03-11T12:40:00Z">
                                <w:r>
                                  <w:rPr>
                                    <w:sz w:val="16"/>
                                    <w:lang w:eastAsia="zh-TW"/>
                                  </w:rPr>
                                  <w:t xml:space="preserve">current </w:t>
                                </w:r>
                              </w:ins>
                              <w:ins w:id="890" w:author="Hsin-Yi Hung" w:date="2020-03-10T13:41:00Z">
                                <w:del w:id="891" w:author="Sean Yun-Shiuan Chuang" w:date="2020-03-11T12:39:00Z">
                                  <w:r w:rsidDel="009E74FA">
                                    <w:rPr>
                                      <w:sz w:val="16"/>
                                      <w:lang w:eastAsia="zh-TW"/>
                                    </w:rPr>
                                    <w:delText xml:space="preserve">total </w:delText>
                                  </w:r>
                                </w:del>
                                <w:r>
                                  <w:rPr>
                                    <w:sz w:val="16"/>
                                    <w:lang w:eastAsia="zh-TW"/>
                                  </w:rPr>
                                  <w:t>score are</w:t>
                                </w:r>
                              </w:ins>
                              <w:ins w:id="892" w:author="Hsin-Yi Hung" w:date="2020-03-10T13:40:00Z">
                                <w:r>
                                  <w:rPr>
                                    <w:sz w:val="16"/>
                                    <w:lang w:eastAsia="zh-TW"/>
                                  </w:rPr>
                                  <w:t xml:space="preserve"> shown in the left</w:t>
                                </w:r>
                              </w:ins>
                              <w:ins w:id="893" w:author="Hsin-Yi Hung" w:date="2020-03-10T13:41:00Z">
                                <w:r>
                                  <w:rPr>
                                    <w:sz w:val="16"/>
                                    <w:lang w:eastAsia="zh-TW"/>
                                  </w:rPr>
                                  <w:t xml:space="preserve">. </w:t>
                                </w:r>
                              </w:ins>
                              <w:ins w:id="894" w:author="Hsin-Yi Hung" w:date="2020-03-10T13:45:00Z">
                                <w:r>
                                  <w:rPr>
                                    <w:sz w:val="16"/>
                                    <w:lang w:eastAsia="zh-TW"/>
                                  </w:rPr>
                                  <w:t xml:space="preserve">The </w:t>
                                </w:r>
                              </w:ins>
                              <w:ins w:id="895" w:author="Sean Yun-Shiuan Chuang" w:date="2020-03-11T12:37:00Z">
                                <w:r>
                                  <w:rPr>
                                    <w:sz w:val="16"/>
                                    <w:lang w:eastAsia="zh-TW"/>
                                  </w:rPr>
                                  <w:t xml:space="preserve">human </w:t>
                                </w:r>
                              </w:ins>
                              <w:ins w:id="896" w:author="Hsin-Yi Hung" w:date="2020-03-10T13:45:00Z">
                                <w:del w:id="897" w:author="Sean Yun-Shiuan Chuang" w:date="2020-03-11T12:37:00Z">
                                  <w:r w:rsidDel="00CF4385">
                                    <w:rPr>
                                      <w:sz w:val="16"/>
                                      <w:lang w:eastAsia="zh-TW"/>
                                    </w:rPr>
                                    <w:delText>subject</w:delText>
                                  </w:r>
                                </w:del>
                              </w:ins>
                              <w:ins w:id="898" w:author="Sean Yun-Shiuan Chuang" w:date="2020-03-11T12:37:00Z">
                                <w:r>
                                  <w:rPr>
                                    <w:rFonts w:hint="eastAsia"/>
                                    <w:sz w:val="16"/>
                                    <w:lang w:eastAsia="zh-TW"/>
                                  </w:rPr>
                                  <w:t>p</w:t>
                                </w:r>
                                <w:r>
                                  <w:rPr>
                                    <w:sz w:val="16"/>
                                    <w:lang w:eastAsia="zh-TW"/>
                                  </w:rPr>
                                  <w:t>articipant</w:t>
                                </w:r>
                              </w:ins>
                              <w:ins w:id="899" w:author="Hsin-Yi Hung" w:date="2020-03-10T13:45:00Z">
                                <w:r>
                                  <w:rPr>
                                    <w:sz w:val="16"/>
                                    <w:lang w:eastAsia="zh-TW"/>
                                  </w:rPr>
                                  <w:t xml:space="preserve"> (map marker) </w:t>
                                </w:r>
                                <w:del w:id="900" w:author="Sean Yun-Shiuan Chuang" w:date="2020-03-11T12:37:00Z">
                                  <w:r w:rsidDel="00CF4385">
                                    <w:rPr>
                                      <w:sz w:val="16"/>
                                      <w:lang w:eastAsia="zh-TW"/>
                                    </w:rPr>
                                    <w:delText>moves</w:delText>
                                  </w:r>
                                </w:del>
                              </w:ins>
                              <w:ins w:id="901" w:author="Sean Yun-Shiuan Chuang" w:date="2020-03-11T12:37:00Z">
                                <w:r>
                                  <w:rPr>
                                    <w:sz w:val="16"/>
                                    <w:lang w:eastAsia="zh-TW"/>
                                  </w:rPr>
                                  <w:t>navigates</w:t>
                                </w:r>
                              </w:ins>
                              <w:ins w:id="902" w:author="Hsin-Yi Hung" w:date="2020-03-10T13:45:00Z">
                                <w:r>
                                  <w:rPr>
                                    <w:sz w:val="16"/>
                                    <w:lang w:eastAsia="zh-TW"/>
                                  </w:rPr>
                                  <w:t xml:space="preserve"> horizontally or vertically to r</w:t>
                                </w:r>
                              </w:ins>
                              <w:ins w:id="903" w:author="Hsin-Yi Hung" w:date="2020-03-10T13:46:00Z">
                                <w:r>
                                  <w:rPr>
                                    <w:sz w:val="16"/>
                                    <w:lang w:eastAsia="zh-TW"/>
                                  </w:rPr>
                                  <w:t>each the target</w:t>
                                </w:r>
                              </w:ins>
                              <w:ins w:id="904" w:author="Hsin-Yi Hung" w:date="2020-03-10T14:03:00Z">
                                <w:r>
                                  <w:rPr>
                                    <w:sz w:val="16"/>
                                    <w:lang w:eastAsia="zh-TW"/>
                                  </w:rPr>
                                  <w:t xml:space="preserve"> by key</w:t>
                                </w:r>
                              </w:ins>
                              <w:ins w:id="905" w:author="Hsin-Yi Hung" w:date="2020-03-10T14:04:00Z">
                                <w:r>
                                  <w:rPr>
                                    <w:sz w:val="16"/>
                                    <w:lang w:eastAsia="zh-TW"/>
                                  </w:rPr>
                                  <w:t>press</w:t>
                                </w:r>
                              </w:ins>
                              <w:ins w:id="906" w:author="Hsin-Yi Hung" w:date="2020-03-10T14:03:00Z">
                                <w:r>
                                  <w:rPr>
                                    <w:sz w:val="16"/>
                                    <w:lang w:eastAsia="zh-TW"/>
                                  </w:rPr>
                                  <w:t xml:space="preserve"> or </w:t>
                                </w:r>
                              </w:ins>
                              <w:ins w:id="907" w:author="Hsin-Yi Hung" w:date="2020-03-10T14:04:00Z">
                                <w:r>
                                  <w:rPr>
                                    <w:sz w:val="16"/>
                                    <w:lang w:eastAsia="zh-TW"/>
                                  </w:rPr>
                                  <w:t xml:space="preserve">clicking </w:t>
                                </w:r>
                              </w:ins>
                              <w:ins w:id="908" w:author="Hsin-Yi Hung" w:date="2020-03-10T14:03:00Z">
                                <w:r>
                                  <w:rPr>
                                    <w:sz w:val="16"/>
                                    <w:lang w:eastAsia="zh-TW"/>
                                  </w:rPr>
                                  <w:t>buttons</w:t>
                                </w:r>
                              </w:ins>
                              <w:ins w:id="909" w:author="Hsin-Yi Hung" w:date="2020-03-10T14:04:00Z">
                                <w:r>
                                  <w:rPr>
                                    <w:sz w:val="16"/>
                                    <w:lang w:eastAsia="zh-TW"/>
                                  </w:rPr>
                                  <w:t xml:space="preserve"> on the </w:t>
                                </w:r>
                              </w:ins>
                              <w:ins w:id="910" w:author="Hsin-Yi Hung" w:date="2020-03-10T14:05:00Z">
                                <w:r>
                                  <w:rPr>
                                    <w:sz w:val="16"/>
                                    <w:lang w:eastAsia="zh-TW"/>
                                  </w:rPr>
                                  <w:t>mobile phones</w:t>
                                </w:r>
                              </w:ins>
                              <w:ins w:id="911" w:author="Hsin-Yi Hung" w:date="2020-03-10T13:46:00Z">
                                <w:r>
                                  <w:rPr>
                                    <w:sz w:val="16"/>
                                    <w:lang w:eastAsia="zh-TW"/>
                                  </w:rPr>
                                  <w:t xml:space="preserve">. </w:t>
                                </w:r>
                              </w:ins>
                              <w:ins w:id="912" w:author="Sean Yun-Shiuan Chuang" w:date="2020-03-11T12:55:00Z">
                                <w:r>
                                  <w:rPr>
                                    <w:sz w:val="16"/>
                                    <w:lang w:eastAsia="zh-TW"/>
                                  </w:rPr>
                                  <w:t>Once the participant reaches one of the targets, t</w:t>
                                </w:r>
                              </w:ins>
                              <w:ins w:id="913" w:author="Sean Yun-Shiuan Chuang" w:date="2020-03-11T12:54:00Z">
                                <w:r>
                                  <w:rPr>
                                    <w:sz w:val="16"/>
                                    <w:lang w:eastAsia="zh-TW"/>
                                  </w:rPr>
                                  <w:t xml:space="preserve">he </w:t>
                                </w:r>
                              </w:ins>
                              <w:ins w:id="914" w:author="Sean Yun-Shiuan Chuang" w:date="2020-03-11T13:15:00Z">
                                <w:r>
                                  <w:rPr>
                                    <w:sz w:val="16"/>
                                    <w:lang w:eastAsia="zh-TW"/>
                                  </w:rPr>
                                  <w:t xml:space="preserve">participant is rewards with the </w:t>
                                </w:r>
                              </w:ins>
                              <w:ins w:id="915" w:author="Sean Yun-Shiuan Chuang" w:date="2020-03-11T12:54:00Z">
                                <w:r>
                                  <w:rPr>
                                    <w:sz w:val="16"/>
                                    <w:lang w:eastAsia="zh-TW"/>
                                  </w:rPr>
                                  <w:t>final score</w:t>
                                </w:r>
                              </w:ins>
                              <w:ins w:id="916" w:author="Sean Yun-Shiuan Chuang" w:date="2020-03-11T13:15:00Z">
                                <w:r>
                                  <w:rPr>
                                    <w:sz w:val="16"/>
                                    <w:lang w:eastAsia="zh-TW"/>
                                  </w:rPr>
                                  <w:t>, which is</w:t>
                                </w:r>
                              </w:ins>
                              <w:ins w:id="917" w:author="Sean Yun-Shiuan Chuang" w:date="2020-03-11T12:55:00Z">
                                <w:r>
                                  <w:rPr>
                                    <w:sz w:val="16"/>
                                    <w:lang w:eastAsia="zh-TW"/>
                                  </w:rPr>
                                  <w:t xml:space="preserve"> derived </w:t>
                                </w:r>
                              </w:ins>
                              <w:ins w:id="918" w:author="Sean Yun-Shiuan Chuang" w:date="2020-03-11T12:56:00Z">
                                <w:r>
                                  <w:rPr>
                                    <w:sz w:val="16"/>
                                    <w:lang w:eastAsia="zh-TW"/>
                                  </w:rPr>
                                  <w:t>via</w:t>
                                </w:r>
                              </w:ins>
                              <w:ins w:id="919" w:author="Sean Yun-Shiuan Chuang" w:date="2020-03-11T12:54:00Z">
                                <w:r>
                                  <w:rPr>
                                    <w:sz w:val="16"/>
                                    <w:lang w:eastAsia="zh-TW"/>
                                  </w:rPr>
                                  <w:t xml:space="preserve"> </w:t>
                                </w:r>
                              </w:ins>
                              <w:ins w:id="920" w:author="Sean Yun-Shiuan Chuang" w:date="2020-03-11T12:56:00Z">
                                <w:r>
                                  <w:rPr>
                                    <w:sz w:val="16"/>
                                    <w:lang w:eastAsia="zh-TW"/>
                                  </w:rPr>
                                  <w:t xml:space="preserve">subtracting </w:t>
                                </w:r>
                              </w:ins>
                              <m:oMath>
                                <m:sSub>
                                  <m:sSubPr>
                                    <m:ctrlPr>
                                      <w:ins w:id="921" w:author="Sean Yun-Shiuan Chuang" w:date="2020-03-11T12:54:00Z">
                                        <w:rPr>
                                          <w:rFonts w:ascii="Cambria Math" w:hAnsi="Cambria Math"/>
                                          <w:bCs/>
                                          <w:i/>
                                          <w:sz w:val="16"/>
                                          <w:szCs w:val="16"/>
                                        </w:rPr>
                                      </w:ins>
                                    </m:ctrlPr>
                                  </m:sSubPr>
                                  <m:e>
                                    <m:r>
                                      <w:ins w:id="922" w:author="Sean Yun-Shiuan Chuang" w:date="2020-03-11T12:54:00Z">
                                        <w:rPr>
                                          <w:rFonts w:ascii="Cambria Math" w:hAnsi="Cambria Math"/>
                                          <w:sz w:val="16"/>
                                          <w:szCs w:val="16"/>
                                        </w:rPr>
                                        <m:t>u</m:t>
                                      </w:ins>
                                    </m:r>
                                  </m:e>
                                  <m:sub>
                                    <m:r>
                                      <w:ins w:id="923" w:author="Sean Yun-Shiuan Chuang" w:date="2020-03-11T12:54:00Z">
                                        <w:rPr>
                                          <w:rFonts w:ascii="Cambria Math" w:hAnsi="Cambria Math"/>
                                          <w:sz w:val="16"/>
                                          <w:szCs w:val="16"/>
                                        </w:rPr>
                                        <m:t>s</m:t>
                                      </w:ins>
                                    </m:r>
                                  </m:sub>
                                </m:sSub>
                              </m:oMath>
                              <w:ins w:id="924" w:author="Sean Yun-Shiuan Chuang" w:date="2020-03-11T12:54:00Z">
                                <w:r w:rsidRPr="000B6A55">
                                  <w:rPr>
                                    <w:sz w:val="16"/>
                                    <w:szCs w:val="16"/>
                                    <w:lang w:eastAsia="zh-TW"/>
                                  </w:rPr>
                                  <w:t>,</w:t>
                                </w:r>
                                <w:r>
                                  <w:rPr>
                                    <w:sz w:val="16"/>
                                    <w:lang w:eastAsia="zh-TW"/>
                                  </w:rPr>
                                  <w:t xml:space="preserve"> </w:t>
                                </w:r>
                              </w:ins>
                              <w:del w:id="925"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926" w:author="Unknown" w:date="2020-03-10T01:12:00Z">
                                        <w:del w:id="927" w:author="Hsin-Yi Hung" w:date="2020-03-10T13:23:00Z">
                                          <w:rPr>
                                            <w:rFonts w:ascii="Cambria Math" w:hAnsi="Cambria Math"/>
                                            <w:sz w:val="16"/>
                                          </w:rPr>
                                        </w:del>
                                      </w:ins>
                                    </m:ctrlPr>
                                  </m:sSubPr>
                                  <m:e>
                                    <m:r>
                                      <w:ins w:id="928" w:author="Unknown" w:date="2020-03-10T01:12:00Z">
                                        <w:del w:id="929" w:author="Hsin-Yi Hung" w:date="2020-03-10T13:23:00Z">
                                          <w:rPr>
                                            <w:rFonts w:ascii="Cambria Math" w:hAnsi="Cambria Math"/>
                                            <w:sz w:val="16"/>
                                          </w:rPr>
                                          <m:t>a</m:t>
                                        </w:del>
                                      </w:ins>
                                    </m:r>
                                  </m:e>
                                  <m:sub>
                                    <m:r>
                                      <w:ins w:id="930" w:author="Unknown" w:date="2020-03-10T01:12:00Z">
                                        <w:del w:id="931" w:author="Hsin-Yi Hung" w:date="2020-03-10T13:23:00Z">
                                          <w:rPr>
                                            <w:rFonts w:ascii="Cambria Math" w:hAnsi="Cambria Math"/>
                                            <w:sz w:val="16"/>
                                          </w:rPr>
                                          <m:t>i</m:t>
                                        </w:del>
                                      </w:ins>
                                    </m:r>
                                  </m:sub>
                                </m:sSub>
                              </m:oMath>
                              <w:del w:id="932" w:author="Hsin-Yi Hung" w:date="2020-03-10T13:23:00Z">
                                <w:r w:rsidRPr="001D065E" w:rsidDel="00A703A8">
                                  <w:rPr>
                                    <w:sz w:val="16"/>
                                    <w:rPrChange w:id="933"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934" w:author="Unknown" w:date="2020-03-10T01:12:00Z">
                                <w:del w:id="935" w:author="Hsin-Yi Hung" w:date="2020-03-10T13:23:00Z">
                                  <w:r w:rsidRPr="001D065E" w:rsidDel="00A703A8">
                                    <w:rPr>
                                      <w:sz w:val="16"/>
                                      <w:rPrChange w:id="936" w:author="Hsin-Yi Hung" w:date="2020-03-10T13:32:00Z">
                                        <w:rPr>
                                          <w:i/>
                                          <w:sz w:val="16"/>
                                        </w:rPr>
                                      </w:rPrChange>
                                    </w:rPr>
                                    <w:delText>G</w:delText>
                                  </w:r>
                                </w:del>
                              </w:ins>
                              <w:del w:id="937" w:author="Hsin-Yi Hung" w:date="2020-03-10T13:23:00Z">
                                <w:r w:rsidRPr="001D065E" w:rsidDel="00A703A8">
                                  <w:rPr>
                                    <w:sz w:val="16"/>
                                    <w:rPrChange w:id="938"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39" w:author="Unknown" w:date="2020-03-10T01:13:00Z">
                                <w:del w:id="940" w:author="Hsin-Yi Hung" w:date="2020-03-10T13:23:00Z">
                                  <w:r w:rsidDel="00A703A8">
                                    <w:rPr>
                                      <w:sz w:val="16"/>
                                    </w:rPr>
                                    <w:delText>one of</w:delText>
                                  </w:r>
                                </w:del>
                              </w:ins>
                              <w:del w:id="941"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42" w:author="Unknown" w:date="2020-03-10T01:18:00Z">
                                <w:del w:id="943" w:author="Hsin-Yi Hung" w:date="2020-03-10T13:23:00Z">
                                  <w:r w:rsidDel="00A703A8">
                                    <w:rPr>
                                      <w:sz w:val="16"/>
                                    </w:rPr>
                                    <w:delText xml:space="preserve"> with the </w:delText>
                                  </w:r>
                                </w:del>
                                <w:del w:id="944" w:author="Hsin-Yi Hung" w:date="2020-03-10T13:30:00Z">
                                  <w:r w:rsidDel="001D065E">
                                    <w:rPr>
                                      <w:sz w:val="16"/>
                                    </w:rPr>
                                    <w:delText>approached targets</w:delText>
                                  </w:r>
                                </w:del>
                              </w:ins>
                              <w:del w:id="945" w:author="Hsin-Yi Hung" w:date="2020-03-10T13:30:00Z">
                                <w:r w:rsidDel="001D065E">
                                  <w:rPr>
                                    <w:sz w:val="16"/>
                                  </w:rPr>
                                  <w:delText xml:space="preserve"> </w:delText>
                                </w:r>
                              </w:del>
                              <w:ins w:id="946" w:author="Unknown" w:date="2020-03-10T01:18:00Z">
                                <w:del w:id="947"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48"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49" w:author="Hsin-Yi Hung" w:date="2020-03-10T13:30:00Z">
                                <w:r w:rsidDel="001D065E">
                                  <w:rPr>
                                    <w:sz w:val="16"/>
                                  </w:rPr>
                                  <w:delText xml:space="preserve">were fed to ToMnet+ as learning </w:delText>
                                </w:r>
                              </w:del>
                              <w:ins w:id="950" w:author="Unknown" w:date="2020-03-10T01:18:00Z">
                                <w:del w:id="951" w:author="Hsin-Yi Hung" w:date="2020-03-10T13:30:00Z">
                                  <w:r w:rsidDel="001D065E">
                                    <w:rPr>
                                      <w:sz w:val="16"/>
                                    </w:rPr>
                                    <w:delText xml:space="preserve">training </w:delText>
                                  </w:r>
                                </w:del>
                              </w:ins>
                              <w:del w:id="952" w:author="Hsin-Yi Hung" w:date="2020-03-10T13:30:00Z">
                                <w:r w:rsidDel="001D065E">
                                  <w:rPr>
                                    <w:sz w:val="16"/>
                                  </w:rPr>
                                  <w:delText xml:space="preserve">data. On the right, example new test </w:delText>
                                </w:r>
                              </w:del>
                              <w:ins w:id="953" w:author="Unknown" w:date="2020-03-10T01:14:00Z">
                                <w:del w:id="954" w:author="Hsin-Yi Hung" w:date="2020-03-10T13:30:00Z">
                                  <w:r w:rsidDel="001D065E">
                                    <w:rPr>
                                      <w:sz w:val="16"/>
                                    </w:rPr>
                                    <w:delText xml:space="preserve">query state </w:delText>
                                  </w:r>
                                </w:del>
                              </w:ins>
                              <m:oMath>
                                <m:r>
                                  <w:ins w:id="955" w:author="Unknown" w:date="2020-03-10T01:15:00Z">
                                    <w:del w:id="956" w:author="Hsin-Yi Hung" w:date="2020-03-10T13:30:00Z">
                                      <m:rPr>
                                        <m:sty m:val="p"/>
                                      </m:rPr>
                                      <w:rPr>
                                        <w:rFonts w:ascii="Cambria Math" w:hAnsi="Cambria Math"/>
                                        <w:sz w:val="16"/>
                                      </w:rPr>
                                      <m:t xml:space="preserve"> </m:t>
                                    </w:del>
                                  </w:ins>
                                </m:r>
                                <m:sSub>
                                  <m:sSubPr>
                                    <m:ctrlPr>
                                      <w:ins w:id="957" w:author="Unknown" w:date="2020-03-10T01:15:00Z">
                                        <w:del w:id="958" w:author="Hsin-Yi Hung" w:date="2020-03-10T13:30:00Z">
                                          <w:rPr>
                                            <w:rFonts w:ascii="Cambria Math" w:hAnsi="Cambria Math"/>
                                            <w:sz w:val="16"/>
                                          </w:rPr>
                                        </w:del>
                                      </w:ins>
                                    </m:ctrlPr>
                                  </m:sSubPr>
                                  <m:e>
                                    <m:r>
                                      <w:ins w:id="959" w:author="Unknown" w:date="2020-03-10T01:15:00Z">
                                        <w:del w:id="960" w:author="Hsin-Yi Hung" w:date="2020-03-10T13:30:00Z">
                                          <m:rPr>
                                            <m:nor/>
                                          </m:rPr>
                                          <w:rPr>
                                            <w:sz w:val="16"/>
                                            <w:rPrChange w:id="961" w:author="Hsin-Yi Hung" w:date="2020-03-10T13:32:00Z">
                                              <w:rPr>
                                                <w:i/>
                                                <w:sz w:val="16"/>
                                              </w:rPr>
                                            </w:rPrChange>
                                          </w:rPr>
                                          <m:t>q</m:t>
                                        </w:del>
                                      </w:ins>
                                    </m:r>
                                  </m:e>
                                  <m:sub>
                                    <m:r>
                                      <w:ins w:id="962" w:author="Unknown" w:date="2020-03-10T01:15:00Z">
                                        <w:del w:id="963" w:author="Hsin-Yi Hung" w:date="2020-03-10T13:30:00Z">
                                          <w:rPr>
                                            <w:rFonts w:ascii="Cambria Math" w:hAnsi="Cambria Math"/>
                                            <w:sz w:val="16"/>
                                          </w:rPr>
                                          <m:t>k</m:t>
                                        </w:del>
                                      </w:ins>
                                    </m:r>
                                    <m:r>
                                      <w:ins w:id="964" w:author="Unknown" w:date="2020-03-10T01:15:00Z">
                                        <w:del w:id="965" w:author="Hsin-Yi Hung" w:date="2020-03-10T13:30:00Z">
                                          <m:rPr>
                                            <m:sty m:val="p"/>
                                          </m:rPr>
                                          <w:rPr>
                                            <w:rFonts w:ascii="Cambria Math" w:hAnsi="Cambria Math" w:hint="eastAsia"/>
                                            <w:sz w:val="16"/>
                                          </w:rPr>
                                          <m:t>'</m:t>
                                        </w:del>
                                      </w:ins>
                                    </m:r>
                                  </m:sub>
                                </m:sSub>
                              </m:oMath>
                              <w:ins w:id="966" w:author="Unknown" w:date="2020-03-10T01:15:00Z">
                                <w:del w:id="967" w:author="Hsin-Yi Hung" w:date="2020-03-10T13:30:00Z">
                                  <w:r w:rsidRPr="001D065E" w:rsidDel="001D065E">
                                    <w:rPr>
                                      <w:sz w:val="16"/>
                                    </w:rPr>
                                    <w:delText xml:space="preserve"> </w:delText>
                                  </w:r>
                                </w:del>
                              </w:ins>
                              <w:del w:id="968" w:author="Hsin-Yi Hung" w:date="2020-03-10T13:30:00Z">
                                <w:r w:rsidDel="001D065E">
                                  <w:rPr>
                                    <w:sz w:val="16"/>
                                  </w:rPr>
                                  <w:delText xml:space="preserve">grid worlds </w:delText>
                                </w:r>
                              </w:del>
                              <w:ins w:id="969" w:author="Unknown" w:date="2020-03-10T01:15:00Z">
                                <w:del w:id="970" w:author="Hsin-Yi Hung" w:date="2020-03-10T13:30:00Z">
                                  <w:r w:rsidDel="001D065E">
                                    <w:rPr>
                                      <w:sz w:val="16"/>
                                    </w:rPr>
                                    <w:delText>is</w:delText>
                                  </w:r>
                                </w:del>
                              </w:ins>
                              <w:del w:id="971" w:author="Hsin-Yi Hung" w:date="2020-03-10T13:30:00Z">
                                <w:r w:rsidDel="001D065E">
                                  <w:rPr>
                                    <w:sz w:val="16"/>
                                  </w:rPr>
                                  <w:delText xml:space="preserve">are presented (top; different combinations of </w:delText>
                                </w:r>
                                <w:r w:rsidRPr="001D065E" w:rsidDel="001D065E">
                                  <w:rPr>
                                    <w:sz w:val="16"/>
                                    <w:rPrChange w:id="972" w:author="Hsin-Yi Hung" w:date="2020-03-10T13:32:00Z">
                                      <w:rPr>
                                        <w:i/>
                                        <w:sz w:val="16"/>
                                      </w:rPr>
                                    </w:rPrChange>
                                  </w:rPr>
                                  <w:delText>S</w:delText>
                                </w:r>
                                <w:r w:rsidDel="001D065E">
                                  <w:rPr>
                                    <w:sz w:val="16"/>
                                  </w:rPr>
                                  <w:delText xml:space="preserve"> are drawn during testing) for which ToMnet+ predicts the trajectory agents take</w:delText>
                                </w:r>
                              </w:del>
                              <w:ins w:id="973" w:author="Unknown" w:date="2020-03-10T01:15:00Z">
                                <w:del w:id="974" w:author="Hsin-Yi Hung" w:date="2020-03-10T13:30:00Z">
                                  <w:r w:rsidDel="001D065E">
                                    <w:rPr>
                                      <w:sz w:val="16"/>
                                    </w:rPr>
                                    <w:delText>target the agent will approach</w:delText>
                                  </w:r>
                                </w:del>
                              </w:ins>
                              <w:ins w:id="975" w:author="Unknown" w:date="2020-03-10T01:16:00Z">
                                <w:del w:id="976"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977" w:author="Hsin-Yi Hung" w:date="2020-03-10T13:30:00Z">
                                <w:r w:rsidDel="001D065E">
                                  <w:rPr>
                                    <w:sz w:val="16"/>
                                  </w:rPr>
                                  <w:delText xml:space="preserve"> (bottom; blue arrows</w:delText>
                                </w:r>
                              </w:del>
                              <w:ins w:id="978" w:author="Unknown" w:date="2020-03-10T01:17:00Z">
                                <w:del w:id="979" w:author="Hsin-Yi Hung" w:date="2020-03-10T13:30:00Z">
                                  <w:r w:rsidDel="001D065E">
                                    <w:rPr>
                                      <w:sz w:val="16"/>
                                    </w:rPr>
                                    <w:delText>circle</w:delText>
                                  </w:r>
                                </w:del>
                              </w:ins>
                              <w:ins w:id="980" w:author="Sean Yun-Shiuan Chuang" w:date="2020-03-11T12:56:00Z">
                                <w:r>
                                  <w:rPr>
                                    <w:sz w:val="16"/>
                                  </w:rPr>
                                  <w:t>by the number of steps taken.</w:t>
                                </w:r>
                              </w:ins>
                              <w:del w:id="981"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" stroked="f">
                  <v:textbox inset="0,0,0,0">
                    <w:txbxContent>
                      <w:p w14:paraId="12E4C7F4" w14:textId="6B50A8EE" w:rsidR="00B14328" w:rsidRDefault="00B14328" w:rsidP="00535443">
                        <w:pPr>
                          <w:jc w:val="center"/>
                          <w:rPr>
                            <w:sz w:val="16"/>
                          </w:rPr>
                        </w:pPr>
                        <w:ins w:id="982"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983" w:author="Sean Yun-Shiuan Chuang" w:date="2020-03-11T12:46:00Z">
                          <w:r w:rsidRPr="00782990" w:rsidDel="00A703A8">
                            <w:t xml:space="preserve"> </w:t>
                          </w:r>
                        </w:ins>
                        <w:del w:id="984"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219" cy="1914680"/>
                                        </a:xfrm>
                                        <a:prstGeom prst="rect">
                                          <a:avLst/>
                                        </a:prstGeom>
                                      </pic:spPr>
                                    </pic:pic>
                                  </a:graphicData>
                                </a:graphic>
                              </wp:inline>
                            </w:drawing>
                          </w:r>
                        </w:del>
                        <w:ins w:id="985" w:author="Hsin-Yi Hung" w:date="2020-03-10T13:21:00Z">
                          <w:del w:id="986"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B14328" w:rsidRPr="001D065E" w:rsidRDefault="00B14328" w:rsidP="00535443">
                        <w:pPr>
                          <w:jc w:val="both"/>
                          <w:rPr>
                            <w:sz w:val="16"/>
                            <w:rPrChange w:id="987" w:author="Hsin-Yi Hung" w:date="2020-03-10T13:32:00Z">
                              <w:rPr/>
                            </w:rPrChange>
                          </w:rPr>
                        </w:pPr>
                        <w:r w:rsidRPr="00AF74F9">
                          <w:rPr>
                            <w:sz w:val="16"/>
                          </w:rPr>
                          <w:t>Fig</w:t>
                        </w:r>
                        <w:r>
                          <w:rPr>
                            <w:sz w:val="16"/>
                          </w:rPr>
                          <w:t xml:space="preserve">. </w:t>
                        </w:r>
                        <w:ins w:id="988" w:author="Hsin-Yi Hung" w:date="2020-03-10T13:21:00Z">
                          <w:r>
                            <w:rPr>
                              <w:sz w:val="16"/>
                            </w:rPr>
                            <w:t>3</w:t>
                          </w:r>
                        </w:ins>
                        <w:del w:id="989" w:author="Hsin-Yi Hung" w:date="2020-03-10T13:21:00Z">
                          <w:r w:rsidDel="00A703A8">
                            <w:rPr>
                              <w:sz w:val="16"/>
                            </w:rPr>
                            <w:delText>2</w:delText>
                          </w:r>
                        </w:del>
                        <w:r>
                          <w:rPr>
                            <w:sz w:val="16"/>
                          </w:rPr>
                          <w:t xml:space="preserve">. </w:t>
                        </w:r>
                        <w:ins w:id="990" w:author="Hsin-Yi Hung" w:date="2020-03-10T13:30:00Z">
                          <w:r>
                            <w:rPr>
                              <w:sz w:val="16"/>
                            </w:rPr>
                            <w:t>An example</w:t>
                          </w:r>
                          <w:del w:id="991" w:author="Sean Yun-Shiuan Chuang" w:date="2020-03-11T12:47:00Z">
                            <w:r w:rsidDel="00535443">
                              <w:rPr>
                                <w:sz w:val="16"/>
                              </w:rPr>
                              <w:delText xml:space="preserve"> of </w:delText>
                            </w:r>
                          </w:del>
                          <w:del w:id="992" w:author="Sean Yun-Shiuan Chuang" w:date="2020-03-11T12:36:00Z">
                            <w:r w:rsidDel="00CF4385">
                              <w:rPr>
                                <w:sz w:val="16"/>
                              </w:rPr>
                              <w:delText>the</w:delText>
                            </w:r>
                          </w:del>
                          <w:r>
                            <w:rPr>
                              <w:sz w:val="16"/>
                            </w:rPr>
                            <w:t xml:space="preserve"> grid world </w:t>
                          </w:r>
                        </w:ins>
                        <w:ins w:id="993" w:author="Sean Yun-Shiuan Chuang" w:date="2020-03-11T12:47:00Z">
                          <w:r>
                            <w:rPr>
                              <w:sz w:val="16"/>
                            </w:rPr>
                            <w:t>of</w:t>
                          </w:r>
                        </w:ins>
                        <w:ins w:id="994" w:author="Hsin-Yi Hung" w:date="2020-03-10T13:30:00Z">
                          <w:del w:id="995" w:author="Sean Yun-Shiuan Chuang" w:date="2020-03-11T12:47:00Z">
                            <w:r w:rsidDel="00535443">
                              <w:rPr>
                                <w:sz w:val="16"/>
                              </w:rPr>
                              <w:delText>in</w:delText>
                            </w:r>
                          </w:del>
                          <w:r>
                            <w:rPr>
                              <w:sz w:val="16"/>
                            </w:rPr>
                            <w:t xml:space="preserve"> the s</w:t>
                          </w:r>
                        </w:ins>
                        <w:ins w:id="996" w:author="Hsin-Yi Hung" w:date="2020-03-10T13:31:00Z">
                          <w:r>
                            <w:rPr>
                              <w:sz w:val="16"/>
                            </w:rPr>
                            <w:t>o</w:t>
                          </w:r>
                        </w:ins>
                        <w:ins w:id="997" w:author="Hsin-Yi Hung" w:date="2020-03-10T13:30:00Z">
                          <w:r>
                            <w:rPr>
                              <w:sz w:val="16"/>
                            </w:rPr>
                            <w:t>c</w:t>
                          </w:r>
                        </w:ins>
                        <w:ins w:id="998" w:author="Hsin-Yi Hung" w:date="2020-03-10T13:31:00Z">
                          <w:r>
                            <w:rPr>
                              <w:sz w:val="16"/>
                            </w:rPr>
                            <w:t>i</w:t>
                          </w:r>
                        </w:ins>
                        <w:ins w:id="999" w:author="Hsin-Yi Hung" w:date="2020-03-10T13:30:00Z">
                          <w:r>
                            <w:rPr>
                              <w:sz w:val="16"/>
                            </w:rPr>
                            <w:t>al game</w:t>
                          </w:r>
                        </w:ins>
                        <w:ins w:id="1000" w:author="Sean Yun-Shiuan Chuang" w:date="2020-03-11T12:47:00Z">
                          <w:r>
                            <w:rPr>
                              <w:sz w:val="16"/>
                            </w:rPr>
                            <w:t xml:space="preserve"> for humans</w:t>
                          </w:r>
                        </w:ins>
                        <w:ins w:id="1001" w:author="Hsin-Yi Hung" w:date="2020-03-10T13:30:00Z">
                          <w:r>
                            <w:rPr>
                              <w:sz w:val="16"/>
                            </w:rPr>
                            <w:t>.</w:t>
                          </w:r>
                        </w:ins>
                        <w:ins w:id="1002" w:author="Hsin-Yi Hung" w:date="2020-03-10T13:41:00Z">
                          <w:r>
                            <w:rPr>
                              <w:sz w:val="16"/>
                            </w:rPr>
                            <w:t xml:space="preserve"> </w:t>
                          </w:r>
                        </w:ins>
                        <w:ins w:id="1003" w:author="Sean Yun-Shiuan Chuang" w:date="2020-03-11T12:47:00Z">
                          <w:r>
                            <w:rPr>
                              <w:sz w:val="16"/>
                            </w:rPr>
                            <w:t>In each tr</w:t>
                          </w:r>
                        </w:ins>
                        <w:ins w:id="1004" w:author="Sean Yun-Shiuan Chuang" w:date="2020-03-11T12:48:00Z">
                          <w:r>
                            <w:rPr>
                              <w:sz w:val="16"/>
                            </w:rPr>
                            <w:t xml:space="preserve">ial, </w:t>
                          </w:r>
                        </w:ins>
                        <w:ins w:id="1005" w:author="Hsin-Yi Hung" w:date="2020-03-10T13:41:00Z">
                          <w:del w:id="1006" w:author="Sean Yun-Shiuan Chuang" w:date="2020-03-11T12:47:00Z">
                            <w:r w:rsidDel="00535443">
                              <w:rPr>
                                <w:sz w:val="16"/>
                              </w:rPr>
                              <w:delText>S</w:delText>
                            </w:r>
                          </w:del>
                        </w:ins>
                        <w:ins w:id="1007" w:author="Hsin-Yi Hung" w:date="2020-03-10T13:32:00Z">
                          <w:del w:id="1008" w:author="Sean Yun-Shiuan Chuang" w:date="2020-03-11T12:47:00Z">
                            <w:r w:rsidDel="00535443">
                              <w:rPr>
                                <w:sz w:val="16"/>
                              </w:rPr>
                              <w:delText>ubject</w:delText>
                            </w:r>
                          </w:del>
                        </w:ins>
                        <w:ins w:id="1009" w:author="Hsin-Yi Hung" w:date="2020-03-10T13:41:00Z">
                          <w:del w:id="1010" w:author="Sean Yun-Shiuan Chuang" w:date="2020-03-11T12:47:00Z">
                            <w:r w:rsidDel="00535443">
                              <w:rPr>
                                <w:sz w:val="16"/>
                              </w:rPr>
                              <w:delText>s</w:delText>
                            </w:r>
                          </w:del>
                        </w:ins>
                        <w:ins w:id="1011" w:author="Sean Yun-Shiuan Chuang" w:date="2020-03-11T12:48:00Z">
                          <w:r>
                            <w:rPr>
                              <w:sz w:val="16"/>
                            </w:rPr>
                            <w:t>p</w:t>
                          </w:r>
                        </w:ins>
                        <w:ins w:id="1012" w:author="Sean Yun-Shiuan Chuang" w:date="2020-03-11T12:47:00Z">
                          <w:r>
                            <w:rPr>
                              <w:sz w:val="16"/>
                            </w:rPr>
                            <w:t>articipants</w:t>
                          </w:r>
                        </w:ins>
                        <w:ins w:id="1013" w:author="Hsin-Yi Hung" w:date="2020-03-10T13:32:00Z">
                          <w:r>
                            <w:rPr>
                              <w:sz w:val="16"/>
                            </w:rPr>
                            <w:t xml:space="preserve"> are presented with a 12</w:t>
                          </w:r>
                          <w:r w:rsidRPr="001D065E">
                            <w:rPr>
                              <w:sz w:val="16"/>
                              <w:rPrChange w:id="1014" w:author="Hsin-Yi Hung" w:date="2020-03-10T13:32:00Z">
                                <w:rPr>
                                  <w:bCs/>
                                </w:rPr>
                              </w:rPrChange>
                            </w:rPr>
                            <w:t>×12 grid worl</w:t>
                          </w:r>
                        </w:ins>
                        <w:ins w:id="1015" w:author="Hsin-Yi Hung" w:date="2020-03-10T13:33:00Z">
                          <w:r>
                            <w:rPr>
                              <w:sz w:val="16"/>
                            </w:rPr>
                            <w:t>d with</w:t>
                          </w:r>
                        </w:ins>
                        <w:ins w:id="1016" w:author="Hsin-Yi Hung" w:date="2020-03-10T13:32:00Z">
                          <w:r w:rsidRPr="001D065E">
                            <w:rPr>
                              <w:sz w:val="16"/>
                              <w:rPrChange w:id="1017" w:author="Hsin-Yi Hung" w:date="2020-03-10T13:32:00Z">
                                <w:rPr>
                                  <w:bCs/>
                                </w:rPr>
                              </w:rPrChange>
                            </w:rPr>
                            <w:t xml:space="preserve"> </w:t>
                          </w:r>
                        </w:ins>
                        <w:ins w:id="1018" w:author="Hsin-Yi Hung" w:date="2020-03-10T13:33:00Z">
                          <w:r>
                            <w:rPr>
                              <w:sz w:val="16"/>
                            </w:rPr>
                            <w:t>1-4 targets</w:t>
                          </w:r>
                        </w:ins>
                        <w:ins w:id="1019" w:author="Hsin-Yi Hung" w:date="2020-03-10T13:34:00Z">
                          <w:r>
                            <w:rPr>
                              <w:sz w:val="16"/>
                            </w:rPr>
                            <w:t>, represent</w:t>
                          </w:r>
                        </w:ins>
                        <w:ins w:id="1020" w:author="Sean Yun-Shiuan Chuang" w:date="2020-03-11T12:36:00Z">
                          <w:r>
                            <w:rPr>
                              <w:sz w:val="16"/>
                            </w:rPr>
                            <w:t>ed by</w:t>
                          </w:r>
                        </w:ins>
                        <w:ins w:id="1021" w:author="Hsin-Yi Hung" w:date="2020-03-10T13:34:00Z">
                          <w:del w:id="1022" w:author="Sean Yun-Shiuan Chuang" w:date="2020-03-11T12:36:00Z">
                            <w:r w:rsidDel="00CF4385">
                              <w:rPr>
                                <w:sz w:val="16"/>
                              </w:rPr>
                              <w:delText>ing as</w:delText>
                            </w:r>
                          </w:del>
                          <w:r>
                            <w:rPr>
                              <w:sz w:val="16"/>
                            </w:rPr>
                            <w:t xml:space="preserve"> a </w:t>
                          </w:r>
                        </w:ins>
                        <w:ins w:id="1023" w:author="Hsin-Yi Hung" w:date="2020-03-10T13:38:00Z">
                          <w:r>
                            <w:rPr>
                              <w:sz w:val="16"/>
                            </w:rPr>
                            <w:t xml:space="preserve">heart, a key, a </w:t>
                          </w:r>
                        </w:ins>
                        <w:ins w:id="1024" w:author="Hsin-Yi Hung" w:date="2020-03-10T13:39:00Z">
                          <w:r>
                            <w:rPr>
                              <w:sz w:val="16"/>
                              <w:lang w:eastAsia="zh-TW"/>
                            </w:rPr>
                            <w:t xml:space="preserve">paw, and a tree. </w:t>
                          </w:r>
                        </w:ins>
                        <w:ins w:id="1025" w:author="Sean Yun-Shiuan Chuang" w:date="2020-03-11T12:39:00Z">
                          <w:r>
                            <w:rPr>
                              <w:sz w:val="16"/>
                              <w:lang w:eastAsia="zh-TW"/>
                            </w:rPr>
                            <w:t>The name associated with each target as well as t</w:t>
                          </w:r>
                        </w:ins>
                        <w:ins w:id="1026" w:author="Hsin-Yi Hung" w:date="2020-03-10T13:40:00Z">
                          <w:del w:id="1027" w:author="Sean Yun-Shiuan Chuang" w:date="2020-03-11T12:39:00Z">
                            <w:r w:rsidDel="009E74FA">
                              <w:rPr>
                                <w:sz w:val="16"/>
                                <w:lang w:eastAsia="zh-TW"/>
                              </w:rPr>
                              <w:delText>T</w:delText>
                            </w:r>
                          </w:del>
                          <w:r>
                            <w:rPr>
                              <w:sz w:val="16"/>
                              <w:lang w:eastAsia="zh-TW"/>
                            </w:rPr>
                            <w:t xml:space="preserve">he </w:t>
                          </w:r>
                        </w:ins>
                        <w:ins w:id="1028" w:author="Sean Yun-Shiuan Chuang" w:date="2020-03-11T12:53:00Z">
                          <w:r>
                            <w:rPr>
                              <w:sz w:val="16"/>
                              <w:lang w:eastAsia="zh-TW"/>
                            </w:rPr>
                            <w:t xml:space="preserve">corresponding </w:t>
                          </w:r>
                        </w:ins>
                        <w:ins w:id="1029" w:author="Hsin-Yi Hung" w:date="2020-03-10T13:40:00Z">
                          <w:r>
                            <w:rPr>
                              <w:sz w:val="16"/>
                              <w:lang w:eastAsia="zh-TW"/>
                            </w:rPr>
                            <w:t>social reward</w:t>
                          </w:r>
                          <w:del w:id="1030" w:author="Sean Yun-Shiuan Chuang" w:date="2020-03-11T12:53:00Z">
                            <w:r w:rsidDel="00090FD2">
                              <w:rPr>
                                <w:sz w:val="16"/>
                                <w:lang w:eastAsia="zh-TW"/>
                              </w:rPr>
                              <w:delText xml:space="preserve"> value</w:delText>
                            </w:r>
                          </w:del>
                        </w:ins>
                        <w:ins w:id="1031" w:author="Hsin-Yi Hung" w:date="2020-03-10T14:00:00Z">
                          <w:del w:id="1032" w:author="Sean Yun-Shiuan Chuang" w:date="2020-03-11T12:53:00Z">
                            <w:r w:rsidDel="00090FD2">
                              <w:rPr>
                                <w:sz w:val="16"/>
                                <w:szCs w:val="16"/>
                                <w:lang w:eastAsia="zh-TW"/>
                              </w:rPr>
                              <w:delText xml:space="preserve"> </w:delText>
                            </w:r>
                          </w:del>
                        </w:ins>
                        <w:ins w:id="1033" w:author="Hsin-Yi Hung" w:date="2020-03-10T13:40:00Z">
                          <w:del w:id="1034" w:author="Sean Yun-Shiuan Chuang" w:date="2020-03-11T12:53:00Z">
                            <w:r w:rsidDel="00090FD2">
                              <w:rPr>
                                <w:sz w:val="16"/>
                                <w:lang w:eastAsia="zh-TW"/>
                              </w:rPr>
                              <w:delText>of each target</w:delText>
                            </w:r>
                          </w:del>
                        </w:ins>
                        <w:ins w:id="1035"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1036" w:author="Hsin-Yi Hung" w:date="2020-03-10T13:40:00Z">
                          <w:r>
                            <w:rPr>
                              <w:sz w:val="16"/>
                              <w:lang w:eastAsia="zh-TW"/>
                            </w:rPr>
                            <w:t xml:space="preserve">and </w:t>
                          </w:r>
                        </w:ins>
                        <w:ins w:id="1037" w:author="Hsin-Yi Hung" w:date="2020-03-10T13:41:00Z">
                          <w:r>
                            <w:rPr>
                              <w:sz w:val="16"/>
                              <w:lang w:eastAsia="zh-TW"/>
                            </w:rPr>
                            <w:t xml:space="preserve">the </w:t>
                          </w:r>
                        </w:ins>
                        <w:ins w:id="1038" w:author="Sean Yun-Shiuan Chuang" w:date="2020-03-11T12:40:00Z">
                          <w:r>
                            <w:rPr>
                              <w:sz w:val="16"/>
                              <w:lang w:eastAsia="zh-TW"/>
                            </w:rPr>
                            <w:t xml:space="preserve">current </w:t>
                          </w:r>
                        </w:ins>
                        <w:ins w:id="1039" w:author="Hsin-Yi Hung" w:date="2020-03-10T13:41:00Z">
                          <w:del w:id="1040" w:author="Sean Yun-Shiuan Chuang" w:date="2020-03-11T12:39:00Z">
                            <w:r w:rsidDel="009E74FA">
                              <w:rPr>
                                <w:sz w:val="16"/>
                                <w:lang w:eastAsia="zh-TW"/>
                              </w:rPr>
                              <w:delText xml:space="preserve">total </w:delText>
                            </w:r>
                          </w:del>
                          <w:r>
                            <w:rPr>
                              <w:sz w:val="16"/>
                              <w:lang w:eastAsia="zh-TW"/>
                            </w:rPr>
                            <w:t>score are</w:t>
                          </w:r>
                        </w:ins>
                        <w:ins w:id="1041" w:author="Hsin-Yi Hung" w:date="2020-03-10T13:40:00Z">
                          <w:r>
                            <w:rPr>
                              <w:sz w:val="16"/>
                              <w:lang w:eastAsia="zh-TW"/>
                            </w:rPr>
                            <w:t xml:space="preserve"> shown in the left</w:t>
                          </w:r>
                        </w:ins>
                        <w:ins w:id="1042" w:author="Hsin-Yi Hung" w:date="2020-03-10T13:41:00Z">
                          <w:r>
                            <w:rPr>
                              <w:sz w:val="16"/>
                              <w:lang w:eastAsia="zh-TW"/>
                            </w:rPr>
                            <w:t xml:space="preserve">. </w:t>
                          </w:r>
                        </w:ins>
                        <w:ins w:id="1043" w:author="Hsin-Yi Hung" w:date="2020-03-10T13:45:00Z">
                          <w:r>
                            <w:rPr>
                              <w:sz w:val="16"/>
                              <w:lang w:eastAsia="zh-TW"/>
                            </w:rPr>
                            <w:t xml:space="preserve">The </w:t>
                          </w:r>
                        </w:ins>
                        <w:ins w:id="1044" w:author="Sean Yun-Shiuan Chuang" w:date="2020-03-11T12:37:00Z">
                          <w:r>
                            <w:rPr>
                              <w:sz w:val="16"/>
                              <w:lang w:eastAsia="zh-TW"/>
                            </w:rPr>
                            <w:t xml:space="preserve">human </w:t>
                          </w:r>
                        </w:ins>
                        <w:ins w:id="1045" w:author="Hsin-Yi Hung" w:date="2020-03-10T13:45:00Z">
                          <w:del w:id="1046" w:author="Sean Yun-Shiuan Chuang" w:date="2020-03-11T12:37:00Z">
                            <w:r w:rsidDel="00CF4385">
                              <w:rPr>
                                <w:sz w:val="16"/>
                                <w:lang w:eastAsia="zh-TW"/>
                              </w:rPr>
                              <w:delText>subject</w:delText>
                            </w:r>
                          </w:del>
                        </w:ins>
                        <w:ins w:id="1047" w:author="Sean Yun-Shiuan Chuang" w:date="2020-03-11T12:37:00Z">
                          <w:r>
                            <w:rPr>
                              <w:rFonts w:hint="eastAsia"/>
                              <w:sz w:val="16"/>
                              <w:lang w:eastAsia="zh-TW"/>
                            </w:rPr>
                            <w:t>p</w:t>
                          </w:r>
                          <w:r>
                            <w:rPr>
                              <w:sz w:val="16"/>
                              <w:lang w:eastAsia="zh-TW"/>
                            </w:rPr>
                            <w:t>articipant</w:t>
                          </w:r>
                        </w:ins>
                        <w:ins w:id="1048" w:author="Hsin-Yi Hung" w:date="2020-03-10T13:45:00Z">
                          <w:r>
                            <w:rPr>
                              <w:sz w:val="16"/>
                              <w:lang w:eastAsia="zh-TW"/>
                            </w:rPr>
                            <w:t xml:space="preserve"> (map marker) </w:t>
                          </w:r>
                          <w:del w:id="1049" w:author="Sean Yun-Shiuan Chuang" w:date="2020-03-11T12:37:00Z">
                            <w:r w:rsidDel="00CF4385">
                              <w:rPr>
                                <w:sz w:val="16"/>
                                <w:lang w:eastAsia="zh-TW"/>
                              </w:rPr>
                              <w:delText>moves</w:delText>
                            </w:r>
                          </w:del>
                        </w:ins>
                        <w:ins w:id="1050" w:author="Sean Yun-Shiuan Chuang" w:date="2020-03-11T12:37:00Z">
                          <w:r>
                            <w:rPr>
                              <w:sz w:val="16"/>
                              <w:lang w:eastAsia="zh-TW"/>
                            </w:rPr>
                            <w:t>navigates</w:t>
                          </w:r>
                        </w:ins>
                        <w:ins w:id="1051" w:author="Hsin-Yi Hung" w:date="2020-03-10T13:45:00Z">
                          <w:r>
                            <w:rPr>
                              <w:sz w:val="16"/>
                              <w:lang w:eastAsia="zh-TW"/>
                            </w:rPr>
                            <w:t xml:space="preserve"> horizontally or vertically to r</w:t>
                          </w:r>
                        </w:ins>
                        <w:ins w:id="1052" w:author="Hsin-Yi Hung" w:date="2020-03-10T13:46:00Z">
                          <w:r>
                            <w:rPr>
                              <w:sz w:val="16"/>
                              <w:lang w:eastAsia="zh-TW"/>
                            </w:rPr>
                            <w:t>each the target</w:t>
                          </w:r>
                        </w:ins>
                        <w:ins w:id="1053" w:author="Hsin-Yi Hung" w:date="2020-03-10T14:03:00Z">
                          <w:r>
                            <w:rPr>
                              <w:sz w:val="16"/>
                              <w:lang w:eastAsia="zh-TW"/>
                            </w:rPr>
                            <w:t xml:space="preserve"> by key</w:t>
                          </w:r>
                        </w:ins>
                        <w:ins w:id="1054" w:author="Hsin-Yi Hung" w:date="2020-03-10T14:04:00Z">
                          <w:r>
                            <w:rPr>
                              <w:sz w:val="16"/>
                              <w:lang w:eastAsia="zh-TW"/>
                            </w:rPr>
                            <w:t>press</w:t>
                          </w:r>
                        </w:ins>
                        <w:ins w:id="1055" w:author="Hsin-Yi Hung" w:date="2020-03-10T14:03:00Z">
                          <w:r>
                            <w:rPr>
                              <w:sz w:val="16"/>
                              <w:lang w:eastAsia="zh-TW"/>
                            </w:rPr>
                            <w:t xml:space="preserve"> or </w:t>
                          </w:r>
                        </w:ins>
                        <w:ins w:id="1056" w:author="Hsin-Yi Hung" w:date="2020-03-10T14:04:00Z">
                          <w:r>
                            <w:rPr>
                              <w:sz w:val="16"/>
                              <w:lang w:eastAsia="zh-TW"/>
                            </w:rPr>
                            <w:t xml:space="preserve">clicking </w:t>
                          </w:r>
                        </w:ins>
                        <w:ins w:id="1057" w:author="Hsin-Yi Hung" w:date="2020-03-10T14:03:00Z">
                          <w:r>
                            <w:rPr>
                              <w:sz w:val="16"/>
                              <w:lang w:eastAsia="zh-TW"/>
                            </w:rPr>
                            <w:t>buttons</w:t>
                          </w:r>
                        </w:ins>
                        <w:ins w:id="1058" w:author="Hsin-Yi Hung" w:date="2020-03-10T14:04:00Z">
                          <w:r>
                            <w:rPr>
                              <w:sz w:val="16"/>
                              <w:lang w:eastAsia="zh-TW"/>
                            </w:rPr>
                            <w:t xml:space="preserve"> on the </w:t>
                          </w:r>
                        </w:ins>
                        <w:ins w:id="1059" w:author="Hsin-Yi Hung" w:date="2020-03-10T14:05:00Z">
                          <w:r>
                            <w:rPr>
                              <w:sz w:val="16"/>
                              <w:lang w:eastAsia="zh-TW"/>
                            </w:rPr>
                            <w:t>mobile phones</w:t>
                          </w:r>
                        </w:ins>
                        <w:ins w:id="1060" w:author="Hsin-Yi Hung" w:date="2020-03-10T13:46:00Z">
                          <w:r>
                            <w:rPr>
                              <w:sz w:val="16"/>
                              <w:lang w:eastAsia="zh-TW"/>
                            </w:rPr>
                            <w:t xml:space="preserve">. </w:t>
                          </w:r>
                        </w:ins>
                        <w:ins w:id="1061" w:author="Sean Yun-Shiuan Chuang" w:date="2020-03-11T12:55:00Z">
                          <w:r>
                            <w:rPr>
                              <w:sz w:val="16"/>
                              <w:lang w:eastAsia="zh-TW"/>
                            </w:rPr>
                            <w:t>Once the participant reaches one of the targets, t</w:t>
                          </w:r>
                        </w:ins>
                        <w:ins w:id="1062" w:author="Sean Yun-Shiuan Chuang" w:date="2020-03-11T12:54:00Z">
                          <w:r>
                            <w:rPr>
                              <w:sz w:val="16"/>
                              <w:lang w:eastAsia="zh-TW"/>
                            </w:rPr>
                            <w:t xml:space="preserve">he </w:t>
                          </w:r>
                        </w:ins>
                        <w:ins w:id="1063" w:author="Sean Yun-Shiuan Chuang" w:date="2020-03-11T13:15:00Z">
                          <w:r>
                            <w:rPr>
                              <w:sz w:val="16"/>
                              <w:lang w:eastAsia="zh-TW"/>
                            </w:rPr>
                            <w:t xml:space="preserve">participant is rewards with the </w:t>
                          </w:r>
                        </w:ins>
                        <w:ins w:id="1064" w:author="Sean Yun-Shiuan Chuang" w:date="2020-03-11T12:54:00Z">
                          <w:r>
                            <w:rPr>
                              <w:sz w:val="16"/>
                              <w:lang w:eastAsia="zh-TW"/>
                            </w:rPr>
                            <w:t>final score</w:t>
                          </w:r>
                        </w:ins>
                        <w:ins w:id="1065" w:author="Sean Yun-Shiuan Chuang" w:date="2020-03-11T13:15:00Z">
                          <w:r>
                            <w:rPr>
                              <w:sz w:val="16"/>
                              <w:lang w:eastAsia="zh-TW"/>
                            </w:rPr>
                            <w:t>, which is</w:t>
                          </w:r>
                        </w:ins>
                        <w:ins w:id="1066" w:author="Sean Yun-Shiuan Chuang" w:date="2020-03-11T12:55:00Z">
                          <w:r>
                            <w:rPr>
                              <w:sz w:val="16"/>
                              <w:lang w:eastAsia="zh-TW"/>
                            </w:rPr>
                            <w:t xml:space="preserve"> derived </w:t>
                          </w:r>
                        </w:ins>
                        <w:ins w:id="1067" w:author="Sean Yun-Shiuan Chuang" w:date="2020-03-11T12:56:00Z">
                          <w:r>
                            <w:rPr>
                              <w:sz w:val="16"/>
                              <w:lang w:eastAsia="zh-TW"/>
                            </w:rPr>
                            <w:t>via</w:t>
                          </w:r>
                        </w:ins>
                        <w:ins w:id="1068" w:author="Sean Yun-Shiuan Chuang" w:date="2020-03-11T12:54:00Z">
                          <w:r>
                            <w:rPr>
                              <w:sz w:val="16"/>
                              <w:lang w:eastAsia="zh-TW"/>
                            </w:rPr>
                            <w:t xml:space="preserve"> </w:t>
                          </w:r>
                        </w:ins>
                        <w:ins w:id="1069" w:author="Sean Yun-Shiuan Chuang" w:date="2020-03-11T12:56:00Z">
                          <w:r>
                            <w:rPr>
                              <w:sz w:val="16"/>
                              <w:lang w:eastAsia="zh-TW"/>
                            </w:rPr>
                            <w:t xml:space="preserve">subtracting </w:t>
                          </w:r>
                        </w:ins>
                        <m:oMath>
                          <m:sSub>
                            <m:sSubPr>
                              <m:ctrlPr>
                                <w:ins w:id="1070" w:author="Sean Yun-Shiuan Chuang" w:date="2020-03-11T12:54:00Z">
                                  <w:rPr>
                                    <w:rFonts w:ascii="Cambria Math" w:hAnsi="Cambria Math"/>
                                    <w:bCs/>
                                    <w:i/>
                                    <w:sz w:val="16"/>
                                    <w:szCs w:val="16"/>
                                  </w:rPr>
                                </w:ins>
                              </m:ctrlPr>
                            </m:sSubPr>
                            <m:e>
                              <m:r>
                                <w:ins w:id="1071" w:author="Sean Yun-Shiuan Chuang" w:date="2020-03-11T12:54:00Z">
                                  <w:rPr>
                                    <w:rFonts w:ascii="Cambria Math" w:hAnsi="Cambria Math"/>
                                    <w:sz w:val="16"/>
                                    <w:szCs w:val="16"/>
                                  </w:rPr>
                                  <m:t>u</m:t>
                                </w:ins>
                              </m:r>
                            </m:e>
                            <m:sub>
                              <m:r>
                                <w:ins w:id="1072" w:author="Sean Yun-Shiuan Chuang" w:date="2020-03-11T12:54:00Z">
                                  <w:rPr>
                                    <w:rFonts w:ascii="Cambria Math" w:hAnsi="Cambria Math"/>
                                    <w:sz w:val="16"/>
                                    <w:szCs w:val="16"/>
                                  </w:rPr>
                                  <m:t>s</m:t>
                                </w:ins>
                              </m:r>
                            </m:sub>
                          </m:sSub>
                        </m:oMath>
                        <w:ins w:id="1073" w:author="Sean Yun-Shiuan Chuang" w:date="2020-03-11T12:54:00Z">
                          <w:r w:rsidRPr="000B6A55">
                            <w:rPr>
                              <w:sz w:val="16"/>
                              <w:szCs w:val="16"/>
                              <w:lang w:eastAsia="zh-TW"/>
                            </w:rPr>
                            <w:t>,</w:t>
                          </w:r>
                          <w:r>
                            <w:rPr>
                              <w:sz w:val="16"/>
                              <w:lang w:eastAsia="zh-TW"/>
                            </w:rPr>
                            <w:t xml:space="preserve"> </w:t>
                          </w:r>
                        </w:ins>
                        <w:del w:id="1074"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1075" w:author="Unknown" w:date="2020-03-10T01:12:00Z">
                                  <w:del w:id="1076" w:author="Hsin-Yi Hung" w:date="2020-03-10T13:23:00Z">
                                    <w:rPr>
                                      <w:rFonts w:ascii="Cambria Math" w:hAnsi="Cambria Math"/>
                                      <w:sz w:val="16"/>
                                    </w:rPr>
                                  </w:del>
                                </w:ins>
                              </m:ctrlPr>
                            </m:sSubPr>
                            <m:e>
                              <m:r>
                                <w:ins w:id="1077" w:author="Unknown" w:date="2020-03-10T01:12:00Z">
                                  <w:del w:id="1078" w:author="Hsin-Yi Hung" w:date="2020-03-10T13:23:00Z">
                                    <w:rPr>
                                      <w:rFonts w:ascii="Cambria Math" w:hAnsi="Cambria Math"/>
                                      <w:sz w:val="16"/>
                                    </w:rPr>
                                    <m:t>a</m:t>
                                  </w:del>
                                </w:ins>
                              </m:r>
                            </m:e>
                            <m:sub>
                              <m:r>
                                <w:ins w:id="1079" w:author="Unknown" w:date="2020-03-10T01:12:00Z">
                                  <w:del w:id="1080" w:author="Hsin-Yi Hung" w:date="2020-03-10T13:23:00Z">
                                    <w:rPr>
                                      <w:rFonts w:ascii="Cambria Math" w:hAnsi="Cambria Math"/>
                                      <w:sz w:val="16"/>
                                    </w:rPr>
                                    <m:t>i</m:t>
                                  </w:del>
                                </w:ins>
                              </m:r>
                            </m:sub>
                          </m:sSub>
                        </m:oMath>
                        <w:del w:id="1081" w:author="Hsin-Yi Hung" w:date="2020-03-10T13:23:00Z">
                          <w:r w:rsidRPr="001D065E" w:rsidDel="00A703A8">
                            <w:rPr>
                              <w:sz w:val="16"/>
                              <w:rPrChange w:id="1082"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1083" w:author="Unknown" w:date="2020-03-10T01:12:00Z">
                          <w:del w:id="1084" w:author="Hsin-Yi Hung" w:date="2020-03-10T13:23:00Z">
                            <w:r w:rsidRPr="001D065E" w:rsidDel="00A703A8">
                              <w:rPr>
                                <w:sz w:val="16"/>
                                <w:rPrChange w:id="1085" w:author="Hsin-Yi Hung" w:date="2020-03-10T13:32:00Z">
                                  <w:rPr>
                                    <w:i/>
                                    <w:sz w:val="16"/>
                                  </w:rPr>
                                </w:rPrChange>
                              </w:rPr>
                              <w:delText>G</w:delText>
                            </w:r>
                          </w:del>
                        </w:ins>
                        <w:del w:id="1086" w:author="Hsin-Yi Hung" w:date="2020-03-10T13:23:00Z">
                          <w:r w:rsidRPr="001D065E" w:rsidDel="00A703A8">
                            <w:rPr>
                              <w:sz w:val="16"/>
                              <w:rPrChange w:id="1087"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1088" w:author="Unknown" w:date="2020-03-10T01:13:00Z">
                          <w:del w:id="1089" w:author="Hsin-Yi Hung" w:date="2020-03-10T13:23:00Z">
                            <w:r w:rsidDel="00A703A8">
                              <w:rPr>
                                <w:sz w:val="16"/>
                              </w:rPr>
                              <w:delText>one of</w:delText>
                            </w:r>
                          </w:del>
                        </w:ins>
                        <w:del w:id="1090"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1091" w:author="Unknown" w:date="2020-03-10T01:18:00Z">
                          <w:del w:id="1092" w:author="Hsin-Yi Hung" w:date="2020-03-10T13:23:00Z">
                            <w:r w:rsidDel="00A703A8">
                              <w:rPr>
                                <w:sz w:val="16"/>
                              </w:rPr>
                              <w:delText xml:space="preserve"> with the </w:delText>
                            </w:r>
                          </w:del>
                          <w:del w:id="1093" w:author="Hsin-Yi Hung" w:date="2020-03-10T13:30:00Z">
                            <w:r w:rsidDel="001D065E">
                              <w:rPr>
                                <w:sz w:val="16"/>
                              </w:rPr>
                              <w:delText>approached targets</w:delText>
                            </w:r>
                          </w:del>
                        </w:ins>
                        <w:del w:id="1094" w:author="Hsin-Yi Hung" w:date="2020-03-10T13:30:00Z">
                          <w:r w:rsidDel="001D065E">
                            <w:rPr>
                              <w:sz w:val="16"/>
                            </w:rPr>
                            <w:delText xml:space="preserve"> </w:delText>
                          </w:r>
                        </w:del>
                        <w:ins w:id="1095" w:author="Unknown" w:date="2020-03-10T01:18:00Z">
                          <w:del w:id="1096"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1097"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1098" w:author="Hsin-Yi Hung" w:date="2020-03-10T13:30:00Z">
                          <w:r w:rsidDel="001D065E">
                            <w:rPr>
                              <w:sz w:val="16"/>
                            </w:rPr>
                            <w:delText xml:space="preserve">were fed to ToMnet+ as learning </w:delText>
                          </w:r>
                        </w:del>
                        <w:ins w:id="1099" w:author="Unknown" w:date="2020-03-10T01:18:00Z">
                          <w:del w:id="1100" w:author="Hsin-Yi Hung" w:date="2020-03-10T13:30:00Z">
                            <w:r w:rsidDel="001D065E">
                              <w:rPr>
                                <w:sz w:val="16"/>
                              </w:rPr>
                              <w:delText xml:space="preserve">training </w:delText>
                            </w:r>
                          </w:del>
                        </w:ins>
                        <w:del w:id="1101" w:author="Hsin-Yi Hung" w:date="2020-03-10T13:30:00Z">
                          <w:r w:rsidDel="001D065E">
                            <w:rPr>
                              <w:sz w:val="16"/>
                            </w:rPr>
                            <w:delText xml:space="preserve">data. On the right, example new test </w:delText>
                          </w:r>
                        </w:del>
                        <w:ins w:id="1102" w:author="Unknown" w:date="2020-03-10T01:14:00Z">
                          <w:del w:id="1103" w:author="Hsin-Yi Hung" w:date="2020-03-10T13:30:00Z">
                            <w:r w:rsidDel="001D065E">
                              <w:rPr>
                                <w:sz w:val="16"/>
                              </w:rPr>
                              <w:delText xml:space="preserve">query state </w:delText>
                            </w:r>
                          </w:del>
                        </w:ins>
                        <m:oMath>
                          <m:r>
                            <w:ins w:id="1104" w:author="Unknown" w:date="2020-03-10T01:15:00Z">
                              <w:del w:id="1105" w:author="Hsin-Yi Hung" w:date="2020-03-10T13:30:00Z">
                                <m:rPr>
                                  <m:sty m:val="p"/>
                                </m:rPr>
                                <w:rPr>
                                  <w:rFonts w:ascii="Cambria Math" w:hAnsi="Cambria Math"/>
                                  <w:sz w:val="16"/>
                                </w:rPr>
                                <m:t xml:space="preserve"> </m:t>
                              </w:del>
                            </w:ins>
                          </m:r>
                          <m:sSub>
                            <m:sSubPr>
                              <m:ctrlPr>
                                <w:ins w:id="1106" w:author="Unknown" w:date="2020-03-10T01:15:00Z">
                                  <w:del w:id="1107" w:author="Hsin-Yi Hung" w:date="2020-03-10T13:30:00Z">
                                    <w:rPr>
                                      <w:rFonts w:ascii="Cambria Math" w:hAnsi="Cambria Math"/>
                                      <w:sz w:val="16"/>
                                    </w:rPr>
                                  </w:del>
                                </w:ins>
                              </m:ctrlPr>
                            </m:sSubPr>
                            <m:e>
                              <m:r>
                                <w:ins w:id="1108" w:author="Unknown" w:date="2020-03-10T01:15:00Z">
                                  <w:del w:id="1109" w:author="Hsin-Yi Hung" w:date="2020-03-10T13:30:00Z">
                                    <m:rPr>
                                      <m:nor/>
                                    </m:rPr>
                                    <w:rPr>
                                      <w:sz w:val="16"/>
                                      <w:rPrChange w:id="1110" w:author="Hsin-Yi Hung" w:date="2020-03-10T13:32:00Z">
                                        <w:rPr>
                                          <w:i/>
                                          <w:sz w:val="16"/>
                                        </w:rPr>
                                      </w:rPrChange>
                                    </w:rPr>
                                    <m:t>q</m:t>
                                  </w:del>
                                </w:ins>
                              </m:r>
                            </m:e>
                            <m:sub>
                              <m:r>
                                <w:ins w:id="1111" w:author="Unknown" w:date="2020-03-10T01:15:00Z">
                                  <w:del w:id="1112" w:author="Hsin-Yi Hung" w:date="2020-03-10T13:30:00Z">
                                    <w:rPr>
                                      <w:rFonts w:ascii="Cambria Math" w:hAnsi="Cambria Math"/>
                                      <w:sz w:val="16"/>
                                    </w:rPr>
                                    <m:t>k</m:t>
                                  </w:del>
                                </w:ins>
                              </m:r>
                              <m:r>
                                <w:ins w:id="1113" w:author="Unknown" w:date="2020-03-10T01:15:00Z">
                                  <w:del w:id="1114" w:author="Hsin-Yi Hung" w:date="2020-03-10T13:30:00Z">
                                    <m:rPr>
                                      <m:sty m:val="p"/>
                                    </m:rPr>
                                    <w:rPr>
                                      <w:rFonts w:ascii="Cambria Math" w:hAnsi="Cambria Math" w:hint="eastAsia"/>
                                      <w:sz w:val="16"/>
                                    </w:rPr>
                                    <m:t>'</m:t>
                                  </w:del>
                                </w:ins>
                              </m:r>
                            </m:sub>
                          </m:sSub>
                        </m:oMath>
                        <w:ins w:id="1115" w:author="Unknown" w:date="2020-03-10T01:15:00Z">
                          <w:del w:id="1116" w:author="Hsin-Yi Hung" w:date="2020-03-10T13:30:00Z">
                            <w:r w:rsidRPr="001D065E" w:rsidDel="001D065E">
                              <w:rPr>
                                <w:sz w:val="16"/>
                              </w:rPr>
                              <w:delText xml:space="preserve"> </w:delText>
                            </w:r>
                          </w:del>
                        </w:ins>
                        <w:del w:id="1117" w:author="Hsin-Yi Hung" w:date="2020-03-10T13:30:00Z">
                          <w:r w:rsidDel="001D065E">
                            <w:rPr>
                              <w:sz w:val="16"/>
                            </w:rPr>
                            <w:delText xml:space="preserve">grid worlds </w:delText>
                          </w:r>
                        </w:del>
                        <w:ins w:id="1118" w:author="Unknown" w:date="2020-03-10T01:15:00Z">
                          <w:del w:id="1119" w:author="Hsin-Yi Hung" w:date="2020-03-10T13:30:00Z">
                            <w:r w:rsidDel="001D065E">
                              <w:rPr>
                                <w:sz w:val="16"/>
                              </w:rPr>
                              <w:delText>is</w:delText>
                            </w:r>
                          </w:del>
                        </w:ins>
                        <w:del w:id="1120" w:author="Hsin-Yi Hung" w:date="2020-03-10T13:30:00Z">
                          <w:r w:rsidDel="001D065E">
                            <w:rPr>
                              <w:sz w:val="16"/>
                            </w:rPr>
                            <w:delText xml:space="preserve">are presented (top; different combinations of </w:delText>
                          </w:r>
                          <w:r w:rsidRPr="001D065E" w:rsidDel="001D065E">
                            <w:rPr>
                              <w:sz w:val="16"/>
                              <w:rPrChange w:id="1121" w:author="Hsin-Yi Hung" w:date="2020-03-10T13:32:00Z">
                                <w:rPr>
                                  <w:i/>
                                  <w:sz w:val="16"/>
                                </w:rPr>
                              </w:rPrChange>
                            </w:rPr>
                            <w:delText>S</w:delText>
                          </w:r>
                          <w:r w:rsidDel="001D065E">
                            <w:rPr>
                              <w:sz w:val="16"/>
                            </w:rPr>
                            <w:delText xml:space="preserve"> are drawn during testing) for which ToMnet+ predicts the trajectory agents take</w:delText>
                          </w:r>
                        </w:del>
                        <w:ins w:id="1122" w:author="Unknown" w:date="2020-03-10T01:15:00Z">
                          <w:del w:id="1123" w:author="Hsin-Yi Hung" w:date="2020-03-10T13:30:00Z">
                            <w:r w:rsidDel="001D065E">
                              <w:rPr>
                                <w:sz w:val="16"/>
                              </w:rPr>
                              <w:delText>target the agent will approach</w:delText>
                            </w:r>
                          </w:del>
                        </w:ins>
                        <w:ins w:id="1124" w:author="Unknown" w:date="2020-03-10T01:16:00Z">
                          <w:del w:id="1125"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126" w:author="Hsin-Yi Hung" w:date="2020-03-10T13:30:00Z">
                          <w:r w:rsidDel="001D065E">
                            <w:rPr>
                              <w:sz w:val="16"/>
                            </w:rPr>
                            <w:delText xml:space="preserve"> (bottom; blue arrows</w:delText>
                          </w:r>
                        </w:del>
                        <w:ins w:id="1127" w:author="Unknown" w:date="2020-03-10T01:17:00Z">
                          <w:del w:id="1128" w:author="Hsin-Yi Hung" w:date="2020-03-10T13:30:00Z">
                            <w:r w:rsidDel="001D065E">
                              <w:rPr>
                                <w:sz w:val="16"/>
                              </w:rPr>
                              <w:delText>circle</w:delText>
                            </w:r>
                          </w:del>
                        </w:ins>
                        <w:ins w:id="1129" w:author="Sean Yun-Shiuan Chuang" w:date="2020-03-11T12:56:00Z">
                          <w:r>
                            <w:rPr>
                              <w:sz w:val="16"/>
                            </w:rPr>
                            <w:t>by the number of steps taken.</w:t>
                          </w:r>
                        </w:ins>
                        <w:del w:id="1130"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
        <w:tabs>
          <w:tab w:val="clear" w:pos="800"/>
          <w:tab w:val="left" w:pos="180"/>
        </w:tabs>
        <w:wordWrap/>
        <w:spacing w:line="240" w:lineRule="auto"/>
        <w:contextualSpacing/>
        <w:outlineLvl w:val="0"/>
        <w:rPr>
          <w:ins w:id="1131" w:author="Unknown" w:date="2020-03-09T22:38:00Z"/>
          <w:rFonts w:ascii="Times New Roman"/>
          <w:bCs/>
        </w:rPr>
      </w:pPr>
    </w:p>
    <w:p w14:paraId="6BC67CE8" w14:textId="77777777" w:rsidR="00A701AA" w:rsidRDefault="00A701AA" w:rsidP="00A701AA">
      <w:pPr>
        <w:pStyle w:val="Heading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Emphasis"/>
          <w:i w:val="0"/>
          <w:iCs w:val="0"/>
        </w:rPr>
        <w:pPrChange w:id="1132" w:author="Hsin-Yi Hung" w:date="2020-03-10T16:08:00Z">
          <w:pPr>
            <w:pStyle w:val="BodyText"/>
            <w:ind w:firstLine="289"/>
            <w:contextualSpacing/>
          </w:pPr>
        </w:pPrChange>
      </w:pPr>
      <w:commentRangeStart w:id="1133"/>
      <w:r>
        <w:rPr>
          <w:rStyle w:val="Emphasis"/>
          <w:i w:val="0"/>
        </w:rPr>
        <w:t xml:space="preserve">The </w:t>
      </w:r>
      <w:commentRangeStart w:id="1134"/>
      <w:ins w:id="1135" w:author="Unknown" w:date="2020-03-09T23:24:00Z">
        <w:r>
          <w:rPr>
            <w:rStyle w:val="Emphasis"/>
            <w:i w:val="0"/>
          </w:rPr>
          <w:t xml:space="preserve">adapted </w:t>
        </w:r>
      </w:ins>
      <w:r>
        <w:rPr>
          <w:rStyle w:val="Emphasis"/>
          <w:i w:val="0"/>
        </w:rPr>
        <w:t xml:space="preserve">SSQ </w:t>
      </w:r>
      <w:commentRangeEnd w:id="1134"/>
      <w:r w:rsidR="001062CD">
        <w:rPr>
          <w:rStyle w:val="CommentReference"/>
        </w:rPr>
        <w:commentReference w:id="1134"/>
      </w:r>
      <w:ins w:id="1136" w:author="Unknown" w:date="2020-03-09T23:24:00Z">
        <w:r>
          <w:rPr>
            <w:rStyle w:val="Emphasis"/>
            <w:i w:val="0"/>
          </w:rPr>
          <w:t xml:space="preserve">is modified from SSQ [7]. </w:t>
        </w:r>
      </w:ins>
      <w:ins w:id="1137" w:author="Sean Yun-Shiuan Chuang" w:date="2020-03-11T13:00:00Z">
        <w:r w:rsidR="00073137">
          <w:rPr>
            <w:rStyle w:val="Emphasis"/>
            <w:i w:val="0"/>
          </w:rPr>
          <w:t>First, the participants were</w:t>
        </w:r>
      </w:ins>
      <w:ins w:id="1138" w:author="Hsin-Yi Hung" w:date="2020-03-10T14:51:00Z">
        <w:del w:id="1139" w:author="Sean Yun-Shiuan Chuang" w:date="2020-03-11T13:00:00Z">
          <w:r w:rsidR="001F7AB3" w:rsidDel="00073137">
            <w:rPr>
              <w:rStyle w:val="Emphasis"/>
              <w:rFonts w:hint="eastAsia"/>
              <w:i w:val="0"/>
              <w:lang w:eastAsia="zh-TW"/>
            </w:rPr>
            <w:delText>We firs</w:delText>
          </w:r>
          <w:r w:rsidR="001F7AB3" w:rsidDel="00073137">
            <w:rPr>
              <w:rStyle w:val="Emphasis"/>
              <w:i w:val="0"/>
            </w:rPr>
            <w:delText>t</w:delText>
          </w:r>
        </w:del>
        <w:r w:rsidR="001F7AB3">
          <w:rPr>
            <w:rStyle w:val="Emphasis"/>
            <w:i w:val="0"/>
          </w:rPr>
          <w:t xml:space="preserve"> asked </w:t>
        </w:r>
        <w:del w:id="1140" w:author="Sean Yun-Shiuan Chuang" w:date="2020-03-11T13:00:00Z">
          <w:r w:rsidR="001F7AB3" w:rsidDel="00073137">
            <w:rPr>
              <w:rStyle w:val="Emphasis"/>
              <w:i w:val="0"/>
            </w:rPr>
            <w:delText xml:space="preserve">the subjects </w:delText>
          </w:r>
        </w:del>
        <w:r w:rsidR="001F7AB3">
          <w:rPr>
            <w:rStyle w:val="Emphasis"/>
            <w:i w:val="0"/>
          </w:rPr>
          <w:t xml:space="preserve">to list four </w:t>
        </w:r>
      </w:ins>
      <w:ins w:id="1141" w:author="Hsin-Yi Hung" w:date="2020-03-10T14:52:00Z">
        <w:del w:id="1142" w:author="Sean Yun-Shiuan Chuang" w:date="2020-03-11T12:59:00Z">
          <w:r w:rsidR="001F7AB3" w:rsidDel="00073137">
            <w:rPr>
              <w:rStyle w:val="Emphasis"/>
              <w:i w:val="0"/>
            </w:rPr>
            <w:delText>buddies</w:delText>
          </w:r>
        </w:del>
      </w:ins>
      <w:ins w:id="1143" w:author="Sean Yun-Shiuan Chuang" w:date="2020-03-11T13:03:00Z">
        <w:r w:rsidR="00550A1F">
          <w:rPr>
            <w:rStyle w:val="Emphasis"/>
            <w:i w:val="0"/>
          </w:rPr>
          <w:t>close friends/family members</w:t>
        </w:r>
      </w:ins>
      <w:ins w:id="1144" w:author="Hsin-Yi Hung" w:date="2020-03-10T14:51:00Z">
        <w:r w:rsidR="001F7AB3">
          <w:rPr>
            <w:rStyle w:val="Emphasis"/>
            <w:i w:val="0"/>
          </w:rPr>
          <w:t xml:space="preserve"> </w:t>
        </w:r>
      </w:ins>
      <w:ins w:id="1145" w:author="Hsin-Yi Hung" w:date="2020-03-10T14:52:00Z">
        <w:r w:rsidR="001F7AB3">
          <w:rPr>
            <w:rStyle w:val="Emphasis"/>
            <w:i w:val="0"/>
          </w:rPr>
          <w:t xml:space="preserve">who can provide </w:t>
        </w:r>
      </w:ins>
      <w:ins w:id="1146" w:author="Sean Yun-Shiuan Chuang" w:date="2020-03-11T12:59:00Z">
        <w:r w:rsidR="00073137">
          <w:rPr>
            <w:rStyle w:val="Emphasis"/>
            <w:i w:val="0"/>
          </w:rPr>
          <w:t xml:space="preserve">the </w:t>
        </w:r>
      </w:ins>
      <w:ins w:id="1147" w:author="Hsin-Yi Hung" w:date="2020-03-10T14:52:00Z">
        <w:r w:rsidR="001F7AB3">
          <w:rPr>
            <w:rStyle w:val="Emphasis"/>
            <w:i w:val="0"/>
          </w:rPr>
          <w:t xml:space="preserve">most social support. </w:t>
        </w:r>
      </w:ins>
      <w:ins w:id="1148" w:author="Unknown" w:date="2020-03-09T23:24:00Z">
        <w:del w:id="1149" w:author="Hsin-Yi Hung" w:date="2020-03-10T15:06:00Z">
          <w:r w:rsidDel="006B69F5">
            <w:rPr>
              <w:rStyle w:val="Emphasis"/>
              <w:i w:val="0"/>
            </w:rPr>
            <w:delText>It</w:delText>
          </w:r>
        </w:del>
      </w:ins>
      <w:ins w:id="1150" w:author="Hsin-Yi Hung" w:date="2020-03-10T15:06:00Z">
        <w:r w:rsidR="006B69F5">
          <w:rPr>
            <w:rStyle w:val="Emphasis"/>
            <w:i w:val="0"/>
          </w:rPr>
          <w:t xml:space="preserve">The </w:t>
        </w:r>
      </w:ins>
      <w:ins w:id="1151" w:author="Sean Yun-Shiuan Chuang" w:date="2020-03-11T12:59:00Z">
        <w:r w:rsidR="00073137">
          <w:rPr>
            <w:rStyle w:val="Emphasis"/>
            <w:i w:val="0"/>
          </w:rPr>
          <w:t xml:space="preserve">participant then completed the </w:t>
        </w:r>
      </w:ins>
      <w:ins w:id="1152" w:author="Hsin-Yi Hung" w:date="2020-03-10T15:06:00Z">
        <w:r w:rsidR="006B69F5">
          <w:rPr>
            <w:rStyle w:val="Emphasis"/>
            <w:i w:val="0"/>
          </w:rPr>
          <w:t>adapted SSQ</w:t>
        </w:r>
      </w:ins>
      <w:ins w:id="1153" w:author="Sean Yun-Shiuan Chuang" w:date="2020-03-11T13:03:00Z">
        <w:r w:rsidR="00550A1F">
          <w:rPr>
            <w:rStyle w:val="Emphasis"/>
            <w:i w:val="0"/>
          </w:rPr>
          <w:t>.</w:t>
        </w:r>
      </w:ins>
      <w:ins w:id="1154" w:author="Hsin-Yi Hung" w:date="2020-03-10T15:06:00Z">
        <w:r w:rsidR="006B69F5">
          <w:rPr>
            <w:rStyle w:val="Emphasis"/>
            <w:i w:val="0"/>
          </w:rPr>
          <w:t xml:space="preserve"> </w:t>
        </w:r>
      </w:ins>
      <w:ins w:id="1155" w:author="Sean Yun-Shiuan Chuang" w:date="2020-03-11T13:03:00Z">
        <w:r w:rsidR="00550A1F">
          <w:rPr>
            <w:rStyle w:val="Emphasis"/>
            <w:i w:val="0"/>
          </w:rPr>
          <w:t>The adapted SS</w:t>
        </w:r>
      </w:ins>
      <w:ins w:id="1156" w:author="Sean Yun-Shiuan Chuang" w:date="2020-03-11T13:04:00Z">
        <w:r w:rsidR="00550A1F">
          <w:rPr>
            <w:rStyle w:val="Emphasis"/>
            <w:i w:val="0"/>
          </w:rPr>
          <w:t xml:space="preserve">Q </w:t>
        </w:r>
      </w:ins>
      <w:ins w:id="1157" w:author="Unknown" w:date="2020-03-09T23:24:00Z">
        <w:del w:id="1158" w:author="Hsin-Yi Hung" w:date="2020-03-10T15:06:00Z">
          <w:r w:rsidDel="006B69F5">
            <w:rPr>
              <w:rStyle w:val="Emphasis"/>
              <w:i w:val="0"/>
            </w:rPr>
            <w:delText xml:space="preserve"> </w:delText>
          </w:r>
        </w:del>
      </w:ins>
      <w:r>
        <w:rPr>
          <w:rStyle w:val="Emphasis"/>
          <w:i w:val="0"/>
        </w:rPr>
        <w:t xml:space="preserve">consists of </w:t>
      </w:r>
      <w:ins w:id="1159" w:author="Hsin-Yi Hung" w:date="2020-03-10T15:06:00Z">
        <w:r w:rsidR="006B69F5">
          <w:rPr>
            <w:rStyle w:val="Emphasis"/>
            <w:i w:val="0"/>
          </w:rPr>
          <w:t>7</w:t>
        </w:r>
      </w:ins>
      <w:ins w:id="1160" w:author="Unknown" w:date="2020-03-09T23:24:00Z">
        <w:del w:id="1161" w:author="Hsin-Yi Hung" w:date="2020-03-10T15:06:00Z">
          <w:r w:rsidDel="006B69F5">
            <w:rPr>
              <w:rStyle w:val="Emphasis"/>
              <w:i w:val="0"/>
            </w:rPr>
            <w:delText>x</w:delText>
          </w:r>
        </w:del>
      </w:ins>
      <w:del w:id="1162" w:author="Unknown">
        <w:r w:rsidDel="00994DCE">
          <w:rPr>
            <w:rStyle w:val="Emphasis"/>
            <w:i w:val="0"/>
          </w:rPr>
          <w:delText>27</w:delText>
        </w:r>
      </w:del>
      <w:r>
        <w:rPr>
          <w:rStyle w:val="Emphasis"/>
          <w:i w:val="0"/>
        </w:rPr>
        <w:t xml:space="preserve"> item</w:t>
      </w:r>
      <w:ins w:id="1163" w:author="Unknown" w:date="2020-03-09T23:24:00Z">
        <w:r>
          <w:rPr>
            <w:rStyle w:val="Emphasis"/>
            <w:i w:val="0"/>
          </w:rPr>
          <w:t>s</w:t>
        </w:r>
      </w:ins>
      <w:ins w:id="1164" w:author="Sean Yun-Shiuan Chuang" w:date="2020-03-11T13:04:00Z">
        <w:r w:rsidR="00550A1F">
          <w:rPr>
            <w:rStyle w:val="Emphasis"/>
            <w:i w:val="0"/>
          </w:rPr>
          <w:t>, each</w:t>
        </w:r>
      </w:ins>
      <w:ins w:id="1165" w:author="Hsin-Yi Hung" w:date="2020-03-10T15:06:00Z">
        <w:del w:id="1166" w:author="Sean Yun-Shiuan Chuang" w:date="2020-03-11T13:04:00Z">
          <w:r w:rsidR="006B69F5" w:rsidDel="00550A1F">
            <w:rPr>
              <w:rStyle w:val="Emphasis"/>
              <w:i w:val="0"/>
            </w:rPr>
            <w:delText xml:space="preserve"> </w:delText>
          </w:r>
        </w:del>
      </w:ins>
      <w:ins w:id="1167" w:author="Hsin-Yi Hung" w:date="2020-03-10T15:23:00Z">
        <w:del w:id="1168" w:author="Sean Yun-Shiuan Chuang" w:date="2020-03-11T13:04:00Z">
          <w:r w:rsidR="00232093" w:rsidDel="00550A1F">
            <w:rPr>
              <w:rStyle w:val="Emphasis"/>
              <w:i w:val="0"/>
            </w:rPr>
            <w:delText>on</w:delText>
          </w:r>
        </w:del>
        <w:r w:rsidR="00232093">
          <w:rPr>
            <w:rStyle w:val="Emphasis"/>
            <w:i w:val="0"/>
          </w:rPr>
          <w:t xml:space="preserve"> </w:t>
        </w:r>
      </w:ins>
      <w:ins w:id="1169" w:author="Sean Yun-Shiuan Chuang" w:date="2020-03-11T13:10:00Z">
        <w:r w:rsidR="00BE3FD1">
          <w:rPr>
            <w:rStyle w:val="Emphasis"/>
            <w:i w:val="0"/>
          </w:rPr>
          <w:t xml:space="preserve">on </w:t>
        </w:r>
      </w:ins>
      <w:ins w:id="1170" w:author="Hsin-Yi Hung" w:date="2020-03-10T15:23:00Z">
        <w:r w:rsidR="00232093">
          <w:rPr>
            <w:rStyle w:val="Emphasis"/>
            <w:i w:val="0"/>
          </w:rPr>
          <w:t xml:space="preserve">a 10-point </w:t>
        </w:r>
      </w:ins>
      <w:ins w:id="1171" w:author="Sean Yun-Shiuan Chuang" w:date="2020-03-11T13:10:00Z">
        <w:r w:rsidR="00BE3FD1">
          <w:rPr>
            <w:rStyle w:val="Emphasis"/>
            <w:i w:val="0"/>
          </w:rPr>
          <w:t xml:space="preserve">Likert </w:t>
        </w:r>
      </w:ins>
      <w:ins w:id="1172" w:author="Hsin-Yi Hung" w:date="2020-03-10T15:23:00Z">
        <w:r w:rsidR="00232093">
          <w:rPr>
            <w:rStyle w:val="Emphasis"/>
            <w:i w:val="0"/>
          </w:rPr>
          <w:t>scale</w:t>
        </w:r>
        <w:del w:id="1173" w:author="Sean Yun-Shiuan Chuang" w:date="2020-03-11T13:04:00Z">
          <w:r w:rsidR="00232093" w:rsidDel="00550A1F">
            <w:rPr>
              <w:rStyle w:val="Emphasis"/>
              <w:i w:val="0"/>
            </w:rPr>
            <w:delText xml:space="preserve"> </w:delText>
          </w:r>
        </w:del>
      </w:ins>
      <w:ins w:id="1174" w:author="Hsin-Yi Hung" w:date="2020-03-10T15:06:00Z">
        <w:del w:id="1175" w:author="Sean Yun-Shiuan Chuang" w:date="2020-03-11T13:04:00Z">
          <w:r w:rsidR="006B69F5" w:rsidDel="00550A1F">
            <w:rPr>
              <w:rStyle w:val="Emphasis"/>
              <w:i w:val="0"/>
            </w:rPr>
            <w:delText xml:space="preserve">was then shown </w:delText>
          </w:r>
        </w:del>
      </w:ins>
      <w:ins w:id="1176" w:author="Hsin-Yi Hung" w:date="2020-03-10T15:07:00Z">
        <w:del w:id="1177" w:author="Sean Yun-Shiuan Chuang" w:date="2020-03-11T13:04:00Z">
          <w:r w:rsidR="006B69F5" w:rsidDel="00550A1F">
            <w:rPr>
              <w:rStyle w:val="Emphasis"/>
              <w:i w:val="0"/>
            </w:rPr>
            <w:delText>on the screen</w:delText>
          </w:r>
        </w:del>
      </w:ins>
      <w:del w:id="1178" w:author="Unknown">
        <w:r w:rsidDel="00994DCE">
          <w:rPr>
            <w:rStyle w:val="Emphasis"/>
            <w:i w:val="0"/>
          </w:rPr>
          <w:delText xml:space="preserve">s </w:delText>
        </w:r>
        <w:r w:rsidDel="00994DCE">
          <w:rPr>
            <w:rStyle w:val="Emphasis"/>
            <w:i w:val="0"/>
          </w:rPr>
          <w:fldChar w:fldCharType="begin"/>
        </w:r>
        <w:r w:rsidDel="00994DCE">
          <w:rPr>
            <w:rStyle w:val="Emphasis"/>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Emphasis"/>
            <w:i w:val="0"/>
          </w:rPr>
          <w:fldChar w:fldCharType="separate"/>
        </w:r>
        <w:r w:rsidRPr="00667082" w:rsidDel="00994DCE">
          <w:rPr>
            <w:rStyle w:val="Emphasis"/>
            <w:i w:val="0"/>
            <w:noProof/>
          </w:rPr>
          <w:delText>[7]</w:delText>
        </w:r>
        <w:r w:rsidDel="00994DCE">
          <w:rPr>
            <w:rStyle w:val="Emphasis"/>
            <w:i w:val="0"/>
          </w:rPr>
          <w:fldChar w:fldCharType="end"/>
        </w:r>
      </w:del>
      <w:r>
        <w:rPr>
          <w:rStyle w:val="Emphasis"/>
          <w:i w:val="0"/>
        </w:rPr>
        <w:t xml:space="preserve">. </w:t>
      </w:r>
      <w:ins w:id="1179" w:author="Hsin-Yi Hung" w:date="2020-03-10T15:09:00Z">
        <w:r w:rsidR="006B69F5">
          <w:rPr>
            <w:rStyle w:val="Emphasis"/>
            <w:i w:val="0"/>
          </w:rPr>
          <w:t>Th</w:t>
        </w:r>
      </w:ins>
      <w:ins w:id="1180" w:author="Hsin-Yi Hung" w:date="2020-03-10T15:15:00Z">
        <w:r w:rsidR="006B69F5">
          <w:rPr>
            <w:rStyle w:val="Emphasis"/>
            <w:i w:val="0"/>
          </w:rPr>
          <w:t>e</w:t>
        </w:r>
      </w:ins>
      <w:ins w:id="1181" w:author="Hsin-Yi Hung" w:date="2020-03-10T15:09:00Z">
        <w:r w:rsidR="006B69F5">
          <w:rPr>
            <w:rStyle w:val="Emphasis"/>
            <w:i w:val="0"/>
          </w:rPr>
          <w:t xml:space="preserve"> </w:t>
        </w:r>
      </w:ins>
      <w:ins w:id="1182" w:author="Sean Yun-Shiuan Chuang" w:date="2020-03-11T13:10:00Z">
        <w:r w:rsidR="00BE3FD1">
          <w:rPr>
            <w:rStyle w:val="Emphasis"/>
            <w:i w:val="0"/>
          </w:rPr>
          <w:t xml:space="preserve">7 </w:t>
        </w:r>
      </w:ins>
      <w:ins w:id="1183" w:author="Hsin-Yi Hung" w:date="2020-03-10T15:15:00Z">
        <w:r w:rsidR="006B69F5">
          <w:rPr>
            <w:rStyle w:val="Emphasis"/>
            <w:i w:val="0"/>
          </w:rPr>
          <w:t>items</w:t>
        </w:r>
      </w:ins>
      <w:ins w:id="1184" w:author="Hsin-Yi Hung" w:date="2020-03-10T15:10:00Z">
        <w:r w:rsidR="006B69F5">
          <w:rPr>
            <w:rStyle w:val="Emphasis"/>
            <w:i w:val="0"/>
          </w:rPr>
          <w:t xml:space="preserve"> are: </w:t>
        </w:r>
      </w:ins>
      <w:ins w:id="1185" w:author="Hsin-Yi Hung" w:date="2020-03-10T15:11:00Z">
        <w:r w:rsidR="006B69F5">
          <w:rPr>
            <w:rStyle w:val="Emphasis"/>
            <w:i w:val="0"/>
          </w:rPr>
          <w:t xml:space="preserve">1) </w:t>
        </w:r>
      </w:ins>
      <w:ins w:id="1186" w:author="Hsin-Yi Hung" w:date="2020-03-10T15:15:00Z">
        <w:r w:rsidR="006B69F5">
          <w:t xml:space="preserve">The person </w:t>
        </w:r>
        <w:r w:rsidR="00232093">
          <w:t>can provide me with social support</w:t>
        </w:r>
      </w:ins>
      <w:ins w:id="1187" w:author="Hsin-Yi Hung" w:date="2020-03-10T15:25:00Z">
        <w:r w:rsidR="00D10E15">
          <w:t>s</w:t>
        </w:r>
      </w:ins>
      <w:ins w:id="1188" w:author="Hsin-Yi Hung" w:date="2020-03-10T15:16:00Z">
        <w:r w:rsidR="00232093">
          <w:t>.</w:t>
        </w:r>
      </w:ins>
      <w:ins w:id="1189" w:author="Hsin-Yi Hung" w:date="2020-03-10T15:11:00Z">
        <w:r w:rsidR="006B69F5" w:rsidRPr="006B69F5">
          <w:t xml:space="preserve"> </w:t>
        </w:r>
      </w:ins>
      <w:ins w:id="1190" w:author="Hsin-Yi Hung" w:date="2020-03-10T15:15:00Z">
        <w:r w:rsidR="00232093">
          <w:t>2</w:t>
        </w:r>
      </w:ins>
      <w:ins w:id="1191" w:author="Hsin-Yi Hung" w:date="2020-03-10T15:11:00Z">
        <w:r w:rsidR="006B69F5">
          <w:t xml:space="preserve">) </w:t>
        </w:r>
      </w:ins>
      <w:ins w:id="1192" w:author="Hsin-Yi Hung" w:date="2020-03-10T15:16:00Z">
        <w:r w:rsidR="00232093">
          <w:t xml:space="preserve">I can turn to the person </w:t>
        </w:r>
        <w:r w:rsidR="00232093" w:rsidRPr="00232093">
          <w:t>for advice about handling problems</w:t>
        </w:r>
        <w:r w:rsidR="00232093">
          <w:t>.</w:t>
        </w:r>
      </w:ins>
      <w:ins w:id="1193" w:author="Hsin-Yi Hung" w:date="2020-03-10T15:11:00Z">
        <w:r w:rsidR="006B69F5" w:rsidRPr="006B69F5">
          <w:t xml:space="preserve"> </w:t>
        </w:r>
      </w:ins>
      <w:ins w:id="1194" w:author="Hsin-Yi Hung" w:date="2020-03-10T15:17:00Z">
        <w:r w:rsidR="00232093">
          <w:t>3</w:t>
        </w:r>
      </w:ins>
      <w:ins w:id="1195" w:author="Hsin-Yi Hung" w:date="2020-03-10T15:11:00Z">
        <w:r w:rsidR="006B69F5">
          <w:t>)</w:t>
        </w:r>
        <w:r w:rsidR="006B69F5" w:rsidRPr="006B69F5">
          <w:t xml:space="preserve"> </w:t>
        </w:r>
      </w:ins>
      <w:ins w:id="1196" w:author="Hsin-Yi Hung" w:date="2020-03-10T15:17:00Z">
        <w:r w:rsidR="00232093">
          <w:t xml:space="preserve">The person </w:t>
        </w:r>
        <w:r w:rsidR="00232093" w:rsidRPr="00232093">
          <w:t>care</w:t>
        </w:r>
      </w:ins>
      <w:ins w:id="1197" w:author="Hsin-Yi Hung" w:date="2020-03-10T15:18:00Z">
        <w:r w:rsidR="00232093">
          <w:t>s</w:t>
        </w:r>
      </w:ins>
      <w:ins w:id="1198" w:author="Hsin-Yi Hung" w:date="2020-03-10T15:17:00Z">
        <w:r w:rsidR="00232093" w:rsidRPr="00232093">
          <w:t xml:space="preserve"> about </w:t>
        </w:r>
        <w:r w:rsidR="00232093">
          <w:t>me</w:t>
        </w:r>
        <w:r w:rsidR="00232093" w:rsidRPr="00232093">
          <w:t>, regardless of what is happening t</w:t>
        </w:r>
        <w:r w:rsidR="00232093">
          <w:t>o me.</w:t>
        </w:r>
      </w:ins>
      <w:ins w:id="1199" w:author="Hsin-Yi Hung" w:date="2020-03-10T15:10:00Z">
        <w:r w:rsidR="006B69F5" w:rsidDel="00994DCE">
          <w:rPr>
            <w:rStyle w:val="Emphasis"/>
            <w:i w:val="0"/>
          </w:rPr>
          <w:t xml:space="preserve"> </w:t>
        </w:r>
      </w:ins>
      <w:ins w:id="1200" w:author="Hsin-Yi Hung" w:date="2020-03-10T15:17:00Z">
        <w:r w:rsidR="00232093">
          <w:rPr>
            <w:rStyle w:val="Emphasis"/>
            <w:i w:val="0"/>
          </w:rPr>
          <w:t xml:space="preserve">4) </w:t>
        </w:r>
      </w:ins>
      <w:ins w:id="1201" w:author="Hsin-Yi Hung" w:date="2020-03-10T15:18:00Z">
        <w:r w:rsidR="00232093">
          <w:rPr>
            <w:rStyle w:val="Emphasis"/>
            <w:i w:val="0"/>
          </w:rPr>
          <w:t xml:space="preserve">I can </w:t>
        </w:r>
        <w:r w:rsidR="00232093" w:rsidRPr="00232093">
          <w:rPr>
            <w:rStyle w:val="Emphasis"/>
            <w:i w:val="0"/>
          </w:rPr>
          <w:t xml:space="preserve">count on </w:t>
        </w:r>
        <w:r w:rsidR="00232093">
          <w:rPr>
            <w:rStyle w:val="Emphasis"/>
            <w:i w:val="0"/>
          </w:rPr>
          <w:t xml:space="preserve">the person </w:t>
        </w:r>
        <w:r w:rsidR="00232093" w:rsidRPr="00232093">
          <w:rPr>
            <w:rStyle w:val="Emphasis"/>
            <w:i w:val="0"/>
          </w:rPr>
          <w:t xml:space="preserve">to help </w:t>
        </w:r>
        <w:r w:rsidR="00232093">
          <w:rPr>
            <w:rStyle w:val="Emphasis"/>
            <w:i w:val="0"/>
          </w:rPr>
          <w:t>me</w:t>
        </w:r>
        <w:r w:rsidR="00232093" w:rsidRPr="00232093">
          <w:rPr>
            <w:rStyle w:val="Emphasis"/>
            <w:i w:val="0"/>
          </w:rPr>
          <w:t xml:space="preserve"> feel better when </w:t>
        </w:r>
        <w:r w:rsidR="00232093">
          <w:rPr>
            <w:rStyle w:val="Emphasis"/>
            <w:i w:val="0"/>
          </w:rPr>
          <w:t>I</w:t>
        </w:r>
        <w:r w:rsidR="00232093" w:rsidRPr="00232093">
          <w:rPr>
            <w:rStyle w:val="Emphasis"/>
            <w:i w:val="0"/>
          </w:rPr>
          <w:t xml:space="preserve"> </w:t>
        </w:r>
        <w:r w:rsidR="00232093">
          <w:rPr>
            <w:rStyle w:val="Emphasis"/>
            <w:i w:val="0"/>
          </w:rPr>
          <w:t>am</w:t>
        </w:r>
        <w:r w:rsidR="00232093" w:rsidRPr="00232093">
          <w:rPr>
            <w:rStyle w:val="Emphasis"/>
            <w:i w:val="0"/>
          </w:rPr>
          <w:t xml:space="preserve"> feeling generally down in the dumps</w:t>
        </w:r>
        <w:r w:rsidR="00232093">
          <w:rPr>
            <w:rStyle w:val="Emphasis"/>
            <w:i w:val="0"/>
          </w:rPr>
          <w:t>. 5)</w:t>
        </w:r>
      </w:ins>
      <w:ins w:id="1202" w:author="Hsin-Yi Hung" w:date="2020-03-10T15:20:00Z">
        <w:r w:rsidR="00232093">
          <w:rPr>
            <w:rStyle w:val="Emphasis"/>
            <w:i w:val="0"/>
          </w:rPr>
          <w:t xml:space="preserve"> I can count on the person when I need help.</w:t>
        </w:r>
      </w:ins>
      <w:ins w:id="1203" w:author="Hsin-Yi Hung" w:date="2020-03-10T15:18:00Z">
        <w:r w:rsidR="00232093" w:rsidRPr="00232093" w:rsidDel="00994DCE">
          <w:rPr>
            <w:rStyle w:val="Emphasis"/>
            <w:i w:val="0"/>
          </w:rPr>
          <w:t xml:space="preserve"> </w:t>
        </w:r>
      </w:ins>
      <w:ins w:id="1204" w:author="Hsin-Yi Hung" w:date="2020-03-10T15:21:00Z">
        <w:r w:rsidR="00232093">
          <w:rPr>
            <w:rStyle w:val="Emphasis"/>
            <w:i w:val="0"/>
          </w:rPr>
          <w:t xml:space="preserve">6) </w:t>
        </w:r>
        <w:r w:rsidR="00232093" w:rsidRPr="00232093">
          <w:rPr>
            <w:rStyle w:val="Emphasis"/>
            <w:i w:val="0"/>
          </w:rPr>
          <w:t>I can share my most private worries and fears with</w:t>
        </w:r>
        <w:r w:rsidR="00232093">
          <w:rPr>
            <w:rStyle w:val="Emphasis"/>
            <w:i w:val="0"/>
          </w:rPr>
          <w:t xml:space="preserve"> the person</w:t>
        </w:r>
        <w:r w:rsidR="00232093" w:rsidRPr="00232093">
          <w:rPr>
            <w:rStyle w:val="Emphasis"/>
            <w:i w:val="0"/>
          </w:rPr>
          <w:t>.</w:t>
        </w:r>
      </w:ins>
      <w:ins w:id="1205" w:author="Hsin-Yi Hung" w:date="2020-03-10T15:22:00Z">
        <w:r w:rsidR="00232093">
          <w:rPr>
            <w:rStyle w:val="Emphasis"/>
            <w:i w:val="0"/>
          </w:rPr>
          <w:t xml:space="preserve">7) The person is important in my life. </w:t>
        </w:r>
      </w:ins>
      <w:ins w:id="1206" w:author="Hsin-Yi Hung" w:date="2020-03-10T15:21:00Z">
        <w:r w:rsidR="00232093" w:rsidRPr="00232093">
          <w:rPr>
            <w:rStyle w:val="Emphasis"/>
            <w:i w:val="0"/>
          </w:rPr>
          <w:t xml:space="preserve"> </w:t>
        </w:r>
      </w:ins>
      <w:ins w:id="1207" w:author="Hsin-Yi Hung" w:date="2020-03-10T16:25:00Z">
        <w:r w:rsidR="00E357D5">
          <w:rPr>
            <w:rStyle w:val="Emphasis"/>
            <w:i w:val="0"/>
          </w:rPr>
          <w:t>In order to make the social reward value and the</w:t>
        </w:r>
      </w:ins>
      <w:ins w:id="1208" w:author="Hsin-Yi Hung" w:date="2020-03-10T16:27:00Z">
        <w:r w:rsidR="00E357D5">
          <w:rPr>
            <w:rStyle w:val="Emphasis"/>
            <w:i w:val="0"/>
          </w:rPr>
          <w:t xml:space="preserve"> physical distance </w:t>
        </w:r>
      </w:ins>
      <w:ins w:id="1209" w:author="Hsin-Yi Hung" w:date="2020-03-10T16:28:00Z">
        <w:r w:rsidR="00E357D5">
          <w:rPr>
            <w:rStyle w:val="Emphasis"/>
            <w:i w:val="0"/>
          </w:rPr>
          <w:t>compar</w:t>
        </w:r>
      </w:ins>
      <w:ins w:id="1210" w:author="Hsin-Yi Hung" w:date="2020-03-10T16:30:00Z">
        <w:r w:rsidR="00A61F80">
          <w:rPr>
            <w:rStyle w:val="Emphasis"/>
            <w:i w:val="0"/>
          </w:rPr>
          <w:t>able</w:t>
        </w:r>
      </w:ins>
      <w:ins w:id="1211" w:author="Hsin-Yi Hung" w:date="2020-03-10T16:28:00Z">
        <w:r w:rsidR="00E357D5">
          <w:rPr>
            <w:rStyle w:val="Emphasis"/>
            <w:i w:val="0"/>
          </w:rPr>
          <w:t xml:space="preserve">, </w:t>
        </w:r>
      </w:ins>
      <w:ins w:id="1212" w:author="Hsin-Yi Hung" w:date="2020-03-10T16:30:00Z">
        <w:r w:rsidR="00A61F80">
          <w:rPr>
            <w:rStyle w:val="Emphasis"/>
            <w:i w:val="0"/>
          </w:rPr>
          <w:t>we scaled t</w:t>
        </w:r>
      </w:ins>
      <w:ins w:id="1213" w:author="Hsin-Yi Hung" w:date="2020-03-10T15:23:00Z">
        <w:r w:rsidR="00232093">
          <w:rPr>
            <w:rStyle w:val="Emphasis"/>
            <w:i w:val="0"/>
          </w:rPr>
          <w:t xml:space="preserve">he </w:t>
        </w:r>
        <w:r w:rsidR="00232093">
          <w:rPr>
            <w:rStyle w:val="Emphasis"/>
            <w:i w:val="0"/>
          </w:rPr>
          <w:t>averaged value of</w:t>
        </w:r>
      </w:ins>
      <w:ins w:id="1214" w:author="Hsin-Yi Hung" w:date="2020-03-10T15:24:00Z">
        <w:r w:rsidR="00232093">
          <w:rPr>
            <w:rStyle w:val="Emphasis"/>
            <w:i w:val="0"/>
          </w:rPr>
          <w:t xml:space="preserve"> the adapted SSQ </w:t>
        </w:r>
      </w:ins>
      <w:ins w:id="1215" w:author="Hsin-Yi Hung" w:date="2020-03-10T16:31:00Z">
        <w:r w:rsidR="00A61F80">
          <w:rPr>
            <w:rStyle w:val="Emphasis"/>
            <w:i w:val="0"/>
          </w:rPr>
          <w:t xml:space="preserve">by a factor of 23/9, where </w:t>
        </w:r>
      </w:ins>
      <w:ins w:id="1216" w:author="Hsin-Yi Hung" w:date="2020-03-10T16:32:00Z">
        <w:r w:rsidR="00A61F80">
          <w:rPr>
            <w:rStyle w:val="Emphasis"/>
            <w:i w:val="0"/>
          </w:rPr>
          <w:t>23 is the maximal steps to take if there’s no barrier in the maze and 9 is the r</w:t>
        </w:r>
      </w:ins>
      <w:ins w:id="1217" w:author="Hsin-Yi Hung" w:date="2020-03-10T16:33:00Z">
        <w:r w:rsidR="00A61F80">
          <w:rPr>
            <w:rStyle w:val="Emphasis"/>
            <w:i w:val="0"/>
          </w:rPr>
          <w:t xml:space="preserve">ange of the adapted SSQ score. The scaled value </w:t>
        </w:r>
      </w:ins>
      <w:ins w:id="1218" w:author="Sean Yun-Shiuan Chuang" w:date="2020-03-11T13:05:00Z">
        <w:r w:rsidR="00550A1F">
          <w:rPr>
            <w:rStyle w:val="Emphasis"/>
            <w:i w:val="0"/>
          </w:rPr>
          <w:t>(range from 0 to 2</w:t>
        </w:r>
      </w:ins>
      <w:ins w:id="1219" w:author="Sean Yun-Shiuan Chuang" w:date="2020-03-11T13:07:00Z">
        <w:r w:rsidR="00D1385D">
          <w:rPr>
            <w:rStyle w:val="Emphasis"/>
            <w:i w:val="0"/>
          </w:rPr>
          <w:t>3</w:t>
        </w:r>
      </w:ins>
      <w:ins w:id="1220" w:author="Sean Yun-Shiuan Chuang" w:date="2020-03-11T13:05:00Z">
        <w:r w:rsidR="00550A1F">
          <w:rPr>
            <w:rStyle w:val="Emphasis"/>
            <w:i w:val="0"/>
          </w:rPr>
          <w:t xml:space="preserve">) </w:t>
        </w:r>
      </w:ins>
      <w:ins w:id="1221" w:author="Hsin-Yi Hung" w:date="2020-03-10T16:33:00Z">
        <w:r w:rsidR="00A61F80">
          <w:rPr>
            <w:rStyle w:val="Emphasis"/>
            <w:i w:val="0"/>
          </w:rPr>
          <w:t>is then assigned to the target as its social reward value.</w:t>
        </w:r>
      </w:ins>
      <w:del w:id="1222" w:author="Unknown">
        <w:r w:rsidDel="00994DCE">
          <w:rPr>
            <w:rStyle w:val="Emphasis"/>
            <w:i w:val="0"/>
          </w:rPr>
          <w:delText>In this study, w</w:delText>
        </w:r>
        <w:r w:rsidRPr="00FA4EC6" w:rsidDel="00994DCE">
          <w:rPr>
            <w:rStyle w:val="Emphasis"/>
            <w:i w:val="0"/>
          </w:rPr>
          <w:delText>e simulated a social network of a virtual agent (</w:delText>
        </w:r>
        <w:r w:rsidRPr="00FA4EC6" w:rsidDel="00994DCE">
          <w:rPr>
            <w:rStyle w:val="Emphasis"/>
          </w:rPr>
          <w:delText>A</w:delText>
        </w:r>
        <w:r w:rsidRPr="00FA4EC6" w:rsidDel="00994DCE">
          <w:rPr>
            <w:rStyle w:val="Emphasis"/>
            <w:i w:val="0"/>
          </w:rPr>
          <w:delText>) with four social targets (</w:delText>
        </w:r>
        <w:r w:rsidRPr="00FA4EC6" w:rsidDel="00994DCE">
          <w:rPr>
            <w:rStyle w:val="Emphasis"/>
          </w:rPr>
          <w:delText>s</w:delText>
        </w:r>
        <w:r w:rsidRPr="00FA4EC6" w:rsidDel="00994DCE">
          <w:rPr>
            <w:rStyle w:val="Emphasis"/>
            <w:i w:val="0"/>
          </w:rPr>
          <w:delText>) based on the degree of social support the agent perceives about each target</w:delText>
        </w:r>
        <w:r w:rsidDel="00994DCE">
          <w:rPr>
            <w:rStyle w:val="Emphasis"/>
            <w:i w:val="0"/>
          </w:rPr>
          <w:delText xml:space="preserve"> as in the SSQ</w:delText>
        </w:r>
        <w:r w:rsidRPr="00FA4EC6" w:rsidDel="00994DCE">
          <w:rPr>
            <w:rStyle w:val="Emphasis"/>
            <w:i w:val="0"/>
          </w:rPr>
          <w:delText>.</w:delText>
        </w:r>
        <w:commentRangeEnd w:id="1133"/>
        <w:r w:rsidDel="00994DCE">
          <w:rPr>
            <w:rStyle w:val="CommentReference"/>
          </w:rPr>
          <w:commentReference w:id="1133"/>
        </w:r>
      </w:del>
    </w:p>
    <w:p w14:paraId="3F3433F3" w14:textId="77777777" w:rsidR="00A701AA" w:rsidRDefault="00A701AA" w:rsidP="00A701AA">
      <w:pPr>
        <w:pStyle w:val="Heading2"/>
        <w:keepLines/>
        <w:numPr>
          <w:ilvl w:val="1"/>
          <w:numId w:val="0"/>
        </w:numPr>
        <w:tabs>
          <w:tab w:val="num" w:pos="360"/>
        </w:tabs>
        <w:autoSpaceDE/>
        <w:autoSpaceDN/>
        <w:ind w:left="288" w:hanging="288"/>
        <w:contextualSpacing/>
        <w:rPr>
          <w:lang w:eastAsia="zh-TW"/>
        </w:rPr>
      </w:pPr>
      <w:r>
        <w:t>C.</w:t>
      </w:r>
      <w:r>
        <w:tab/>
      </w:r>
      <w:proofErr w:type="spellStart"/>
      <w:r>
        <w:t>ToMnet</w:t>
      </w:r>
      <w:proofErr w:type="spellEnd"/>
      <w:r>
        <w:t xml:space="preserve">+ </w:t>
      </w:r>
    </w:p>
    <w:p w14:paraId="50B9C3B3" w14:textId="3EE24587" w:rsidR="00A701AA" w:rsidRDefault="00A701AA">
      <w:pPr>
        <w:pPrChange w:id="1223" w:author="Unknown" w:date="2020-03-09T23:30:00Z">
          <w:pPr>
            <w:pStyle w:val="a"/>
            <w:tabs>
              <w:tab w:val="left" w:pos="180"/>
            </w:tabs>
            <w:outlineLvl w:val="0"/>
          </w:pPr>
        </w:pPrChange>
      </w:pPr>
      <w:r>
        <w:tab/>
        <w:t xml:space="preserve">The </w:t>
      </w:r>
      <w:proofErr w:type="spellStart"/>
      <w:r>
        <w:t>ToMnet</w:t>
      </w:r>
      <w:proofErr w:type="spellEnd"/>
      <w:r>
        <w:t xml:space="preserve">+ model is an extension of the </w:t>
      </w:r>
      <w:proofErr w:type="spellStart"/>
      <w:r>
        <w:t>ToMnet</w:t>
      </w:r>
      <w:proofErr w:type="spellEnd"/>
      <w:r>
        <w:t xml:space="preserve"> [8]. </w:t>
      </w:r>
      <w:proofErr w:type="spellStart"/>
      <w:r>
        <w:t>ToMnet</w:t>
      </w:r>
      <w:proofErr w:type="spellEnd"/>
      <w:r>
        <w:t xml:space="preserve">+ consists a character network and a prediction </w:t>
      </w:r>
      <w:r w:rsidRPr="001E6D2E">
        <w:rPr>
          <w:rPrChange w:id="1224" w:author="Sean Yun-Shiuan Chuang" w:date="2020-03-11T18:15:00Z">
            <w:rPr/>
          </w:rPrChange>
        </w:rPr>
        <w:t xml:space="preserve">network </w:t>
      </w:r>
      <w:r w:rsidRPr="001E6D2E">
        <w:rPr>
          <w:rPrChange w:id="1225" w:author="Sean Yun-Shiuan Chuang" w:date="2020-03-11T18:15:00Z">
            <w:rPr>
              <w:bCs/>
            </w:rPr>
          </w:rPrChange>
        </w:rPr>
        <w:t>(Fig.</w:t>
      </w:r>
      <w:ins w:id="1226" w:author="Sean Yun-Shiuan Chuang" w:date="2020-03-11T18:15:00Z">
        <w:r w:rsidR="001E6D2E" w:rsidRPr="001E6D2E">
          <w:rPr>
            <w:rPrChange w:id="1227" w:author="Sean Yun-Shiuan Chuang" w:date="2020-03-11T18:15:00Z">
              <w:rPr>
                <w:shd w:val="pct15" w:color="auto" w:fill="FFFFFF"/>
              </w:rPr>
            </w:rPrChange>
          </w:rPr>
          <w:t>2</w:t>
        </w:r>
      </w:ins>
      <w:del w:id="1228" w:author="Sean Yun-Shiuan Chuang" w:date="2020-03-11T18:15:00Z">
        <w:r w:rsidRPr="001E6D2E" w:rsidDel="001E6D2E">
          <w:rPr>
            <w:rPrChange w:id="1229" w:author="Sean Yun-Shiuan Chuang" w:date="2020-03-11T18:15:00Z">
              <w:rPr>
                <w:bCs/>
              </w:rPr>
            </w:rPrChange>
          </w:rPr>
          <w:delText>X</w:delText>
        </w:r>
      </w:del>
      <w:r w:rsidRPr="001E6D2E">
        <w:rPr>
          <w:rPrChange w:id="1230" w:author="Sean Yun-Shiuan Chuang" w:date="2020-03-11T18:15:00Z">
            <w:rPr>
              <w:bCs/>
            </w:rPr>
          </w:rPrChange>
        </w:rPr>
        <w:t>).</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231"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232"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Change w:id="1233" w:author="Sean Yun-Shiuan Chuang" w:date="2020-03-11T17:50:00Z">
                  <w:rPr>
                    <w:rFonts w:ascii="Cambria Math" w:hAnsi="Cambria Math"/>
                    <w:i/>
                  </w:rPr>
                </w:rPrChange>
              </w:rPr>
            </m:ctrlPr>
          </m:sSubPr>
          <m:e>
            <m:r>
              <w:rPr>
                <w:rFonts w:ascii="Cambria Math" w:hAnsi="Cambria Math"/>
                <w:rPrChange w:id="1234" w:author="Sean Yun-Shiuan Chuang" w:date="2020-03-11T17:50:00Z">
                  <w:rPr>
                    <w:rFonts w:ascii="Cambria Math" w:hAnsi="Cambria Math"/>
                  </w:rPr>
                </w:rPrChange>
              </w:rPr>
              <m:t>τ</m:t>
            </m:r>
          </m:e>
          <m:sub>
            <m:r>
              <w:ins w:id="1235" w:author="Sean Yun-Shiuan Chuang" w:date="2020-03-11T17:50:00Z">
                <w:rPr>
                  <w:rFonts w:ascii="Cambria Math" w:hAnsi="Cambria Math"/>
                  <w:rPrChange w:id="1236" w:author="Sean Yun-Shiuan Chuang" w:date="2020-03-11T17:50:00Z">
                    <w:rPr>
                      <w:rFonts w:ascii="Cambria Math" w:hAnsi="Cambria Math"/>
                    </w:rPr>
                  </w:rPrChange>
                </w:rPr>
                <m:t>j</m:t>
              </w:ins>
            </m:r>
            <m:r>
              <w:del w:id="1237" w:author="Sean Yun-Shiuan Chuang" w:date="2020-03-11T17:50:00Z">
                <w:rPr>
                  <w:rFonts w:ascii="Cambria Math" w:hAnsi="Cambria Math"/>
                  <w:rPrChange w:id="1238" w:author="Sean Yun-Shiuan Chuang" w:date="2020-03-11T17:50:00Z">
                    <w:rPr>
                      <w:rFonts w:ascii="Cambria Math" w:hAnsi="Cambria Math"/>
                    </w:rPr>
                  </w:rPrChange>
                </w:rPr>
                <m:t>i</m:t>
              </w:del>
            </m:r>
          </m:sub>
        </m:sSub>
      </m:oMath>
      <w:r>
        <w:t xml:space="preserve"> and represents it as </w:t>
      </w:r>
      <w:del w:id="1239" w:author="Sean Yun-Shiuan Chuang" w:date="2020-03-11T18:13:00Z">
        <w:r w:rsidDel="00064270">
          <w:delText>preference embedding</w:delText>
        </w:r>
      </w:del>
      <w:ins w:id="1240" w:author="Sean Yun-Shiuan Chuang" w:date="2020-03-11T18:13:00Z">
        <w:r w:rsidR="00064270">
          <w:t>character embedding</w:t>
        </w:r>
      </w:ins>
      <w: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pref, </m:t>
            </m:r>
            <m:r>
              <w:ins w:id="1241" w:author="Sean Yun-Shiuan Chuang" w:date="2020-03-11T17:50:00Z">
                <w:rPr>
                  <w:rFonts w:ascii="Cambria Math" w:hAnsi="Cambria Math"/>
                  <w:rPrChange w:id="1242" w:author="Sean Yun-Shiuan Chuang" w:date="2020-03-11T17:50:00Z">
                    <w:rPr>
                      <w:rFonts w:ascii="Cambria Math" w:hAnsi="Cambria Math"/>
                    </w:rPr>
                  </w:rPrChange>
                </w:rPr>
                <m:t>j</m:t>
              </w:ins>
            </m:r>
            <m:r>
              <w:del w:id="1243" w:author="Sean Yun-Shiuan Chuang" w:date="2020-03-11T17:50:00Z">
                <w:rPr>
                  <w:rFonts w:ascii="Cambria Math" w:hAnsi="Cambria Math"/>
                </w:rPr>
                <m:t>i</m:t>
              </w:del>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m:t>
            </m:r>
            <m:r>
              <w:rPr>
                <w:rFonts w:ascii="Cambria Math" w:hAnsi="Cambria Math"/>
                <w:rPrChange w:id="1244" w:author="Sean Yun-Shiuan Chuang" w:date="2020-03-11T18:11:00Z">
                  <w:rPr>
                    <w:rFonts w:ascii="Cambria Math" w:hAnsi="Cambria Math"/>
                  </w:rPr>
                </w:rPrChange>
              </w:rPr>
              <m:t xml:space="preserve">f, </m:t>
            </m:r>
            <m:r>
              <w:ins w:id="1245" w:author="Sean Yun-Shiuan Chuang" w:date="2020-03-11T18:11:00Z">
                <w:rPr>
                  <w:rFonts w:ascii="Cambria Math" w:hAnsi="Cambria Math"/>
                  <w:rPrChange w:id="1246" w:author="Sean Yun-Shiuan Chuang" w:date="2020-03-11T18:11:00Z">
                    <w:rPr>
                      <w:rFonts w:ascii="Cambria Math" w:hAnsi="Cambria Math"/>
                    </w:rPr>
                  </w:rPrChange>
                </w:rPr>
                <m:t>j</m:t>
              </w:ins>
            </m:r>
            <m:r>
              <w:del w:id="1247" w:author="Sean Yun-Shiuan Chuang" w:date="2020-03-11T18:11:00Z">
                <w:rPr>
                  <w:rFonts w:ascii="Cambria Math" w:hAnsi="Cambria Math"/>
                </w:rPr>
                <m:t>i</m:t>
              </w:del>
            </m:r>
          </m:sub>
        </m:sSub>
      </m:oMath>
      <w:r>
        <w:t xml:space="preserve"> as input and predicts the target (</w:t>
      </w:r>
      <m:oMath>
        <m:acc>
          <m:accPr>
            <m:ctrlPr>
              <w:ins w:id="1248" w:author="Sean Yun-Shiuan Chuang" w:date="2020-03-11T17:34:00Z">
                <w:rPr>
                  <w:rFonts w:ascii="Cambria Math" w:hAnsi="Cambria Math"/>
                  <w:i/>
                </w:rPr>
              </w:ins>
            </m:ctrlPr>
          </m:accPr>
          <m:e>
            <m:sSubSup>
              <m:sSubSupPr>
                <m:ctrlPr>
                  <w:ins w:id="1249" w:author="Sean Yun-Shiuan Chuang" w:date="2020-03-11T17:34:00Z">
                    <w:rPr>
                      <w:rFonts w:ascii="Cambria Math" w:hAnsi="Cambria Math"/>
                      <w:i/>
                    </w:rPr>
                  </w:ins>
                </m:ctrlPr>
              </m:sSubSupPr>
              <m:e>
                <m:r>
                  <w:ins w:id="1250" w:author="Sean Yun-Shiuan Chuang" w:date="2020-03-11T17:34:00Z">
                    <w:rPr>
                      <w:rFonts w:ascii="Cambria Math" w:hAnsi="Cambria Math"/>
                    </w:rPr>
                    <m:t>g</m:t>
                  </w:ins>
                </m:r>
              </m:e>
              <m:sub>
                <m:r>
                  <w:ins w:id="1251" w:author="Sean Yun-Shiuan Chuang" w:date="2020-03-11T17:34:00Z">
                    <w:rPr>
                      <w:rFonts w:ascii="Cambria Math" w:hAnsi="Cambria Math"/>
                    </w:rPr>
                    <m:t>k</m:t>
                  </w:ins>
                </m:r>
              </m:sub>
              <m:sup>
                <m:r>
                  <w:ins w:id="1252" w:author="Sean Yun-Shiuan Chuang" w:date="2020-03-11T17:34:00Z">
                    <w:rPr>
                      <w:rFonts w:ascii="Cambria Math" w:hAnsi="Cambria Math"/>
                    </w:rPr>
                    <m:t>*</m:t>
                  </w:ins>
                </m:r>
              </m:sup>
            </m:sSubSup>
          </m:e>
        </m:acc>
        <m:sSubSup>
          <m:sSubSupPr>
            <m:ctrlPr>
              <w:del w:id="1253" w:author="Sean Yun-Shiuan Chuang" w:date="2020-03-11T17:34:00Z">
                <w:rPr>
                  <w:rFonts w:ascii="Cambria Math" w:hAnsi="Cambria Math"/>
                  <w:i/>
                </w:rPr>
              </w:del>
            </m:ctrlPr>
          </m:sSubSupPr>
          <m:e>
            <m:r>
              <w:del w:id="1254" w:author="Sean Yun-Shiuan Chuang" w:date="2020-03-11T17:34:00Z">
                <w:rPr>
                  <w:rFonts w:ascii="Cambria Math" w:hAnsi="Cambria Math"/>
                </w:rPr>
                <m:t>g</m:t>
              </w:del>
            </m:r>
          </m:e>
          <m:sub>
            <m:r>
              <w:del w:id="1255" w:author="Sean Yun-Shiuan Chuang" w:date="2020-03-11T17:34:00Z">
                <w:rPr>
                  <w:rFonts w:ascii="Cambria Math" w:hAnsi="Cambria Math"/>
                </w:rPr>
                <m:t>k</m:t>
              </w:del>
            </m:r>
          </m:sub>
          <m:sup>
            <m:r>
              <w:del w:id="1256" w:author="Sean Yun-Shiuan Chuang" w:date="2020-03-11T17:34:00Z">
                <w:rPr>
                  <w:rFonts w:ascii="Cambria Math" w:hAnsi="Cambria Math"/>
                </w:rPr>
                <m:t>*</m:t>
              </w:del>
            </m:r>
          </m:sup>
        </m:sSubSup>
      </m:oMath>
      <w:r>
        <w:t xml:space="preserve">) the agent will approach in </w:t>
      </w:r>
      <w:r w:rsidRPr="000622C3">
        <w:rPr>
          <w:i/>
          <w:iCs/>
          <w:rPrChange w:id="1257"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37B6374A" w:rsidR="00A701AA" w:rsidRPr="00E22DF0" w:rsidRDefault="00A701AA">
      <w:pPr>
        <w:pStyle w:val="a"/>
        <w:tabs>
          <w:tab w:val="left" w:pos="180"/>
        </w:tabs>
        <w:spacing w:line="240" w:lineRule="auto"/>
        <w:outlineLvl w:val="0"/>
        <w:rPr>
          <w:rFonts w:ascii="Times New Roman"/>
          <w:bCs/>
        </w:rPr>
        <w:pPrChange w:id="1258" w:author="Unknown" w:date="2020-03-09T19:19:00Z">
          <w:pPr>
            <w:pStyle w:val="a"/>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w:t>
      </w:r>
      <w:del w:id="1259" w:author="Sean Yun-Shiuan Chuang" w:date="2020-03-11T18:13:00Z">
        <w:r w:rsidDel="00064270">
          <w:rPr>
            <w:rFonts w:ascii="Times New Roman"/>
            <w:bCs/>
          </w:rPr>
          <w:delText>preference embedding</w:delText>
        </w:r>
      </w:del>
      <w:ins w:id="1260"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feature channels include 4 actions (up, down, left, right), the positions of 4 targets, the position of the obstacles, and the initial position of the agent. 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5-layer resnet, with 32 channels, batch-normalization, and ReLU nonlinearity. 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a 8-dim </w:t>
      </w:r>
      <w:del w:id="1261" w:author="Sean Yun-Shiuan Chuang" w:date="2020-03-11T18:13:00Z">
        <w:r w:rsidDel="00064270">
          <w:rPr>
            <w:rFonts w:ascii="Times New Roman"/>
            <w:bCs/>
          </w:rPr>
          <w:delText>preference embedding</w:delText>
        </w:r>
      </w:del>
      <w:ins w:id="1262"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4DFEABB0" w:rsidR="00A701AA" w:rsidDel="00494EEB" w:rsidRDefault="00A701AA">
      <w:pPr>
        <w:pStyle w:val="a"/>
        <w:tabs>
          <w:tab w:val="left" w:pos="180"/>
        </w:tabs>
        <w:spacing w:line="240" w:lineRule="auto"/>
        <w:outlineLvl w:val="0"/>
        <w:rPr>
          <w:del w:id="1263" w:author="Unknown"/>
          <w:rFonts w:ascii="Times New Roman"/>
          <w:bCs/>
        </w:rPr>
        <w:pPrChange w:id="1264" w:author="Unknown" w:date="2020-03-10T00:53:00Z">
          <w:pPr>
            <w:pStyle w:val="a"/>
            <w:tabs>
              <w:tab w:val="left" w:pos="180"/>
            </w:tabs>
            <w:outlineLvl w:val="0"/>
          </w:pPr>
        </w:pPrChange>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w:t>
      </w:r>
      <w:del w:id="1265" w:author="Sean Yun-Shiuan Chuang" w:date="2020-03-11T18:13:00Z">
        <w:r w:rsidDel="00064270">
          <w:rPr>
            <w:rFonts w:ascii="Times New Roman"/>
            <w:bCs/>
          </w:rPr>
          <w:delText>preference embedding</w:delText>
        </w:r>
      </w:del>
      <w:ins w:id="1266"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4d tensor of size 12×12×(11+8).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predict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cross-entropy loss.</w:t>
      </w:r>
      <w:r>
        <w:rPr>
          <w:rFonts w:ascii="Times New Roman"/>
          <w:bCs/>
        </w:rPr>
        <w:t xml:space="preserve"> </w:t>
      </w:r>
    </w:p>
    <w:p w14:paraId="1BB49F1E" w14:textId="77777777" w:rsidR="00A701AA" w:rsidRDefault="00A701AA" w:rsidP="00A701AA">
      <w:pPr>
        <w:pStyle w:val="a"/>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proofErr w:type="gramStart"/>
      <w:r w:rsidRPr="00F90B66">
        <w:rPr>
          <w:rFonts w:ascii="Times New Roman"/>
          <w:bCs/>
          <w:iCs/>
        </w:rPr>
        <w:t>a</w:t>
      </w:r>
      <w:proofErr w:type="gramEnd"/>
      <w:r w:rsidRPr="00F90B66">
        <w:rPr>
          <w:rFonts w:ascii="Times New Roman"/>
          <w:bCs/>
          <w:iCs/>
        </w:rPr>
        <w:t xml:space="preserve"> 8:1:1 training, validation, and testing split </w:t>
      </w:r>
      <w:r>
        <w:rPr>
          <w:rFonts w:ascii="Times New Roman"/>
          <w:bCs/>
          <w:iCs/>
        </w:rPr>
        <w:t>of</w:t>
      </w:r>
      <w:r w:rsidRPr="00F90B66">
        <w:rPr>
          <w:rFonts w:ascii="Times New Roman"/>
          <w:bCs/>
          <w:iCs/>
        </w:rPr>
        <w:t xml:space="preserve"> </w:t>
      </w:r>
      <w:r>
        <w:rPr>
          <w:rFonts w:ascii="Times New Roman"/>
          <w:bCs/>
          <w:iCs/>
        </w:rPr>
        <w:lastRenderedPageBreak/>
        <w:t xml:space="preserve">the trajectories. </w:t>
      </w:r>
    </w:p>
    <w:p w14:paraId="7B48F61F" w14:textId="77777777" w:rsidR="00A701AA" w:rsidRDefault="00A701AA" w:rsidP="00A701AA">
      <w:pPr>
        <w:pStyle w:val="a"/>
        <w:tabs>
          <w:tab w:val="clear" w:pos="800"/>
          <w:tab w:val="left" w:pos="180"/>
        </w:tabs>
        <w:wordWrap/>
        <w:spacing w:line="240" w:lineRule="auto"/>
        <w:contextualSpacing/>
        <w:outlineLvl w:val="0"/>
        <w:rPr>
          <w:rFonts w:ascii="Times New Roman"/>
          <w:bCs/>
          <w:iCs/>
        </w:rPr>
      </w:pPr>
    </w:p>
    <w:p w14:paraId="3916F441" w14:textId="15A36892" w:rsidR="00A701AA" w:rsidRPr="003E7D06" w:rsidRDefault="00367A41" w:rsidP="00A701AA">
      <w:pPr>
        <w:pStyle w:val="a"/>
        <w:tabs>
          <w:tab w:val="clear" w:pos="800"/>
          <w:tab w:val="left" w:pos="180"/>
        </w:tabs>
        <w:wordWrap/>
        <w:spacing w:line="240" w:lineRule="auto"/>
        <w:contextualSpacing/>
        <w:outlineLvl w:val="0"/>
        <w:rPr>
          <w:rFonts w:ascii="Times New Roman"/>
          <w:bCs/>
          <w:iCs/>
        </w:rPr>
      </w:pPr>
      <w:ins w:id="1267" w:author="莊昀軒" w:date="2020-03-11T16:21:00Z">
        <w:r>
          <w:rPr>
            <w:rFonts w:ascii="Times New Roman"/>
            <w:bCs/>
          </w:rPr>
          <w:t xml:space="preserve">After the model is trained, </w:t>
        </w:r>
      </w:ins>
      <w:del w:id="1268" w:author="莊昀軒" w:date="2020-03-11T16:21:00Z">
        <w:r w:rsidR="00A701AA" w:rsidRPr="007A1F48" w:rsidDel="00367A41">
          <w:rPr>
            <w:rFonts w:ascii="Times New Roman"/>
            <w:bCs/>
          </w:rPr>
          <w:delText>The trained model</w:delText>
        </w:r>
      </w:del>
      <w:ins w:id="1269" w:author="莊昀軒" w:date="2020-03-11T16:21:00Z">
        <w:r>
          <w:rPr>
            <w:rFonts w:ascii="Times New Roman"/>
            <w:bCs/>
          </w:rPr>
          <w:t>it</w:t>
        </w:r>
      </w:ins>
      <w:r w:rsidR="00A701AA" w:rsidRPr="007A1F48">
        <w:rPr>
          <w:rFonts w:ascii="Times New Roman"/>
          <w:bCs/>
        </w:rPr>
        <w:t xml:space="preserve"> was used to infer the </w:t>
      </w:r>
      <w:r w:rsidR="00A701AA">
        <w:rPr>
          <w:rFonts w:ascii="Times New Roman"/>
          <w:bCs/>
        </w:rPr>
        <w:t xml:space="preserve">virtual agent/human’s </w:t>
      </w:r>
      <w:r w:rsidR="00A701AA" w:rsidRPr="007A1F48">
        <w:rPr>
          <w:rFonts w:ascii="Times New Roman"/>
          <w:bCs/>
        </w:rPr>
        <w:t xml:space="preserve">preference </w:t>
      </w:r>
      <w:ins w:id="1270" w:author="莊昀軒" w:date="2020-03-11T16:21:00Z">
        <w:r>
          <w:rPr>
            <w:rFonts w:ascii="Times New Roman"/>
            <w:bCs/>
          </w:rPr>
          <w:t xml:space="preserve">for </w:t>
        </w:r>
      </w:ins>
      <w:r w:rsidR="00A701AA">
        <w:rPr>
          <w:rFonts w:ascii="Times New Roman"/>
          <w:bCs/>
        </w:rPr>
        <w:t xml:space="preserve">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A701AA">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271" w:author="莊昀軒" w:date="2020-03-11T16:19:00Z">
                <w:rPr>
                  <w:rFonts w:ascii="Cambria Math" w:hAnsi="Cambria Math"/>
                </w:rPr>
                <m:t>+</m:t>
              </w:ins>
            </m:r>
            <m:r>
              <w:del w:id="1272" w:author="莊昀軒" w:date="2020-03-11T16:19:00Z">
                <w:rPr>
                  <w:rFonts w:ascii="Cambria Math" w:hAnsi="Cambria Math"/>
                </w:rPr>
                <m:t>'</m:t>
              </w:del>
            </m:r>
          </m:sub>
        </m:sSub>
        <m:r>
          <w:rPr>
            <w:rFonts w:ascii="Cambria Math" w:hAnsi="Cambria Math"/>
          </w:rPr>
          <m:t>)</m:t>
        </m:r>
      </m:oMath>
      <w:r w:rsidR="00A701AA">
        <w:rPr>
          <w:rFonts w:ascii="Times New Roman"/>
          <w:bCs/>
        </w:rPr>
        <w:t xml:space="preserve"> to the trained model.</w:t>
      </w:r>
      <w:r w:rsidR="00A701AA"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A701AA">
        <w:rPr>
          <w:rFonts w:ascii="Times New Roman"/>
        </w:rPr>
        <w:t xml:space="preserve"> belong to the subset of trajectories </w:t>
      </w:r>
      <w:ins w:id="1273" w:author="莊昀軒" w:date="2020-03-11T16:21:00Z">
        <w:r>
          <w:rPr>
            <w:rFonts w:ascii="Times New Roman"/>
          </w:rPr>
          <w:t xml:space="preserve">that </w:t>
        </w:r>
      </w:ins>
      <w:r w:rsidR="00A701AA">
        <w:rPr>
          <w:rFonts w:ascii="Times New Roman"/>
        </w:rPr>
        <w:t xml:space="preserve">have exactly 4 targets to ensure the </w:t>
      </w:r>
      <w:del w:id="1274" w:author="Sean Yun-Shiuan Chuang" w:date="2020-03-11T18:13:00Z">
        <w:r w:rsidR="00A701AA" w:rsidDel="00064270">
          <w:rPr>
            <w:rFonts w:ascii="Times New Roman"/>
          </w:rPr>
          <w:delText>preference embedding</w:delText>
        </w:r>
      </w:del>
      <w:ins w:id="1275" w:author="Sean Yun-Shiuan Chuang" w:date="2020-03-11T18:13:00Z">
        <w:r w:rsidR="00064270">
          <w:rPr>
            <w:rFonts w:ascii="Times New Roman"/>
          </w:rPr>
          <w:t>character embedding</w:t>
        </w:r>
      </w:ins>
      <w:r w:rsidR="00A701AA">
        <w:rPr>
          <w:rFonts w:ascii="Times New Roman"/>
        </w:rPr>
        <w:t xml:space="preserve"> contains information about 4 targets. </w:t>
      </w:r>
      <m:oMath>
        <m:sSub>
          <m:sSubPr>
            <m:ctrlPr>
              <w:rPr>
                <w:rFonts w:ascii="Cambria Math" w:hAnsi="Cambria Math"/>
                <w:i/>
              </w:rPr>
            </m:ctrlPr>
          </m:sSubPr>
          <m:e>
            <m:r>
              <w:ins w:id="1276" w:author="莊昀軒" w:date="2020-03-11T16:21:00Z">
                <m:rPr>
                  <m:nor/>
                </m:rPr>
                <w:rPr>
                  <w:rFonts w:ascii="Cambria Math" w:hAnsi="Cambria Math"/>
                  <w:i/>
                </w:rPr>
                <m:t>q</m:t>
              </w:ins>
            </m:r>
            <m:r>
              <w:del w:id="1277" w:author="莊昀軒" w:date="2020-03-11T16:21:00Z">
                <m:rPr>
                  <m:nor/>
                </m:rPr>
                <w:rPr>
                  <w:rFonts w:ascii="Cambria Math" w:hAnsi="Cambria Math"/>
                  <w:i/>
                </w:rPr>
                <m:t>Q</m:t>
              </w:del>
            </m:r>
          </m:e>
          <m:sub>
            <m:r>
              <w:rPr>
                <w:rFonts w:ascii="Cambria Math" w:hAnsi="Cambria Math"/>
              </w:rPr>
              <m:t>k</m:t>
            </m:r>
            <m:r>
              <w:ins w:id="1278" w:author="莊昀軒" w:date="2020-03-11T16:19:00Z">
                <w:rPr>
                  <w:rFonts w:ascii="Cambria Math" w:hAnsi="Cambria Math"/>
                </w:rPr>
                <m:t>+</m:t>
              </w:ins>
            </m:r>
            <m:r>
              <w:del w:id="1279" w:author="莊昀軒" w:date="2020-03-11T16:22:00Z">
                <w:rPr>
                  <w:rFonts w:ascii="Cambria Math" w:hAnsi="Cambria Math"/>
                </w:rPr>
                <m:t>'</m:t>
              </w:del>
            </m:r>
          </m:sub>
        </m:sSub>
      </m:oMath>
      <w:r w:rsidR="00A701AA">
        <w:rPr>
          <w:rFonts w:ascii="Times New Roman"/>
        </w:rPr>
        <w:t xml:space="preserve"> is </w:t>
      </w:r>
      <w:ins w:id="1280" w:author="Sean Yun-Shiuan Chuang" w:date="2020-03-11T17:45:00Z">
        <w:r w:rsidR="00116E18">
          <w:rPr>
            <w:rFonts w:ascii="Times New Roman"/>
          </w:rPr>
          <w:t>a</w:t>
        </w:r>
      </w:ins>
      <w:del w:id="1281" w:author="Sean Yun-Shiuan Chuang" w:date="2020-03-11T17:45:00Z">
        <w:r w:rsidR="00A701AA" w:rsidDel="00116E18">
          <w:rPr>
            <w:rFonts w:ascii="Times New Roman"/>
          </w:rPr>
          <w:delText>the</w:delText>
        </w:r>
      </w:del>
      <w:r w:rsidR="00A701AA">
        <w:rPr>
          <w:rFonts w:ascii="Times New Roman"/>
        </w:rPr>
        <w:t xml:space="preserve"> </w:t>
      </w:r>
      <w:ins w:id="1282" w:author="莊昀軒" w:date="2020-03-11T16:20:00Z">
        <w:r w:rsidR="004D624B">
          <w:rPr>
            <w:rFonts w:ascii="Times New Roman"/>
          </w:rPr>
          <w:t xml:space="preserve">special </w:t>
        </w:r>
      </w:ins>
      <w:r w:rsidR="00A701AA">
        <w:rPr>
          <w:rFonts w:ascii="Times New Roman"/>
        </w:rPr>
        <w:t xml:space="preserve">query state </w:t>
      </w:r>
      <w:ins w:id="1283" w:author="莊昀軒" w:date="2020-03-11T16:20:00Z">
        <w:r w:rsidR="004D624B">
          <w:rPr>
            <w:rFonts w:ascii="Times New Roman"/>
          </w:rPr>
          <w:t xml:space="preserve">that exists only for preference </w:t>
        </w:r>
        <w:del w:id="1284" w:author="Sean Yun-Shiuan Chuang" w:date="2020-03-11T17:45:00Z">
          <w:r w:rsidR="004D624B" w:rsidDel="00116E18">
            <w:rPr>
              <w:rFonts w:ascii="Times New Roman"/>
            </w:rPr>
            <w:delText>prediction</w:delText>
          </w:r>
        </w:del>
      </w:ins>
      <w:ins w:id="1285" w:author="Sean Yun-Shiuan Chuang" w:date="2020-03-11T17:45:00Z">
        <w:r w:rsidR="00116E18">
          <w:rPr>
            <w:rFonts w:ascii="Times New Roman"/>
          </w:rPr>
          <w:t>inference</w:t>
        </w:r>
      </w:ins>
      <w:ins w:id="1286" w:author="莊昀軒" w:date="2020-03-11T16:21:00Z">
        <w:r>
          <w:rPr>
            <w:rFonts w:ascii="Times New Roman"/>
          </w:rPr>
          <w:t>,</w:t>
        </w:r>
      </w:ins>
      <w:ins w:id="1287" w:author="莊昀軒" w:date="2020-03-11T16:20:00Z">
        <w:r w:rsidR="004D624B">
          <w:rPr>
            <w:rFonts w:ascii="Times New Roman"/>
          </w:rPr>
          <w:t xml:space="preserve"> where there are no</w:t>
        </w:r>
      </w:ins>
      <w:del w:id="1288" w:author="莊昀軒" w:date="2020-03-11T16:20:00Z">
        <w:r w:rsidR="00A701AA" w:rsidDel="004D624B">
          <w:rPr>
            <w:rFonts w:ascii="Times New Roman"/>
          </w:rPr>
          <w:delText>without</w:delText>
        </w:r>
      </w:del>
      <w:r w:rsidR="00A701AA">
        <w:rPr>
          <w:rFonts w:ascii="Times New Roman"/>
        </w:rPr>
        <w:t xml:space="preserve"> barriers and </w:t>
      </w:r>
      <w:r w:rsidR="00A701AA">
        <w:rPr>
          <w:rFonts w:ascii="Times New Roman"/>
          <w:bCs/>
        </w:rPr>
        <w:t xml:space="preserve">the agent is placed </w:t>
      </w:r>
      <w:r w:rsidR="00A701AA" w:rsidRPr="007A1F48">
        <w:rPr>
          <w:rFonts w:ascii="Times New Roman"/>
          <w:bCs/>
        </w:rPr>
        <w:t xml:space="preserve">equidistant from </w:t>
      </w:r>
      <w:r w:rsidR="00A701AA">
        <w:rPr>
          <w:rFonts w:ascii="Times New Roman"/>
          <w:bCs/>
        </w:rPr>
        <w:t xml:space="preserve">4 </w:t>
      </w:r>
      <w:proofErr w:type="gramStart"/>
      <w:r w:rsidR="00A701AA">
        <w:rPr>
          <w:rFonts w:ascii="Times New Roman"/>
          <w:bCs/>
        </w:rPr>
        <w:t>target</w:t>
      </w:r>
      <w:bookmarkStart w:id="1289" w:name="_GoBack"/>
      <w:bookmarkEnd w:id="1289"/>
      <w:r w:rsidR="00A701AA">
        <w:rPr>
          <w:rFonts w:ascii="Times New Roman"/>
          <w:bCs/>
        </w:rPr>
        <w:t>s</w:t>
      </w:r>
      <w:r w:rsidR="00A701AA" w:rsidRPr="007A1F48">
        <w:rPr>
          <w:rFonts w:ascii="Times New Roman"/>
          <w:bCs/>
        </w:rPr>
        <w:t>.</w:t>
      </w:r>
      <w:proofErr w:type="gramEnd"/>
      <w:r w:rsidR="00A701AA">
        <w:rPr>
          <w:rFonts w:ascii="Times New Roman"/>
          <w:bCs/>
        </w:rPr>
        <w:t xml:space="preserve"> The exact positions of the 4 targets are shuffles randomly</w:t>
      </w:r>
      <w:r w:rsidR="00A701AA" w:rsidRPr="007A1F48">
        <w:rPr>
          <w:rFonts w:ascii="Times New Roman"/>
          <w:bCs/>
        </w:rPr>
        <w:t xml:space="preserve"> </w:t>
      </w:r>
      <w:r w:rsidR="00A701AA">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290" w:author="莊昀軒" w:date="2020-03-11T16:19:00Z">
                <w:rPr>
                  <w:rFonts w:ascii="Cambria Math" w:hAnsi="Cambria Math"/>
                </w:rPr>
                <m:t>+</m:t>
              </w:ins>
            </m:r>
            <m:r>
              <w:del w:id="1291" w:author="莊昀軒" w:date="2020-03-11T16:22:00Z">
                <w:rPr>
                  <w:rFonts w:ascii="Cambria Math" w:hAnsi="Cambria Math"/>
                </w:rPr>
                <m:t>'</m:t>
              </w:del>
            </m:r>
          </m:sub>
        </m:sSub>
        <m:r>
          <w:rPr>
            <w:rFonts w:ascii="Cambria Math" w:hAnsi="Cambria Math"/>
          </w:rPr>
          <m:t>)</m:t>
        </m:r>
      </m:oMath>
      <w:r w:rsidR="00A701AA">
        <w:rPr>
          <w:rFonts w:ascii="Times New Roman"/>
          <w:bCs/>
        </w:rPr>
        <w:t xml:space="preserve">, </w:t>
      </w:r>
      <w:r w:rsidR="00A701AA">
        <w:rPr>
          <w:rFonts w:ascii="Times New Roman"/>
          <w:bCs/>
          <w:iCs/>
        </w:rPr>
        <w:t xml:space="preserve">the soft-max probability </w:t>
      </w:r>
      <w:r w:rsidR="00A701AA" w:rsidRPr="003E7D06">
        <w:rPr>
          <w:rFonts w:ascii="Times New Roman"/>
          <w:bCs/>
          <w:iCs/>
        </w:rPr>
        <w:t>for each target</w:t>
      </w:r>
      <w:r w:rsidR="00A701AA">
        <w:rPr>
          <w:rFonts w:ascii="Times New Roman"/>
          <w:bCs/>
          <w:iCs/>
        </w:rPr>
        <w:t xml:space="preserve"> was averaged across 100 pairs. The average softmax probability is then rank-</w:t>
      </w:r>
      <w:del w:id="1292" w:author="莊昀軒" w:date="2020-03-11T16:22:00Z">
        <w:r w:rsidR="00A701AA" w:rsidDel="00F13A25">
          <w:rPr>
            <w:rFonts w:ascii="Times New Roman"/>
            <w:bCs/>
            <w:iCs/>
          </w:rPr>
          <w:delText>transformed  such</w:delText>
        </w:r>
      </w:del>
      <w:ins w:id="1293" w:author="莊昀軒" w:date="2020-03-11T16:22:00Z">
        <w:r w:rsidR="00F13A25">
          <w:rPr>
            <w:rFonts w:ascii="Times New Roman"/>
            <w:bCs/>
            <w:iCs/>
          </w:rPr>
          <w:t>transformed such</w:t>
        </w:r>
      </w:ins>
      <w:r w:rsidR="00A701AA">
        <w:rPr>
          <w:rFonts w:ascii="Times New Roman"/>
          <w:bCs/>
          <w:iCs/>
        </w:rPr>
        <w:t xml:space="preserve"> that the order represents the inferred order of preference for each target. The </w:t>
      </w:r>
      <w:proofErr w:type="spellStart"/>
      <w:r w:rsidR="00A701AA">
        <w:rPr>
          <w:rFonts w:ascii="Times New Roman"/>
          <w:bCs/>
          <w:iCs/>
        </w:rPr>
        <w:t>ToMnet</w:t>
      </w:r>
      <w:proofErr w:type="spellEnd"/>
      <w:r w:rsidR="00A701AA">
        <w:rPr>
          <w:rFonts w:ascii="Times New Roman"/>
          <w:bCs/>
          <w:iCs/>
        </w:rPr>
        <w:t xml:space="preserve">+ model is implemented in </w:t>
      </w:r>
      <w:proofErr w:type="spellStart"/>
      <w:r w:rsidR="00A701AA" w:rsidRPr="00B06769">
        <w:rPr>
          <w:rFonts w:ascii="Times New Roman"/>
          <w:bCs/>
          <w:iCs/>
        </w:rPr>
        <w:t>Tensorflow</w:t>
      </w:r>
      <w:proofErr w:type="spellEnd"/>
      <w:r w:rsidR="00A701AA" w:rsidRPr="00B06769">
        <w:rPr>
          <w:rFonts w:ascii="Times New Roman"/>
          <w:bCs/>
          <w:iCs/>
        </w:rPr>
        <w:t xml:space="preserve"> </w:t>
      </w:r>
      <w:r w:rsidR="00A701AA" w:rsidRPr="00B06769">
        <w:rPr>
          <w:rFonts w:ascii="Times New Roman"/>
          <w:bCs/>
          <w:iCs/>
        </w:rPr>
        <w:fldChar w:fldCharType="begin"/>
      </w:r>
      <w:r w:rsidR="00A701AA"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A701AA" w:rsidRPr="00B06769">
        <w:rPr>
          <w:rFonts w:ascii="Times New Roman"/>
          <w:bCs/>
          <w:iCs/>
        </w:rPr>
        <w:fldChar w:fldCharType="separate"/>
      </w:r>
      <w:r w:rsidR="00A701AA" w:rsidRPr="00B06769">
        <w:rPr>
          <w:rFonts w:ascii="Times New Roman"/>
          <w:bCs/>
          <w:iCs/>
          <w:noProof/>
        </w:rPr>
        <w:t>[19]</w:t>
      </w:r>
      <w:r w:rsidR="00A701AA" w:rsidRPr="00B06769">
        <w:rPr>
          <w:rFonts w:ascii="Times New Roman"/>
          <w:bCs/>
          <w:iCs/>
        </w:rPr>
        <w:fldChar w:fldCharType="end"/>
      </w:r>
      <w:r w:rsidR="00A701AA">
        <w:rPr>
          <w:rFonts w:ascii="Times New Roman"/>
          <w:bCs/>
          <w:iCs/>
        </w:rPr>
        <w:t>.</w:t>
      </w:r>
    </w:p>
    <w:p w14:paraId="40A53828" w14:textId="77777777" w:rsidR="00A701AA" w:rsidRPr="00F90B66" w:rsidRDefault="00A701AA" w:rsidP="00A701AA">
      <w:pPr>
        <w:pStyle w:val="Heading2"/>
        <w:keepLines/>
        <w:numPr>
          <w:ilvl w:val="1"/>
          <w:numId w:val="0"/>
        </w:numPr>
        <w:tabs>
          <w:tab w:val="num" w:pos="360"/>
        </w:tabs>
        <w:autoSpaceDE/>
        <w:autoSpaceDN/>
        <w:ind w:left="288" w:hanging="288"/>
        <w:contextualSpacing/>
        <w:rPr>
          <w:i w:val="0"/>
          <w:iCs w:val="0"/>
          <w:rPrChange w:id="1294" w:author="Unknown" w:date="2020-03-09T23:19:00Z">
            <w:rPr/>
          </w:rPrChange>
        </w:rPr>
      </w:pPr>
    </w:p>
    <w:p w14:paraId="1D682881" w14:textId="77777777" w:rsidR="00A701AA" w:rsidDel="00C82911" w:rsidRDefault="00A701AA" w:rsidP="00A701AA">
      <w:pPr>
        <w:pStyle w:val="Heading2"/>
        <w:keepLines/>
        <w:numPr>
          <w:ilvl w:val="1"/>
          <w:numId w:val="0"/>
        </w:numPr>
        <w:tabs>
          <w:tab w:val="num" w:pos="360"/>
        </w:tabs>
        <w:autoSpaceDE/>
        <w:autoSpaceDN/>
        <w:ind w:left="288" w:hanging="288"/>
        <w:contextualSpacing/>
        <w:rPr>
          <w:del w:id="1295" w:author="Unknown"/>
        </w:rPr>
      </w:pPr>
      <w:del w:id="1296"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BodyText"/>
        <w:ind w:firstLine="202"/>
        <w:contextualSpacing/>
        <w:rPr>
          <w:del w:id="1297" w:author="Unknown"/>
          <w:iCs/>
        </w:rPr>
      </w:pPr>
      <w:del w:id="1298" w:author="Unknown">
        <w:r w:rsidDel="00C82911">
          <w:rPr>
            <w:rStyle w:val="Emphasis"/>
            <w:i w:val="0"/>
          </w:rPr>
          <w:delText>…</w:delText>
        </w:r>
        <w:r w:rsidRPr="008647CB" w:rsidDel="00C82911">
          <w:rPr>
            <w:rStyle w:val="Emphasis"/>
            <w:i w:val="0"/>
          </w:rPr>
          <w:delText>.</w:delText>
        </w:r>
      </w:del>
    </w:p>
    <w:p w14:paraId="0F583BF3" w14:textId="77777777" w:rsidR="00A701AA" w:rsidRDefault="00A701AA" w:rsidP="00A701AA">
      <w:pPr>
        <w:pStyle w:val="Heading1"/>
        <w:spacing w:before="120" w:after="120"/>
        <w:contextualSpacing/>
      </w:pPr>
      <w:r>
        <w:t>Experimental results</w:t>
      </w:r>
    </w:p>
    <w:p w14:paraId="4700802A" w14:textId="77777777" w:rsidR="00A701AA" w:rsidRDefault="00A701AA" w:rsidP="00A701AA">
      <w:pPr>
        <w:pStyle w:val="Heading2"/>
        <w:keepLines/>
        <w:numPr>
          <w:ilvl w:val="1"/>
          <w:numId w:val="0"/>
        </w:numPr>
        <w:tabs>
          <w:tab w:val="num" w:pos="360"/>
        </w:tabs>
        <w:autoSpaceDE/>
        <w:autoSpaceDN/>
        <w:ind w:left="288" w:hanging="288"/>
        <w:contextualSpacing/>
      </w:pPr>
      <w:r>
        <w:t>A.</w:t>
      </w:r>
      <w:r>
        <w:tab/>
        <w:t>Simulation Data</w:t>
      </w:r>
    </w:p>
    <w:p w14:paraId="7941AF82" w14:textId="4BA287B6" w:rsidR="00A701AA" w:rsidRDefault="00A701AA" w:rsidP="00A701AA">
      <w:pPr>
        <w:jc w:val="both"/>
        <w:rPr>
          <w:color w:val="000000"/>
        </w:rPr>
      </w:pPr>
      <w:r>
        <w:rPr>
          <w:color w:val="000000"/>
        </w:rPr>
        <w:tab/>
      </w:r>
      <w:r w:rsidRPr="00BF7CFD">
        <w:rPr>
          <w:color w:val="000000"/>
        </w:rPr>
        <w:t xml:space="preserve">Performance of the trained models in predicting the </w:t>
      </w:r>
      <w:ins w:id="1299" w:author="莊昀軒" w:date="2020-03-11T16:17:00Z">
        <w:r w:rsidR="00772E93">
          <w:rPr>
            <w:color w:val="000000"/>
          </w:rPr>
          <w:t xml:space="preserve">virtual </w:t>
        </w:r>
      </w:ins>
      <w:r w:rsidRPr="00BF7CFD">
        <w:rPr>
          <w:color w:val="000000"/>
        </w:rPr>
        <w:t>agents’ final targets from test grid world start states is shown in Table 1 for both simulated and human data.</w:t>
      </w:r>
      <w:r w:rsidRPr="00DE616A">
        <w:rPr>
          <w:color w:val="000000"/>
        </w:rPr>
        <w:t xml:space="preserve"> 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t>
      </w:r>
    </w:p>
    <w:p w14:paraId="67F70FC7" w14:textId="2C6C7C4A" w:rsidR="00A701AA" w:rsidRDefault="00A701AA" w:rsidP="00A701AA">
      <w:pPr>
        <w:jc w:val="both"/>
        <w:rPr>
          <w:color w:val="000000"/>
        </w:rPr>
      </w:pPr>
      <w:del w:id="1300" w:author="Sean Yun-Shiuan Chuang" w:date="2020-03-11T13:15:00Z">
        <w:r w:rsidDel="00FD599F">
          <w:rPr>
            <w:noProof/>
            <w:lang w:eastAsia="zh-CN"/>
          </w:rPr>
          <mc:AlternateContent>
            <mc:Choice Requires="wps">
              <w:drawing>
                <wp:anchor distT="45720" distB="45720" distL="114300" distR="114300" simplePos="0" relativeHeight="251661312" behindDoc="0" locked="0" layoutInCell="1" allowOverlap="1" wp14:anchorId="4890C3DE" wp14:editId="58E8F7B3">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B14328" w:rsidRPr="005B520E" w:rsidRDefault="00B14328"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B14328" w14:paraId="03379B36" w14:textId="77777777" w:rsidTr="0059010D">
                                <w:trPr>
                                  <w:cantSplit/>
                                  <w:trHeight w:val="240"/>
                                  <w:tblHeader/>
                                  <w:jc w:val="center"/>
                                </w:trPr>
                                <w:tc>
                                  <w:tcPr>
                                    <w:tcW w:w="1167" w:type="dxa"/>
                                    <w:vAlign w:val="center"/>
                                  </w:tcPr>
                                  <w:p w14:paraId="332A666A" w14:textId="77777777" w:rsidR="00B14328" w:rsidRDefault="00B14328" w:rsidP="00206B4D">
                                    <w:pPr>
                                      <w:pStyle w:val="tablecolhead"/>
                                    </w:pPr>
                                    <w:r>
                                      <w:t>Data Type</w:t>
                                    </w:r>
                                  </w:p>
                                </w:tc>
                                <w:tc>
                                  <w:tcPr>
                                    <w:tcW w:w="1260" w:type="dxa"/>
                                    <w:vAlign w:val="center"/>
                                  </w:tcPr>
                                  <w:p w14:paraId="7CA7BA16" w14:textId="77777777" w:rsidR="00B14328" w:rsidRDefault="00B14328" w:rsidP="00206B4D">
                                    <w:pPr>
                                      <w:pStyle w:val="tablecolsubhead"/>
                                    </w:pPr>
                                    <w:r>
                                      <w:t>Final Target Accuracy</w:t>
                                    </w:r>
                                  </w:p>
                                </w:tc>
                                <w:tc>
                                  <w:tcPr>
                                    <w:tcW w:w="1260" w:type="dxa"/>
                                    <w:vAlign w:val="center"/>
                                  </w:tcPr>
                                  <w:p w14:paraId="499AC611" w14:textId="77777777" w:rsidR="00B14328" w:rsidRDefault="00B14328" w:rsidP="00206B4D">
                                    <w:pPr>
                                      <w:pStyle w:val="tablecolsubhead"/>
                                    </w:pPr>
                                    <w:r>
                                      <w:t>Predicted Preference Score</w:t>
                                    </w:r>
                                  </w:p>
                                </w:tc>
                                <w:tc>
                                  <w:tcPr>
                                    <w:tcW w:w="1179" w:type="dxa"/>
                                    <w:vAlign w:val="center"/>
                                  </w:tcPr>
                                  <w:p w14:paraId="51AD5F8E" w14:textId="77777777" w:rsidR="00B14328" w:rsidRDefault="00B14328" w:rsidP="00206B4D">
                                    <w:pPr>
                                      <w:pStyle w:val="tablecolsubhead"/>
                                    </w:pPr>
                                    <w:r>
                                      <w:t>True Preference Score</w:t>
                                    </w:r>
                                  </w:p>
                                </w:tc>
                              </w:tr>
                              <w:tr w:rsidR="00B14328" w14:paraId="1ABF8F66" w14:textId="77777777" w:rsidTr="0059010D">
                                <w:trPr>
                                  <w:trHeight w:val="320"/>
                                  <w:jc w:val="center"/>
                                </w:trPr>
                                <w:tc>
                                  <w:tcPr>
                                    <w:tcW w:w="1167" w:type="dxa"/>
                                    <w:vAlign w:val="center"/>
                                  </w:tcPr>
                                  <w:p w14:paraId="074A2B2E" w14:textId="77777777" w:rsidR="00B14328" w:rsidRDefault="00B14328" w:rsidP="00206B4D">
                                    <w:pPr>
                                      <w:pStyle w:val="tablecopy"/>
                                      <w:rPr>
                                        <w:sz w:val="8"/>
                                        <w:szCs w:val="8"/>
                                      </w:rPr>
                                    </w:pPr>
                                    <w:r>
                                      <w:t>Simulated</w:t>
                                    </w:r>
                                  </w:p>
                                </w:tc>
                                <w:tc>
                                  <w:tcPr>
                                    <w:tcW w:w="1260" w:type="dxa"/>
                                    <w:vAlign w:val="center"/>
                                  </w:tcPr>
                                  <w:p w14:paraId="43673EE8" w14:textId="77777777" w:rsidR="00B14328" w:rsidRDefault="00B14328" w:rsidP="00206B4D">
                                    <w:pPr>
                                      <w:pStyle w:val="tablecopy"/>
                                    </w:pPr>
                                    <w:r>
                                      <w:t>80.14%</w:t>
                                    </w:r>
                                  </w:p>
                                </w:tc>
                                <w:tc>
                                  <w:tcPr>
                                    <w:tcW w:w="1260" w:type="dxa"/>
                                    <w:vAlign w:val="center"/>
                                  </w:tcPr>
                                  <w:p w14:paraId="6AE527C8" w14:textId="77777777" w:rsidR="00B14328" w:rsidRDefault="00B14328" w:rsidP="00206B4D">
                                    <w:pPr>
                                      <w:rPr>
                                        <w:sz w:val="16"/>
                                        <w:szCs w:val="16"/>
                                      </w:rPr>
                                    </w:pPr>
                                    <w:r>
                                      <w:rPr>
                                        <w:sz w:val="16"/>
                                        <w:szCs w:val="16"/>
                                      </w:rPr>
                                      <w:t>S4 (1.16)</w:t>
                                    </w:r>
                                  </w:p>
                                  <w:p w14:paraId="74340895" w14:textId="77777777" w:rsidR="00B14328" w:rsidRDefault="00B14328" w:rsidP="00206B4D">
                                    <w:pPr>
                                      <w:rPr>
                                        <w:sz w:val="16"/>
                                        <w:szCs w:val="16"/>
                                      </w:rPr>
                                    </w:pPr>
                                    <w:r>
                                      <w:rPr>
                                        <w:sz w:val="16"/>
                                        <w:szCs w:val="16"/>
                                      </w:rPr>
                                      <w:t>&gt;S3(0.83)</w:t>
                                    </w:r>
                                  </w:p>
                                  <w:p w14:paraId="0B3A2FBF" w14:textId="77777777" w:rsidR="00B14328" w:rsidRDefault="00B14328" w:rsidP="00206B4D">
                                    <w:pPr>
                                      <w:rPr>
                                        <w:sz w:val="16"/>
                                        <w:szCs w:val="16"/>
                                      </w:rPr>
                                    </w:pPr>
                                    <w:r>
                                      <w:rPr>
                                        <w:sz w:val="16"/>
                                        <w:szCs w:val="16"/>
                                      </w:rPr>
                                      <w:t>&gt;S2(0.76)</w:t>
                                    </w:r>
                                  </w:p>
                                  <w:p w14:paraId="5246705A" w14:textId="77777777" w:rsidR="00B14328" w:rsidRPr="00DE616A" w:rsidRDefault="00B14328" w:rsidP="00206B4D">
                                    <w:pPr>
                                      <w:rPr>
                                        <w:sz w:val="16"/>
                                        <w:szCs w:val="16"/>
                                      </w:rPr>
                                    </w:pPr>
                                    <w:r>
                                      <w:rPr>
                                        <w:sz w:val="16"/>
                                        <w:szCs w:val="16"/>
                                      </w:rPr>
                                      <w:t>&gt;S1(0.62)</w:t>
                                    </w:r>
                                  </w:p>
                                </w:tc>
                                <w:tc>
                                  <w:tcPr>
                                    <w:tcW w:w="1179" w:type="dxa"/>
                                    <w:vAlign w:val="center"/>
                                  </w:tcPr>
                                  <w:p w14:paraId="73510ED9" w14:textId="77777777" w:rsidR="00B14328" w:rsidRDefault="00B14328" w:rsidP="00206B4D">
                                    <w:pPr>
                                      <w:rPr>
                                        <w:sz w:val="16"/>
                                        <w:szCs w:val="16"/>
                                      </w:rPr>
                                    </w:pPr>
                                    <w:r>
                                      <w:rPr>
                                        <w:sz w:val="16"/>
                                        <w:szCs w:val="16"/>
                                      </w:rPr>
                                      <w:t>S4 (1.15)</w:t>
                                    </w:r>
                                  </w:p>
                                  <w:p w14:paraId="07B39917" w14:textId="77777777" w:rsidR="00B14328" w:rsidRDefault="00B14328" w:rsidP="00206B4D">
                                    <w:pPr>
                                      <w:rPr>
                                        <w:sz w:val="16"/>
                                        <w:szCs w:val="16"/>
                                      </w:rPr>
                                    </w:pPr>
                                    <w:r>
                                      <w:rPr>
                                        <w:sz w:val="16"/>
                                        <w:szCs w:val="16"/>
                                      </w:rPr>
                                      <w:t>&gt;S3(0.79)</w:t>
                                    </w:r>
                                  </w:p>
                                  <w:p w14:paraId="1004BD62" w14:textId="77777777" w:rsidR="00B14328" w:rsidRDefault="00B14328" w:rsidP="00206B4D">
                                    <w:pPr>
                                      <w:rPr>
                                        <w:sz w:val="16"/>
                                        <w:szCs w:val="16"/>
                                      </w:rPr>
                                    </w:pPr>
                                    <w:r>
                                      <w:rPr>
                                        <w:sz w:val="16"/>
                                        <w:szCs w:val="16"/>
                                      </w:rPr>
                                      <w:t>&gt;S2(0.72)</w:t>
                                    </w:r>
                                  </w:p>
                                  <w:p w14:paraId="20E20AA8" w14:textId="77777777" w:rsidR="00B14328" w:rsidRDefault="00B14328" w:rsidP="00206B4D">
                                    <w:pPr>
                                      <w:rPr>
                                        <w:sz w:val="16"/>
                                        <w:szCs w:val="16"/>
                                      </w:rPr>
                                    </w:pPr>
                                    <w:r>
                                      <w:rPr>
                                        <w:sz w:val="16"/>
                                        <w:szCs w:val="16"/>
                                      </w:rPr>
                                      <w:t>&gt;S1(0.72)</w:t>
                                    </w:r>
                                  </w:p>
                                </w:tc>
                              </w:tr>
                              <w:tr w:rsidR="00B14328" w14:paraId="0AF1D8CA" w14:textId="77777777" w:rsidTr="0059010D">
                                <w:trPr>
                                  <w:trHeight w:val="320"/>
                                  <w:jc w:val="center"/>
                                </w:trPr>
                                <w:tc>
                                  <w:tcPr>
                                    <w:tcW w:w="1167" w:type="dxa"/>
                                    <w:vAlign w:val="center"/>
                                  </w:tcPr>
                                  <w:p w14:paraId="41ECF0A8" w14:textId="77777777" w:rsidR="00B14328" w:rsidRDefault="00B14328" w:rsidP="00206B4D">
                                    <w:pPr>
                                      <w:pStyle w:val="tablecopy"/>
                                    </w:pPr>
                                    <w:r>
                                      <w:t>Human</w:t>
                                    </w:r>
                                  </w:p>
                                </w:tc>
                                <w:tc>
                                  <w:tcPr>
                                    <w:tcW w:w="1260" w:type="dxa"/>
                                    <w:vAlign w:val="center"/>
                                  </w:tcPr>
                                  <w:p w14:paraId="39D92424" w14:textId="77777777" w:rsidR="00B14328" w:rsidRDefault="00B14328" w:rsidP="00206B4D">
                                    <w:pPr>
                                      <w:pStyle w:val="tablecopy"/>
                                    </w:pPr>
                                    <w:r>
                                      <w:t>73.26%</w:t>
                                    </w:r>
                                  </w:p>
                                </w:tc>
                                <w:tc>
                                  <w:tcPr>
                                    <w:tcW w:w="1260" w:type="dxa"/>
                                    <w:vAlign w:val="center"/>
                                  </w:tcPr>
                                  <w:p w14:paraId="5A4C3B04" w14:textId="77777777" w:rsidR="00B14328" w:rsidRDefault="00B14328" w:rsidP="00206B4D">
                                    <w:pPr>
                                      <w:rPr>
                                        <w:sz w:val="16"/>
                                        <w:szCs w:val="16"/>
                                      </w:rPr>
                                    </w:pPr>
                                    <w:r>
                                      <w:rPr>
                                        <w:sz w:val="16"/>
                                        <w:szCs w:val="16"/>
                                      </w:rPr>
                                      <w:t>S4 (0.71)</w:t>
                                    </w:r>
                                  </w:p>
                                  <w:p w14:paraId="3980DC4C" w14:textId="77777777" w:rsidR="00B14328" w:rsidRDefault="00B14328" w:rsidP="00206B4D">
                                    <w:pPr>
                                      <w:rPr>
                                        <w:sz w:val="16"/>
                                        <w:szCs w:val="16"/>
                                      </w:rPr>
                                    </w:pPr>
                                    <w:r>
                                      <w:rPr>
                                        <w:sz w:val="16"/>
                                        <w:szCs w:val="16"/>
                                      </w:rPr>
                                      <w:t>&gt;S3(0.28)</w:t>
                                    </w:r>
                                  </w:p>
                                  <w:p w14:paraId="1F903344" w14:textId="77777777" w:rsidR="00B14328" w:rsidRDefault="00B14328" w:rsidP="00206B4D">
                                    <w:pPr>
                                      <w:rPr>
                                        <w:sz w:val="16"/>
                                        <w:szCs w:val="16"/>
                                      </w:rPr>
                                    </w:pPr>
                                    <w:r>
                                      <w:rPr>
                                        <w:sz w:val="16"/>
                                        <w:szCs w:val="16"/>
                                      </w:rPr>
                                      <w:t>&gt;S2(0.01)</w:t>
                                    </w:r>
                                  </w:p>
                                  <w:p w14:paraId="7A0B8181" w14:textId="77777777" w:rsidR="00B14328" w:rsidRDefault="00B14328" w:rsidP="00206B4D">
                                    <w:pPr>
                                      <w:rPr>
                                        <w:sz w:val="16"/>
                                        <w:szCs w:val="16"/>
                                      </w:rPr>
                                    </w:pPr>
                                    <w:r>
                                      <w:rPr>
                                        <w:sz w:val="16"/>
                                        <w:szCs w:val="16"/>
                                      </w:rPr>
                                      <w:t>&gt;S1(0.00)</w:t>
                                    </w:r>
                                  </w:p>
                                </w:tc>
                                <w:tc>
                                  <w:tcPr>
                                    <w:tcW w:w="1179" w:type="dxa"/>
                                    <w:vAlign w:val="center"/>
                                  </w:tcPr>
                                  <w:p w14:paraId="26742ED8" w14:textId="77777777" w:rsidR="00B14328" w:rsidRDefault="00B14328" w:rsidP="00206B4D">
                                    <w:pPr>
                                      <w:rPr>
                                        <w:sz w:val="16"/>
                                        <w:szCs w:val="16"/>
                                      </w:rPr>
                                    </w:pPr>
                                    <w:r>
                                      <w:rPr>
                                        <w:sz w:val="16"/>
                                        <w:szCs w:val="16"/>
                                      </w:rPr>
                                      <w:t>S4 (0.95)</w:t>
                                    </w:r>
                                  </w:p>
                                  <w:p w14:paraId="5235ED68" w14:textId="77777777" w:rsidR="00B14328" w:rsidRDefault="00B14328" w:rsidP="00206B4D">
                                    <w:pPr>
                                      <w:rPr>
                                        <w:sz w:val="16"/>
                                        <w:szCs w:val="16"/>
                                      </w:rPr>
                                    </w:pPr>
                                    <w:r>
                                      <w:rPr>
                                        <w:sz w:val="16"/>
                                        <w:szCs w:val="16"/>
                                      </w:rPr>
                                      <w:t>&gt;S3(0.83)</w:t>
                                    </w:r>
                                  </w:p>
                                  <w:p w14:paraId="79E19FEB" w14:textId="77777777" w:rsidR="00B14328" w:rsidRDefault="00B14328" w:rsidP="00206B4D">
                                    <w:pPr>
                                      <w:rPr>
                                        <w:sz w:val="16"/>
                                        <w:szCs w:val="16"/>
                                      </w:rPr>
                                    </w:pPr>
                                    <w:r>
                                      <w:rPr>
                                        <w:sz w:val="16"/>
                                        <w:szCs w:val="16"/>
                                      </w:rPr>
                                      <w:t>&gt;S2(0.83)</w:t>
                                    </w:r>
                                  </w:p>
                                  <w:p w14:paraId="5FC10536" w14:textId="77777777" w:rsidR="00B14328" w:rsidRDefault="00B14328" w:rsidP="00206B4D">
                                    <w:pPr>
                                      <w:rPr>
                                        <w:sz w:val="16"/>
                                        <w:szCs w:val="16"/>
                                      </w:rPr>
                                    </w:pPr>
                                    <w:r>
                                      <w:rPr>
                                        <w:sz w:val="16"/>
                                        <w:szCs w:val="16"/>
                                      </w:rPr>
                                      <w:t>&gt;S1(0.83)</w:t>
                                    </w:r>
                                  </w:p>
                                </w:tc>
                              </w:tr>
                            </w:tbl>
                            <w:p w14:paraId="7B166DA2" w14:textId="77777777" w:rsidR="00B14328" w:rsidRDefault="00B14328"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1"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" stroked="f">
                  <v:textbox inset="0,0,0,0">
                    <w:txbxContent>
                      <w:p w14:paraId="1992E365" w14:textId="77777777" w:rsidR="00B14328" w:rsidRPr="005B520E" w:rsidRDefault="00B14328"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B14328" w14:paraId="03379B36" w14:textId="77777777" w:rsidTr="0059010D">
                          <w:trPr>
                            <w:cantSplit/>
                            <w:trHeight w:val="240"/>
                            <w:tblHeader/>
                            <w:jc w:val="center"/>
                          </w:trPr>
                          <w:tc>
                            <w:tcPr>
                              <w:tcW w:w="1167" w:type="dxa"/>
                              <w:vAlign w:val="center"/>
                            </w:tcPr>
                            <w:p w14:paraId="332A666A" w14:textId="77777777" w:rsidR="00B14328" w:rsidRDefault="00B14328" w:rsidP="00206B4D">
                              <w:pPr>
                                <w:pStyle w:val="tablecolhead"/>
                              </w:pPr>
                              <w:r>
                                <w:t>Data Type</w:t>
                              </w:r>
                            </w:p>
                          </w:tc>
                          <w:tc>
                            <w:tcPr>
                              <w:tcW w:w="1260" w:type="dxa"/>
                              <w:vAlign w:val="center"/>
                            </w:tcPr>
                            <w:p w14:paraId="7CA7BA16" w14:textId="77777777" w:rsidR="00B14328" w:rsidRDefault="00B14328" w:rsidP="00206B4D">
                              <w:pPr>
                                <w:pStyle w:val="tablecolsubhead"/>
                              </w:pPr>
                              <w:r>
                                <w:t>Final Target Accuracy</w:t>
                              </w:r>
                            </w:p>
                          </w:tc>
                          <w:tc>
                            <w:tcPr>
                              <w:tcW w:w="1260" w:type="dxa"/>
                              <w:vAlign w:val="center"/>
                            </w:tcPr>
                            <w:p w14:paraId="499AC611" w14:textId="77777777" w:rsidR="00B14328" w:rsidRDefault="00B14328" w:rsidP="00206B4D">
                              <w:pPr>
                                <w:pStyle w:val="tablecolsubhead"/>
                              </w:pPr>
                              <w:r>
                                <w:t>Predicted Preference Score</w:t>
                              </w:r>
                            </w:p>
                          </w:tc>
                          <w:tc>
                            <w:tcPr>
                              <w:tcW w:w="1179" w:type="dxa"/>
                              <w:vAlign w:val="center"/>
                            </w:tcPr>
                            <w:p w14:paraId="51AD5F8E" w14:textId="77777777" w:rsidR="00B14328" w:rsidRDefault="00B14328" w:rsidP="00206B4D">
                              <w:pPr>
                                <w:pStyle w:val="tablecolsubhead"/>
                              </w:pPr>
                              <w:r>
                                <w:t>True Preference Score</w:t>
                              </w:r>
                            </w:p>
                          </w:tc>
                        </w:tr>
                        <w:tr w:rsidR="00B14328" w14:paraId="1ABF8F66" w14:textId="77777777" w:rsidTr="0059010D">
                          <w:trPr>
                            <w:trHeight w:val="320"/>
                            <w:jc w:val="center"/>
                          </w:trPr>
                          <w:tc>
                            <w:tcPr>
                              <w:tcW w:w="1167" w:type="dxa"/>
                              <w:vAlign w:val="center"/>
                            </w:tcPr>
                            <w:p w14:paraId="074A2B2E" w14:textId="77777777" w:rsidR="00B14328" w:rsidRDefault="00B14328" w:rsidP="00206B4D">
                              <w:pPr>
                                <w:pStyle w:val="tablecopy"/>
                                <w:rPr>
                                  <w:sz w:val="8"/>
                                  <w:szCs w:val="8"/>
                                </w:rPr>
                              </w:pPr>
                              <w:r>
                                <w:t>Simulated</w:t>
                              </w:r>
                            </w:p>
                          </w:tc>
                          <w:tc>
                            <w:tcPr>
                              <w:tcW w:w="1260" w:type="dxa"/>
                              <w:vAlign w:val="center"/>
                            </w:tcPr>
                            <w:p w14:paraId="43673EE8" w14:textId="77777777" w:rsidR="00B14328" w:rsidRDefault="00B14328" w:rsidP="00206B4D">
                              <w:pPr>
                                <w:pStyle w:val="tablecopy"/>
                              </w:pPr>
                              <w:r>
                                <w:t>80.14%</w:t>
                              </w:r>
                            </w:p>
                          </w:tc>
                          <w:tc>
                            <w:tcPr>
                              <w:tcW w:w="1260" w:type="dxa"/>
                              <w:vAlign w:val="center"/>
                            </w:tcPr>
                            <w:p w14:paraId="6AE527C8" w14:textId="77777777" w:rsidR="00B14328" w:rsidRDefault="00B14328" w:rsidP="00206B4D">
                              <w:pPr>
                                <w:rPr>
                                  <w:sz w:val="16"/>
                                  <w:szCs w:val="16"/>
                                </w:rPr>
                              </w:pPr>
                              <w:r>
                                <w:rPr>
                                  <w:sz w:val="16"/>
                                  <w:szCs w:val="16"/>
                                </w:rPr>
                                <w:t>S4 (1.16)</w:t>
                              </w:r>
                            </w:p>
                            <w:p w14:paraId="74340895" w14:textId="77777777" w:rsidR="00B14328" w:rsidRDefault="00B14328" w:rsidP="00206B4D">
                              <w:pPr>
                                <w:rPr>
                                  <w:sz w:val="16"/>
                                  <w:szCs w:val="16"/>
                                </w:rPr>
                              </w:pPr>
                              <w:r>
                                <w:rPr>
                                  <w:sz w:val="16"/>
                                  <w:szCs w:val="16"/>
                                </w:rPr>
                                <w:t>&gt;S3(0.83)</w:t>
                              </w:r>
                            </w:p>
                            <w:p w14:paraId="0B3A2FBF" w14:textId="77777777" w:rsidR="00B14328" w:rsidRDefault="00B14328" w:rsidP="00206B4D">
                              <w:pPr>
                                <w:rPr>
                                  <w:sz w:val="16"/>
                                  <w:szCs w:val="16"/>
                                </w:rPr>
                              </w:pPr>
                              <w:r>
                                <w:rPr>
                                  <w:sz w:val="16"/>
                                  <w:szCs w:val="16"/>
                                </w:rPr>
                                <w:t>&gt;S2(0.76)</w:t>
                              </w:r>
                            </w:p>
                            <w:p w14:paraId="5246705A" w14:textId="77777777" w:rsidR="00B14328" w:rsidRPr="00DE616A" w:rsidRDefault="00B14328" w:rsidP="00206B4D">
                              <w:pPr>
                                <w:rPr>
                                  <w:sz w:val="16"/>
                                  <w:szCs w:val="16"/>
                                </w:rPr>
                              </w:pPr>
                              <w:r>
                                <w:rPr>
                                  <w:sz w:val="16"/>
                                  <w:szCs w:val="16"/>
                                </w:rPr>
                                <w:t>&gt;S1(0.62)</w:t>
                              </w:r>
                            </w:p>
                          </w:tc>
                          <w:tc>
                            <w:tcPr>
                              <w:tcW w:w="1179" w:type="dxa"/>
                              <w:vAlign w:val="center"/>
                            </w:tcPr>
                            <w:p w14:paraId="73510ED9" w14:textId="77777777" w:rsidR="00B14328" w:rsidRDefault="00B14328" w:rsidP="00206B4D">
                              <w:pPr>
                                <w:rPr>
                                  <w:sz w:val="16"/>
                                  <w:szCs w:val="16"/>
                                </w:rPr>
                              </w:pPr>
                              <w:r>
                                <w:rPr>
                                  <w:sz w:val="16"/>
                                  <w:szCs w:val="16"/>
                                </w:rPr>
                                <w:t>S4 (1.15)</w:t>
                              </w:r>
                            </w:p>
                            <w:p w14:paraId="07B39917" w14:textId="77777777" w:rsidR="00B14328" w:rsidRDefault="00B14328" w:rsidP="00206B4D">
                              <w:pPr>
                                <w:rPr>
                                  <w:sz w:val="16"/>
                                  <w:szCs w:val="16"/>
                                </w:rPr>
                              </w:pPr>
                              <w:r>
                                <w:rPr>
                                  <w:sz w:val="16"/>
                                  <w:szCs w:val="16"/>
                                </w:rPr>
                                <w:t>&gt;S3(0.79)</w:t>
                              </w:r>
                            </w:p>
                            <w:p w14:paraId="1004BD62" w14:textId="77777777" w:rsidR="00B14328" w:rsidRDefault="00B14328" w:rsidP="00206B4D">
                              <w:pPr>
                                <w:rPr>
                                  <w:sz w:val="16"/>
                                  <w:szCs w:val="16"/>
                                </w:rPr>
                              </w:pPr>
                              <w:r>
                                <w:rPr>
                                  <w:sz w:val="16"/>
                                  <w:szCs w:val="16"/>
                                </w:rPr>
                                <w:t>&gt;S2(0.72)</w:t>
                              </w:r>
                            </w:p>
                            <w:p w14:paraId="20E20AA8" w14:textId="77777777" w:rsidR="00B14328" w:rsidRDefault="00B14328" w:rsidP="00206B4D">
                              <w:pPr>
                                <w:rPr>
                                  <w:sz w:val="16"/>
                                  <w:szCs w:val="16"/>
                                </w:rPr>
                              </w:pPr>
                              <w:r>
                                <w:rPr>
                                  <w:sz w:val="16"/>
                                  <w:szCs w:val="16"/>
                                </w:rPr>
                                <w:t>&gt;S1(0.72)</w:t>
                              </w:r>
                            </w:p>
                          </w:tc>
                        </w:tr>
                        <w:tr w:rsidR="00B14328" w14:paraId="0AF1D8CA" w14:textId="77777777" w:rsidTr="0059010D">
                          <w:trPr>
                            <w:trHeight w:val="320"/>
                            <w:jc w:val="center"/>
                          </w:trPr>
                          <w:tc>
                            <w:tcPr>
                              <w:tcW w:w="1167" w:type="dxa"/>
                              <w:vAlign w:val="center"/>
                            </w:tcPr>
                            <w:p w14:paraId="41ECF0A8" w14:textId="77777777" w:rsidR="00B14328" w:rsidRDefault="00B14328" w:rsidP="00206B4D">
                              <w:pPr>
                                <w:pStyle w:val="tablecopy"/>
                              </w:pPr>
                              <w:r>
                                <w:t>Human</w:t>
                              </w:r>
                            </w:p>
                          </w:tc>
                          <w:tc>
                            <w:tcPr>
                              <w:tcW w:w="1260" w:type="dxa"/>
                              <w:vAlign w:val="center"/>
                            </w:tcPr>
                            <w:p w14:paraId="39D92424" w14:textId="77777777" w:rsidR="00B14328" w:rsidRDefault="00B14328" w:rsidP="00206B4D">
                              <w:pPr>
                                <w:pStyle w:val="tablecopy"/>
                              </w:pPr>
                              <w:r>
                                <w:t>73.26%</w:t>
                              </w:r>
                            </w:p>
                          </w:tc>
                          <w:tc>
                            <w:tcPr>
                              <w:tcW w:w="1260" w:type="dxa"/>
                              <w:vAlign w:val="center"/>
                            </w:tcPr>
                            <w:p w14:paraId="5A4C3B04" w14:textId="77777777" w:rsidR="00B14328" w:rsidRDefault="00B14328" w:rsidP="00206B4D">
                              <w:pPr>
                                <w:rPr>
                                  <w:sz w:val="16"/>
                                  <w:szCs w:val="16"/>
                                </w:rPr>
                              </w:pPr>
                              <w:r>
                                <w:rPr>
                                  <w:sz w:val="16"/>
                                  <w:szCs w:val="16"/>
                                </w:rPr>
                                <w:t>S4 (0.71)</w:t>
                              </w:r>
                            </w:p>
                            <w:p w14:paraId="3980DC4C" w14:textId="77777777" w:rsidR="00B14328" w:rsidRDefault="00B14328" w:rsidP="00206B4D">
                              <w:pPr>
                                <w:rPr>
                                  <w:sz w:val="16"/>
                                  <w:szCs w:val="16"/>
                                </w:rPr>
                              </w:pPr>
                              <w:r>
                                <w:rPr>
                                  <w:sz w:val="16"/>
                                  <w:szCs w:val="16"/>
                                </w:rPr>
                                <w:t>&gt;S3(0.28)</w:t>
                              </w:r>
                            </w:p>
                            <w:p w14:paraId="1F903344" w14:textId="77777777" w:rsidR="00B14328" w:rsidRDefault="00B14328" w:rsidP="00206B4D">
                              <w:pPr>
                                <w:rPr>
                                  <w:sz w:val="16"/>
                                  <w:szCs w:val="16"/>
                                </w:rPr>
                              </w:pPr>
                              <w:r>
                                <w:rPr>
                                  <w:sz w:val="16"/>
                                  <w:szCs w:val="16"/>
                                </w:rPr>
                                <w:t>&gt;S2(0.01)</w:t>
                              </w:r>
                            </w:p>
                            <w:p w14:paraId="7A0B8181" w14:textId="77777777" w:rsidR="00B14328" w:rsidRDefault="00B14328" w:rsidP="00206B4D">
                              <w:pPr>
                                <w:rPr>
                                  <w:sz w:val="16"/>
                                  <w:szCs w:val="16"/>
                                </w:rPr>
                              </w:pPr>
                              <w:r>
                                <w:rPr>
                                  <w:sz w:val="16"/>
                                  <w:szCs w:val="16"/>
                                </w:rPr>
                                <w:t>&gt;S1(0.00)</w:t>
                              </w:r>
                            </w:p>
                          </w:tc>
                          <w:tc>
                            <w:tcPr>
                              <w:tcW w:w="1179" w:type="dxa"/>
                              <w:vAlign w:val="center"/>
                            </w:tcPr>
                            <w:p w14:paraId="26742ED8" w14:textId="77777777" w:rsidR="00B14328" w:rsidRDefault="00B14328" w:rsidP="00206B4D">
                              <w:pPr>
                                <w:rPr>
                                  <w:sz w:val="16"/>
                                  <w:szCs w:val="16"/>
                                </w:rPr>
                              </w:pPr>
                              <w:r>
                                <w:rPr>
                                  <w:sz w:val="16"/>
                                  <w:szCs w:val="16"/>
                                </w:rPr>
                                <w:t>S4 (0.95)</w:t>
                              </w:r>
                            </w:p>
                            <w:p w14:paraId="5235ED68" w14:textId="77777777" w:rsidR="00B14328" w:rsidRDefault="00B14328" w:rsidP="00206B4D">
                              <w:pPr>
                                <w:rPr>
                                  <w:sz w:val="16"/>
                                  <w:szCs w:val="16"/>
                                </w:rPr>
                              </w:pPr>
                              <w:r>
                                <w:rPr>
                                  <w:sz w:val="16"/>
                                  <w:szCs w:val="16"/>
                                </w:rPr>
                                <w:t>&gt;S3(0.83)</w:t>
                              </w:r>
                            </w:p>
                            <w:p w14:paraId="79E19FEB" w14:textId="77777777" w:rsidR="00B14328" w:rsidRDefault="00B14328" w:rsidP="00206B4D">
                              <w:pPr>
                                <w:rPr>
                                  <w:sz w:val="16"/>
                                  <w:szCs w:val="16"/>
                                </w:rPr>
                              </w:pPr>
                              <w:r>
                                <w:rPr>
                                  <w:sz w:val="16"/>
                                  <w:szCs w:val="16"/>
                                </w:rPr>
                                <w:t>&gt;S2(0.83)</w:t>
                              </w:r>
                            </w:p>
                            <w:p w14:paraId="5FC10536" w14:textId="77777777" w:rsidR="00B14328" w:rsidRDefault="00B14328" w:rsidP="00206B4D">
                              <w:pPr>
                                <w:rPr>
                                  <w:sz w:val="16"/>
                                  <w:szCs w:val="16"/>
                                </w:rPr>
                              </w:pPr>
                              <w:r>
                                <w:rPr>
                                  <w:sz w:val="16"/>
                                  <w:szCs w:val="16"/>
                                </w:rPr>
                                <w:t>&gt;S1(0.83)</w:t>
                              </w:r>
                            </w:p>
                          </w:tc>
                        </w:tr>
                      </w:tbl>
                      <w:p w14:paraId="7B166DA2" w14:textId="77777777" w:rsidR="00B14328" w:rsidRDefault="00B14328" w:rsidP="00A701AA">
                        <w:pPr>
                          <w:jc w:val="both"/>
                        </w:pPr>
                      </w:p>
                    </w:txbxContent>
                  </v:textbox>
                  <w10:wrap type="square" anchory="margin"/>
                </v:shape>
              </w:pict>
            </mc:Fallback>
          </mc:AlternateContent>
        </w:r>
      </w:del>
      <w:r>
        <w:rPr>
          <w:color w:val="000000"/>
        </w:rPr>
        <w:tab/>
      </w:r>
      <w:r w:rsidRPr="00BF7CFD">
        <w:rPr>
          <w:color w:val="000000"/>
        </w:rPr>
        <w:t xml:space="preserve">Because there were 4 potential targets in the </w:t>
      </w:r>
      <w:r>
        <w:rPr>
          <w:color w:val="000000"/>
        </w:rPr>
        <w:t xml:space="preserve">test </w:t>
      </w:r>
      <w:r w:rsidRPr="00BF7CFD">
        <w:rPr>
          <w:color w:val="000000"/>
        </w:rPr>
        <w:t>grid world</w:t>
      </w:r>
      <w:r>
        <w:rPr>
          <w:color w:val="000000"/>
        </w:rPr>
        <w:t>s</w:t>
      </w:r>
      <w:r w:rsidRPr="00BF7CFD">
        <w:rPr>
          <w:color w:val="000000"/>
        </w:rPr>
        <w:t>, the chance prediction was 25%. Critically, the models which observed nothing more than the agents’ grid world behaviors were capable of inferring the agents’ underlying preference rankings.</w:t>
      </w:r>
    </w:p>
    <w:p w14:paraId="0C252162" w14:textId="7C54D5AB" w:rsidR="00A701AA" w:rsidDel="00FC46C1" w:rsidRDefault="00A701AA" w:rsidP="00A701AA">
      <w:pPr>
        <w:jc w:val="both"/>
        <w:rPr>
          <w:del w:id="1301" w:author="Sean Yun-Shiuan Chuang" w:date="2020-03-11T13:42:00Z"/>
          <w:color w:val="000000"/>
        </w:rPr>
      </w:pPr>
      <w:r w:rsidRPr="00235B60">
        <w:rPr>
          <w:i/>
          <w:iCs/>
          <w:noProof/>
        </w:rPr>
        <mc:AlternateContent>
          <mc:Choice Requires="wps">
            <w:drawing>
              <wp:inline distT="0" distB="0" distL="0" distR="0" wp14:anchorId="29FD2DB2" wp14:editId="175E9160">
                <wp:extent cx="3146048" cy="1404620"/>
                <wp:effectExtent l="0" t="0" r="16510" b="2476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048" cy="1404620"/>
                        </a:xfrm>
                        <a:prstGeom prst="rect">
                          <a:avLst/>
                        </a:prstGeom>
                        <a:solidFill>
                          <a:srgbClr val="FFFFFF"/>
                        </a:solidFill>
                        <a:ln w="9525">
                          <a:solidFill>
                            <a:srgbClr val="000000"/>
                          </a:solidFill>
                          <a:miter lim="800000"/>
                          <a:headEnd/>
                          <a:tailEnd/>
                        </a:ln>
                      </wps:spPr>
                      <wps:txbx>
                        <w:txbxContent>
                          <w:p w14:paraId="1288B46B" w14:textId="4DEE9663" w:rsidR="00B14328" w:rsidRDefault="00B14328">
                            <w:pPr>
                              <w:jc w:val="center"/>
                              <w:rPr>
                                <w:ins w:id="1302" w:author="Sean Yun-Shiuan Chuang" w:date="2020-03-11T13:18:00Z"/>
                                <w:sz w:val="16"/>
                              </w:rPr>
                            </w:pPr>
                            <w:ins w:id="1303" w:author="Sean Yun-Shiuan Chuang" w:date="2020-03-11T13:34:00Z">
                              <w:r w:rsidRPr="006B62E4">
                                <w:rPr>
                                  <w:noProof/>
                                  <w:sz w:val="16"/>
                                </w:rPr>
                                <w:drawing>
                                  <wp:inline distT="0" distB="0" distL="0" distR="0" wp14:anchorId="550C257C" wp14:editId="638AD9FA">
                                    <wp:extent cx="2954020" cy="2215515"/>
                                    <wp:effectExtent l="0" t="0" r="0" b="0"/>
                                    <wp:docPr id="2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B14328" w:rsidRDefault="00B14328">
                            <w:pPr>
                              <w:jc w:val="both"/>
                              <w:pPrChange w:id="1304"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inline>
            </w:drawing>
          </mc:Choice>
          <mc:Fallback>
            <w:pict>
              <v:shape w14:anchorId="29FD2DB2" id="_x0000_s1032" type="#_x0000_t202" style="width:247.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">
                <v:textbox style="mso-fit-shape-to-text:t">
                  <w:txbxContent>
                    <w:p w14:paraId="1288B46B" w14:textId="4DEE9663" w:rsidR="00B14328" w:rsidRDefault="00B14328">
                      <w:pPr>
                        <w:jc w:val="center"/>
                        <w:rPr>
                          <w:ins w:id="1305" w:author="Sean Yun-Shiuan Chuang" w:date="2020-03-11T13:18:00Z"/>
                          <w:sz w:val="16"/>
                        </w:rPr>
                      </w:pPr>
                      <w:ins w:id="1306" w:author="Sean Yun-Shiuan Chuang" w:date="2020-03-11T13:34:00Z">
                        <w:r w:rsidRPr="006B62E4">
                          <w:rPr>
                            <w:noProof/>
                            <w:sz w:val="16"/>
                          </w:rPr>
                          <w:drawing>
                            <wp:inline distT="0" distB="0" distL="0" distR="0" wp14:anchorId="550C257C" wp14:editId="638AD9FA">
                              <wp:extent cx="2954020" cy="2215515"/>
                              <wp:effectExtent l="0" t="0" r="0" b="0"/>
                              <wp:docPr id="2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B14328" w:rsidRDefault="00B14328">
                      <w:pPr>
                        <w:jc w:val="both"/>
                        <w:pPrChange w:id="1307"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anchorlock/>
              </v:shape>
            </w:pict>
          </mc:Fallback>
        </mc:AlternateContent>
      </w:r>
      <w:del w:id="1308" w:author="Sean Yun-Shiuan Chuang" w:date="2020-03-11T13:14:00Z">
        <w:r w:rsidRPr="00E13C00" w:rsidDel="00FD599F">
          <w:rPr>
            <w:i/>
            <w:iCs/>
            <w:noProof/>
          </w:rPr>
          <w:drawing>
            <wp:inline distT="0" distB="0" distL="0" distR="0" wp14:anchorId="49787F85" wp14:editId="5D95F329">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del>
    </w:p>
    <w:p w14:paraId="077E6926" w14:textId="77777777" w:rsidR="00A701AA" w:rsidDel="00FC46C1" w:rsidRDefault="00A701AA" w:rsidP="00A701AA">
      <w:pPr>
        <w:jc w:val="both"/>
        <w:rPr>
          <w:del w:id="1309" w:author="Sean Yun-Shiuan Chuang" w:date="2020-03-11T13:40:00Z"/>
          <w:color w:val="000000"/>
        </w:rPr>
      </w:pPr>
    </w:p>
    <w:p w14:paraId="1794814B" w14:textId="39BA7814" w:rsidR="00A701AA" w:rsidDel="00FC46C1" w:rsidRDefault="00A701AA" w:rsidP="00A701AA">
      <w:pPr>
        <w:jc w:val="both"/>
        <w:rPr>
          <w:del w:id="1310" w:author="Sean Yun-Shiuan Chuang" w:date="2020-03-11T13:40:00Z"/>
          <w:color w:val="000000"/>
        </w:rPr>
      </w:pPr>
      <w:moveFromRangeStart w:id="1311" w:author="Sean Yun-Shiuan Chuang" w:date="2020-03-11T13:17:00Z" w:name="move34825036"/>
      <w:moveFrom w:id="1312" w:author="Sean Yun-Shiuan Chuang" w:date="2020-03-11T13:17:00Z">
        <w:r w:rsidDel="00721CDA">
          <w:rPr>
            <w:i/>
            <w:iCs/>
            <w:noProof/>
          </w:rPr>
          <w:drawing>
            <wp:inline distT="0" distB="0" distL="0" distR="0" wp14:anchorId="3B7A1EA6" wp14:editId="419D78BF">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moveFrom>
      <w:moveFromRangeEnd w:id="1311"/>
    </w:p>
    <w:p w14:paraId="3730CD59" w14:textId="77777777" w:rsidR="00A701AA" w:rsidRDefault="00A701AA" w:rsidP="00A701AA">
      <w:pPr>
        <w:jc w:val="both"/>
        <w:rPr>
          <w:color w:val="000000"/>
        </w:rPr>
      </w:pPr>
    </w:p>
    <w:p w14:paraId="6642A486" w14:textId="77777777" w:rsidR="00A701AA" w:rsidRDefault="00A701AA" w:rsidP="00A701AA">
      <w:pPr>
        <w:jc w:val="both"/>
        <w:rPr>
          <w:color w:val="000000"/>
        </w:rPr>
      </w:pPr>
      <w:r w:rsidRPr="00235B60">
        <w:rPr>
          <w:i/>
          <w:iCs/>
          <w:noProof/>
        </w:rPr>
        <mc:AlternateContent>
          <mc:Choice Requires="wps">
            <w:drawing>
              <wp:inline distT="0" distB="0" distL="0" distR="0" wp14:anchorId="4FC92D56" wp14:editId="4A538655">
                <wp:extent cx="3099435" cy="4015686"/>
                <wp:effectExtent l="0" t="0" r="24765" b="2349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4015686"/>
                        </a:xfrm>
                        <a:prstGeom prst="rect">
                          <a:avLst/>
                        </a:prstGeom>
                        <a:solidFill>
                          <a:srgbClr val="FFFFFF"/>
                        </a:solidFill>
                        <a:ln w="9525">
                          <a:solidFill>
                            <a:srgbClr val="000000"/>
                          </a:solidFill>
                          <a:miter lim="800000"/>
                          <a:headEnd/>
                          <a:tailEnd/>
                        </a:ln>
                      </wps:spPr>
                      <wps:txbx>
                        <w:txbxContent>
                          <w:p w14:paraId="71267AEB" w14:textId="6C467DCF" w:rsidR="00B14328" w:rsidRDefault="00B14328">
                            <w:pPr>
                              <w:jc w:val="center"/>
                              <w:rPr>
                                <w:ins w:id="1313" w:author="Sean Yun-Shiuan Chuang" w:date="2020-03-11T13:16:00Z"/>
                                <w:sz w:val="16"/>
                              </w:rPr>
                              <w:pPrChange w:id="1314" w:author="Sean Yun-Shiuan Chuang" w:date="2020-03-11T13:17:00Z">
                                <w:pPr/>
                              </w:pPrChange>
                            </w:pPr>
                            <w:moveToRangeStart w:id="1315" w:author="Sean Yun-Shiuan Chuang" w:date="2020-03-11T13:17:00Z" w:name="move34825036"/>
                            <w:moveTo w:id="1316" w:author="Sean Yun-Shiuan Chuang" w:date="2020-03-11T13:17:00Z">
                              <w:r>
                                <w:rPr>
                                  <w:i/>
                                  <w:iCs/>
                                  <w:noProof/>
                                </w:rPr>
                                <w:drawing>
                                  <wp:inline distT="0" distB="0" distL="0" distR="0" wp14:anchorId="67555287" wp14:editId="6BBD9218">
                                    <wp:extent cx="2608918" cy="2144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315"/>
                          </w:p>
                          <w:p w14:paraId="0615CC63" w14:textId="512E1D4A" w:rsidR="00B14328" w:rsidRPr="002E57F8" w:rsidRDefault="00B14328">
                            <w:pPr>
                              <w:jc w:val="both"/>
                              <w:rPr>
                                <w:sz w:val="16"/>
                              </w:rPr>
                              <w:pPrChange w:id="1317" w:author="Sean Yun-Shiuan Chuang" w:date="2020-03-11T13:19: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p w14:paraId="0D4EB70D" w14:textId="77777777" w:rsidR="00B14328" w:rsidRPr="00667082" w:rsidRDefault="00B14328" w:rsidP="00A701AA">
                            <w:pPr>
                              <w:rPr>
                                <w:sz w:val="16"/>
                              </w:rPr>
                            </w:pPr>
                          </w:p>
                        </w:txbxContent>
                      </wps:txbx>
                      <wps:bodyPr rot="0" vert="horz" wrap="square" lIns="91440" tIns="45720" rIns="91440" bIns="45720" anchor="t" anchorCtr="0">
                        <a:noAutofit/>
                      </wps:bodyPr>
                    </wps:wsp>
                  </a:graphicData>
                </a:graphic>
              </wp:inline>
            </w:drawing>
          </mc:Choice>
          <mc:Fallback>
            <w:pict>
              <v:shape w14:anchorId="4FC92D56" id="_x0000_s1033" type="#_x0000_t202" style="width:244.05pt;height:3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">
                <v:textbox>
                  <w:txbxContent>
                    <w:p w14:paraId="71267AEB" w14:textId="6C467DCF" w:rsidR="00B14328" w:rsidRDefault="00B14328">
                      <w:pPr>
                        <w:jc w:val="center"/>
                        <w:rPr>
                          <w:ins w:id="1318" w:author="Sean Yun-Shiuan Chuang" w:date="2020-03-11T13:16:00Z"/>
                          <w:sz w:val="16"/>
                        </w:rPr>
                        <w:pPrChange w:id="1319" w:author="Sean Yun-Shiuan Chuang" w:date="2020-03-11T13:17:00Z">
                          <w:pPr/>
                        </w:pPrChange>
                      </w:pPr>
                      <w:moveToRangeStart w:id="1320" w:author="Sean Yun-Shiuan Chuang" w:date="2020-03-11T13:17:00Z" w:name="move34825036"/>
                      <w:moveTo w:id="1321" w:author="Sean Yun-Shiuan Chuang" w:date="2020-03-11T13:17:00Z">
                        <w:r>
                          <w:rPr>
                            <w:i/>
                            <w:iCs/>
                            <w:noProof/>
                          </w:rPr>
                          <w:drawing>
                            <wp:inline distT="0" distB="0" distL="0" distR="0" wp14:anchorId="67555287" wp14:editId="6BBD9218">
                              <wp:extent cx="2608918" cy="2144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320"/>
                    </w:p>
                    <w:p w14:paraId="0615CC63" w14:textId="512E1D4A" w:rsidR="00B14328" w:rsidRPr="002E57F8" w:rsidRDefault="00B14328">
                      <w:pPr>
                        <w:jc w:val="both"/>
                        <w:rPr>
                          <w:sz w:val="16"/>
                        </w:rPr>
                        <w:pPrChange w:id="1322" w:author="Sean Yun-Shiuan Chuang" w:date="2020-03-11T13:19: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p w14:paraId="0D4EB70D" w14:textId="77777777" w:rsidR="00B14328" w:rsidRPr="00667082" w:rsidRDefault="00B14328" w:rsidP="00A701AA">
                      <w:pPr>
                        <w:rPr>
                          <w:sz w:val="16"/>
                        </w:rPr>
                      </w:pPr>
                    </w:p>
                  </w:txbxContent>
                </v:textbox>
                <w10:anchorlock/>
              </v:shape>
            </w:pict>
          </mc:Fallback>
        </mc:AlternateContent>
      </w:r>
    </w:p>
    <w:p w14:paraId="25AE96AD" w14:textId="77777777" w:rsidR="00A701AA" w:rsidRDefault="00A701AA" w:rsidP="00A701AA">
      <w:pPr>
        <w:jc w:val="both"/>
        <w:rPr>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Heading2"/>
        <w:keepLines/>
        <w:numPr>
          <w:ilvl w:val="1"/>
          <w:numId w:val="0"/>
        </w:numPr>
        <w:tabs>
          <w:tab w:val="num" w:pos="360"/>
        </w:tabs>
        <w:autoSpaceDE/>
        <w:autoSpaceDN/>
        <w:ind w:left="288" w:hanging="288"/>
        <w:contextualSpacing/>
      </w:pPr>
      <w:r>
        <w:t>B.</w:t>
      </w:r>
      <w:r>
        <w:tab/>
        <w:t>Human Data</w:t>
      </w:r>
    </w:p>
    <w:p w14:paraId="2F5CF6BE" w14:textId="77777777" w:rsidR="00A701AA" w:rsidRDefault="00A701AA" w:rsidP="00A701AA">
      <w:pPr>
        <w:jc w:val="both"/>
        <w:rPr>
          <w:color w:val="000000"/>
        </w:rPr>
      </w:pPr>
    </w:p>
    <w:p w14:paraId="1C72AE8B" w14:textId="18075210" w:rsidR="00A701AA" w:rsidDel="00FC46C1" w:rsidRDefault="00A701AA" w:rsidP="00A701AA">
      <w:pPr>
        <w:jc w:val="both"/>
        <w:rPr>
          <w:del w:id="1323" w:author="Sean Yun-Shiuan Chuang" w:date="2020-03-11T13:40:00Z"/>
          <w:color w:val="000000"/>
        </w:rPr>
      </w:pPr>
      <w:del w:id="1324" w:author="Sean Yun-Shiuan Chuang" w:date="2020-03-11T13:40:00Z">
        <w:r w:rsidRPr="00664E45" w:rsidDel="00866881">
          <w:rPr>
            <w:noProof/>
            <w:color w:val="000000"/>
          </w:rPr>
          <w:drawing>
            <wp:inline distT="0" distB="0" distL="0" distR="0" wp14:anchorId="02F87D10" wp14:editId="619FA719">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del>
    </w:p>
    <w:p w14:paraId="6BE3ED1A" w14:textId="77777777" w:rsidR="00FC46C1" w:rsidRDefault="00FC46C1" w:rsidP="00A701AA">
      <w:pPr>
        <w:jc w:val="both"/>
        <w:rPr>
          <w:ins w:id="1325" w:author="Sean Yun-Shiuan Chuang" w:date="2020-03-11T13:40:00Z"/>
          <w:color w:val="000000"/>
        </w:rPr>
      </w:pPr>
    </w:p>
    <w:p w14:paraId="769EC3F7" w14:textId="77777777" w:rsidR="00A701AA" w:rsidRDefault="00A701AA" w:rsidP="00A701AA">
      <w:pPr>
        <w:jc w:val="both"/>
        <w:rPr>
          <w:color w:val="000000"/>
        </w:rPr>
      </w:pPr>
    </w:p>
    <w:p w14:paraId="43D0C0C8" w14:textId="77777777" w:rsidR="00A701AA" w:rsidRDefault="00A701AA" w:rsidP="00A701AA">
      <w:pPr>
        <w:jc w:val="both"/>
        <w:rPr>
          <w:color w:val="000000"/>
        </w:rPr>
      </w:pPr>
      <w:r w:rsidRPr="00235B60">
        <w:rPr>
          <w:i/>
          <w:iCs/>
          <w:noProof/>
        </w:rPr>
        <mc:AlternateContent>
          <mc:Choice Requires="wps">
            <w:drawing>
              <wp:inline distT="0" distB="0" distL="0" distR="0" wp14:anchorId="3C310597" wp14:editId="55C575DE">
                <wp:extent cx="3056526" cy="3346481"/>
                <wp:effectExtent l="0" t="0" r="10795" b="254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526" cy="3346481"/>
                        </a:xfrm>
                        <a:prstGeom prst="rect">
                          <a:avLst/>
                        </a:prstGeom>
                        <a:solidFill>
                          <a:srgbClr val="FFFFFF"/>
                        </a:solidFill>
                        <a:ln w="9525">
                          <a:solidFill>
                            <a:srgbClr val="000000"/>
                          </a:solidFill>
                          <a:miter lim="800000"/>
                          <a:headEnd/>
                          <a:tailEnd/>
                        </a:ln>
                      </wps:spPr>
                      <wps:txbx>
                        <w:txbxContent>
                          <w:p w14:paraId="27279CB0" w14:textId="77777777" w:rsidR="00B14328" w:rsidRPr="00FC46C1" w:rsidRDefault="00B14328" w:rsidP="00FC46C1">
                            <w:pPr>
                              <w:jc w:val="both"/>
                              <w:rPr>
                                <w:ins w:id="1326" w:author="Sean Yun-Shiuan Chuang" w:date="2020-03-11T13:41:00Z"/>
                                <w:sz w:val="16"/>
                              </w:rPr>
                            </w:pPr>
                            <w:ins w:id="1327" w:author="Sean Yun-Shiuan Chuang" w:date="2020-03-11T13:40:00Z">
                              <w:r w:rsidRPr="00866881">
                                <w:rPr>
                                  <w:noProof/>
                                  <w:sz w:val="16"/>
                                </w:rPr>
                                <w:drawing>
                                  <wp:inline distT="0" distB="0" distL="0" distR="0" wp14:anchorId="375D55B4" wp14:editId="2FCF1893">
                                    <wp:extent cx="2917190" cy="2187575"/>
                                    <wp:effectExtent l="0" t="0" r="0" b="3175"/>
                                    <wp:docPr id="27"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17190" cy="2187575"/>
                                            </a:xfrm>
                                            <a:prstGeom prst="rect">
                                              <a:avLst/>
                                            </a:prstGeom>
                                          </pic:spPr>
                                        </pic:pic>
                                      </a:graphicData>
                                    </a:graphic>
                                  </wp:inline>
                                </w:drawing>
                              </w:r>
                            </w:ins>
                            <w:ins w:id="1328" w:author="Sean Yun-Shiuan Chuang" w:date="2020-03-11T13:41:00Z">
                              <w:r w:rsidRPr="00FC46C1">
                                <w:rPr>
                                  <w:sz w:val="16"/>
                                </w:rPr>
                                <w:t>Figure Human-accuracy.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B14328" w:rsidRPr="00667082" w:rsidRDefault="00B14328">
                            <w:pPr>
                              <w:jc w:val="both"/>
                              <w:rPr>
                                <w:sz w:val="16"/>
                              </w:rPr>
                              <w:pPrChange w:id="1329" w:author="Sean Yun-Shiuan Chuang" w:date="2020-03-11T13:40:00Z">
                                <w:pPr/>
                              </w:pPrChange>
                            </w:pPr>
                            <w:del w:id="1330"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wps:txbx>
                      <wps:bodyPr rot="0" vert="horz" wrap="square" lIns="91440" tIns="45720" rIns="91440" bIns="45720" anchor="t" anchorCtr="0">
                        <a:noAutofit/>
                      </wps:bodyPr>
                    </wps:wsp>
                  </a:graphicData>
                </a:graphic>
              </wp:inline>
            </w:drawing>
          </mc:Choice>
          <mc:Fallback>
            <w:pict>
              <v:shape w14:anchorId="3C310597" id="_x0000_s1034" type="#_x0000_t202" style="width:240.65pt;height: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">
                <v:textbox>
                  <w:txbxContent>
                    <w:p w14:paraId="27279CB0" w14:textId="77777777" w:rsidR="00B14328" w:rsidRPr="00FC46C1" w:rsidRDefault="00B14328" w:rsidP="00FC46C1">
                      <w:pPr>
                        <w:jc w:val="both"/>
                        <w:rPr>
                          <w:ins w:id="1331" w:author="Sean Yun-Shiuan Chuang" w:date="2020-03-11T13:41:00Z"/>
                          <w:sz w:val="16"/>
                        </w:rPr>
                      </w:pPr>
                      <w:ins w:id="1332" w:author="Sean Yun-Shiuan Chuang" w:date="2020-03-11T13:40:00Z">
                        <w:r w:rsidRPr="00866881">
                          <w:rPr>
                            <w:noProof/>
                            <w:sz w:val="16"/>
                          </w:rPr>
                          <w:drawing>
                            <wp:inline distT="0" distB="0" distL="0" distR="0" wp14:anchorId="375D55B4" wp14:editId="2FCF1893">
                              <wp:extent cx="2917190" cy="2187575"/>
                              <wp:effectExtent l="0" t="0" r="0" b="3175"/>
                              <wp:docPr id="27"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17190" cy="2187575"/>
                                      </a:xfrm>
                                      <a:prstGeom prst="rect">
                                        <a:avLst/>
                                      </a:prstGeom>
                                    </pic:spPr>
                                  </pic:pic>
                                </a:graphicData>
                              </a:graphic>
                            </wp:inline>
                          </w:drawing>
                        </w:r>
                      </w:ins>
                      <w:ins w:id="1333" w:author="Sean Yun-Shiuan Chuang" w:date="2020-03-11T13:41:00Z">
                        <w:r w:rsidRPr="00FC46C1">
                          <w:rPr>
                            <w:sz w:val="16"/>
                          </w:rPr>
                          <w:t>Figure Human-accuracy.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B14328" w:rsidRPr="00667082" w:rsidRDefault="00B14328">
                      <w:pPr>
                        <w:jc w:val="both"/>
                        <w:rPr>
                          <w:sz w:val="16"/>
                        </w:rPr>
                        <w:pPrChange w:id="1334" w:author="Sean Yun-Shiuan Chuang" w:date="2020-03-11T13:40:00Z">
                          <w:pPr/>
                        </w:pPrChange>
                      </w:pPr>
                      <w:del w:id="1335"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v:textbox>
                <w10:anchorlock/>
              </v:shape>
            </w:pict>
          </mc:Fallback>
        </mc:AlternateContent>
      </w:r>
    </w:p>
    <w:p w14:paraId="3A80A1C8" w14:textId="4D209253" w:rsidR="00A701AA" w:rsidRDefault="00A701AA" w:rsidP="00A701AA">
      <w:pPr>
        <w:jc w:val="both"/>
        <w:rPr>
          <w:color w:val="000000"/>
        </w:rPr>
      </w:pPr>
      <w:moveFromRangeStart w:id="1336" w:author="Sean Yun-Shiuan Chuang" w:date="2020-03-11T13:18:00Z" w:name="move34825134"/>
      <w:moveFrom w:id="1337" w:author="Sean Yun-Shiuan Chuang" w:date="2020-03-11T13:18:00Z">
        <w:r w:rsidDel="006965B9">
          <w:rPr>
            <w:noProof/>
            <w:color w:val="000000"/>
          </w:rPr>
          <w:drawing>
            <wp:inline distT="0" distB="0" distL="0" distR="0" wp14:anchorId="669A3CC3" wp14:editId="759A5DBB">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moveFrom>
      <w:moveFromRangeEnd w:id="1336"/>
    </w:p>
    <w:p w14:paraId="73CB496C" w14:textId="77777777" w:rsidR="00A701AA" w:rsidRDefault="00A701AA" w:rsidP="00A701AA">
      <w:pPr>
        <w:jc w:val="both"/>
        <w:rPr>
          <w:color w:val="000000"/>
        </w:rPr>
      </w:pPr>
    </w:p>
    <w:p w14:paraId="58CCB748" w14:textId="77777777" w:rsidR="00A701AA" w:rsidRDefault="00A701AA" w:rsidP="00A701AA">
      <w:pPr>
        <w:jc w:val="both"/>
        <w:rPr>
          <w:color w:val="000000"/>
        </w:rPr>
      </w:pPr>
      <w:r w:rsidRPr="00235B60">
        <w:rPr>
          <w:i/>
          <w:iCs/>
          <w:noProof/>
        </w:rPr>
        <mc:AlternateContent>
          <mc:Choice Requires="wps">
            <w:drawing>
              <wp:inline distT="0" distB="0" distL="0" distR="0" wp14:anchorId="6A07A4CD" wp14:editId="424A4A5A">
                <wp:extent cx="3108960" cy="1668282"/>
                <wp:effectExtent l="0" t="0" r="15240" b="1397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1668282"/>
                        </a:xfrm>
                        <a:prstGeom prst="rect">
                          <a:avLst/>
                        </a:prstGeom>
                        <a:solidFill>
                          <a:srgbClr val="FFFFFF"/>
                        </a:solidFill>
                        <a:ln w="9525">
                          <a:solidFill>
                            <a:srgbClr val="000000"/>
                          </a:solidFill>
                          <a:miter lim="800000"/>
                          <a:headEnd/>
                          <a:tailEnd/>
                        </a:ln>
                      </wps:spPr>
                      <wps:txbx>
                        <w:txbxContent>
                          <w:p w14:paraId="3C46CB17" w14:textId="02EA09ED" w:rsidR="00B14328" w:rsidRDefault="00B14328">
                            <w:pPr>
                              <w:jc w:val="center"/>
                              <w:rPr>
                                <w:ins w:id="1338" w:author="Sean Yun-Shiuan Chuang" w:date="2020-03-11T13:18:00Z"/>
                                <w:sz w:val="16"/>
                              </w:rPr>
                              <w:pPrChange w:id="1339" w:author="Sean Yun-Shiuan Chuang" w:date="2020-03-11T13:18:00Z">
                                <w:pPr/>
                              </w:pPrChange>
                            </w:pPr>
                            <w:moveToRangeStart w:id="1340" w:author="Sean Yun-Shiuan Chuang" w:date="2020-03-11T13:18:00Z" w:name="move34825134"/>
                            <w:moveTo w:id="1341" w:author="Sean Yun-Shiuan Chuang" w:date="2020-03-11T13:18:00Z">
                              <w:r>
                                <w:rPr>
                                  <w:noProof/>
                                  <w:color w:val="000000"/>
                                </w:rPr>
                                <w:drawing>
                                  <wp:inline distT="0" distB="0" distL="0" distR="0" wp14:anchorId="678B7108" wp14:editId="68ED37F3">
                                    <wp:extent cx="2540293" cy="2142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340"/>
                          </w:p>
                          <w:p w14:paraId="37AB13E7" w14:textId="3E0AB822" w:rsidR="00B14328" w:rsidRPr="00667082" w:rsidRDefault="00B14328">
                            <w:pPr>
                              <w:jc w:val="both"/>
                              <w:rPr>
                                <w:sz w:val="16"/>
                              </w:rPr>
                              <w:pPrChange w:id="1342" w:author="Sean Yun-Shiuan Chuang" w:date="2020-03-11T13:20: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txbxContent>
                      </wps:txbx>
                      <wps:bodyPr rot="0" vert="horz" wrap="square" lIns="91440" tIns="45720" rIns="91440" bIns="45720" anchor="t" anchorCtr="0">
                        <a:spAutoFit/>
                      </wps:bodyPr>
                    </wps:wsp>
                  </a:graphicData>
                </a:graphic>
              </wp:inline>
            </w:drawing>
          </mc:Choice>
          <mc:Fallback>
            <w:pict>
              <v:shape w14:anchorId="6A07A4CD" id="_x0000_s1035" type="#_x0000_t202" style="width:244.8pt;height:1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">
                <v:textbox style="mso-fit-shape-to-text:t">
                  <w:txbxContent>
                    <w:p w14:paraId="3C46CB17" w14:textId="02EA09ED" w:rsidR="00B14328" w:rsidRDefault="00B14328">
                      <w:pPr>
                        <w:jc w:val="center"/>
                        <w:rPr>
                          <w:ins w:id="1343" w:author="Sean Yun-Shiuan Chuang" w:date="2020-03-11T13:18:00Z"/>
                          <w:sz w:val="16"/>
                        </w:rPr>
                        <w:pPrChange w:id="1344" w:author="Sean Yun-Shiuan Chuang" w:date="2020-03-11T13:18:00Z">
                          <w:pPr/>
                        </w:pPrChange>
                      </w:pPr>
                      <w:moveToRangeStart w:id="1345" w:author="Sean Yun-Shiuan Chuang" w:date="2020-03-11T13:18:00Z" w:name="move34825134"/>
                      <w:moveTo w:id="1346" w:author="Sean Yun-Shiuan Chuang" w:date="2020-03-11T13:18:00Z">
                        <w:r>
                          <w:rPr>
                            <w:noProof/>
                            <w:color w:val="000000"/>
                          </w:rPr>
                          <w:drawing>
                            <wp:inline distT="0" distB="0" distL="0" distR="0" wp14:anchorId="678B7108" wp14:editId="68ED37F3">
                              <wp:extent cx="2540293" cy="2142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1345"/>
                    </w:p>
                    <w:p w14:paraId="37AB13E7" w14:textId="3E0AB822" w:rsidR="00B14328" w:rsidRPr="00667082" w:rsidRDefault="00B14328">
                      <w:pPr>
                        <w:jc w:val="both"/>
                        <w:rPr>
                          <w:sz w:val="16"/>
                        </w:rPr>
                        <w:pPrChange w:id="1347" w:author="Sean Yun-Shiuan Chuang" w:date="2020-03-11T13:20:00Z">
                          <w:pPr/>
                        </w:pPrChange>
                      </w:pPr>
                      <w:r w:rsidRPr="002E57F8">
                        <w:rPr>
                          <w:sz w:val="16"/>
                        </w:rPr>
                        <w:t xml:space="preserve">Figure Simulation-preference-matrix. The ground-truth preference matrix and the reconstructed preference matrix for simulated data. Each row is a subject and each column is a target that the subject interacts with. The color of the </w:t>
                      </w:r>
                      <w:proofErr w:type="spellStart"/>
                      <w:r w:rsidRPr="002E57F8">
                        <w:rPr>
                          <w:sz w:val="16"/>
                        </w:rPr>
                        <w:t>cell_ij</w:t>
                      </w:r>
                      <w:proofErr w:type="spellEnd"/>
                      <w:r w:rsidRPr="002E57F8">
                        <w:rPr>
                          <w:sz w:val="16"/>
                        </w:rPr>
                        <w:t xml:space="preserve"> encodes the </w:t>
                      </w:r>
                      <w:proofErr w:type="spellStart"/>
                      <w:r w:rsidRPr="002E57F8">
                        <w:rPr>
                          <w:sz w:val="16"/>
                        </w:rPr>
                        <w:t>subject_i’s</w:t>
                      </w:r>
                      <w:proofErr w:type="spellEnd"/>
                      <w:r w:rsidRPr="002E57F8">
                        <w:rPr>
                          <w:sz w:val="16"/>
                        </w:rPr>
                        <w:t xml:space="preserve"> ranked preference (1-4; 1 being the favorite target and 4 being the less favorite </w:t>
                      </w:r>
                      <w:proofErr w:type="gramStart"/>
                      <w:r w:rsidRPr="002E57F8">
                        <w:rPr>
                          <w:sz w:val="16"/>
                        </w:rPr>
                        <w:t>one)  for</w:t>
                      </w:r>
                      <w:proofErr w:type="gramEnd"/>
                      <w:r w:rsidRPr="002E57F8">
                        <w:rPr>
                          <w:sz w:val="16"/>
                        </w:rPr>
                        <w:t xml:space="preserve"> </w:t>
                      </w:r>
                      <w:proofErr w:type="spellStart"/>
                      <w:r w:rsidRPr="002E57F8">
                        <w:rPr>
                          <w:sz w:val="16"/>
                        </w:rPr>
                        <w:t>target_j</w:t>
                      </w:r>
                      <w:proofErr w:type="spellEnd"/>
                      <w:r w:rsidRPr="002E57F8">
                        <w:rPr>
                          <w:sz w:val="16"/>
                        </w:rPr>
                        <w:t>.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rank-</w:t>
                      </w:r>
                      <w:proofErr w:type="gramStart"/>
                      <w:r w:rsidRPr="002E57F8">
                        <w:rPr>
                          <w:sz w:val="16"/>
                        </w:rPr>
                        <w:t>transformed  predicted</w:t>
                      </w:r>
                      <w:proofErr w:type="gramEnd"/>
                      <w:r w:rsidRPr="002E57F8">
                        <w:rPr>
                          <w:sz w:val="16"/>
                        </w:rPr>
                        <w:t xml:space="preserve"> preference score inferred by </w:t>
                      </w:r>
                      <w:proofErr w:type="spellStart"/>
                      <w:r w:rsidRPr="002E57F8">
                        <w:rPr>
                          <w:sz w:val="16"/>
                        </w:rPr>
                        <w:t>ToMnet</w:t>
                      </w:r>
                      <w:proofErr w:type="spellEnd"/>
                      <w:r w:rsidRPr="002E57F8">
                        <w:rPr>
                          <w:sz w:val="16"/>
                        </w:rPr>
                        <w:t>+. The labels on the left are the standard deviations of the ground-truth preference scores (before rank-transformation) between the 4 targets.</w:t>
                      </w:r>
                    </w:p>
                  </w:txbxContent>
                </v:textbox>
                <w10:anchorlock/>
              </v:shape>
            </w:pict>
          </mc:Fallback>
        </mc:AlternateContent>
      </w:r>
    </w:p>
    <w:p w14:paraId="40A03985" w14:textId="77777777" w:rsidR="00A701AA" w:rsidRDefault="00A701AA" w:rsidP="00A701AA">
      <w:pPr>
        <w:jc w:val="both"/>
        <w:rPr>
          <w:color w:val="000000"/>
        </w:rPr>
      </w:pPr>
    </w:p>
    <w:p w14:paraId="5DCB8087" w14:textId="77777777" w:rsidR="00A701AA" w:rsidRPr="00046F97" w:rsidRDefault="00A701AA" w:rsidP="00A701AA">
      <w:pPr>
        <w:jc w:val="both"/>
        <w:rPr>
          <w:color w:val="000000"/>
        </w:rPr>
      </w:pPr>
    </w:p>
    <w:p w14:paraId="630E9362" w14:textId="77777777" w:rsidR="00A701AA" w:rsidRDefault="00A701AA" w:rsidP="00A701AA">
      <w:pPr>
        <w:pStyle w:val="Heading1"/>
        <w:contextualSpacing/>
      </w:pPr>
      <w:r>
        <w:t>Discussion</w:t>
      </w:r>
    </w:p>
    <w:p w14:paraId="4138F65C" w14:textId="77777777" w:rsidR="00A701AA" w:rsidRDefault="00A701AA" w:rsidP="00A701AA">
      <w:pPr>
        <w:pStyle w:val="Heading2"/>
        <w:keepLines/>
        <w:numPr>
          <w:ilvl w:val="1"/>
          <w:numId w:val="0"/>
        </w:numPr>
        <w:tabs>
          <w:tab w:val="num" w:pos="360"/>
        </w:tabs>
        <w:autoSpaceDE/>
        <w:autoSpaceDN/>
        <w:ind w:left="288" w:hanging="288"/>
        <w:contextualSpacing/>
      </w:pPr>
      <w:r>
        <w:t>A.</w:t>
      </w:r>
      <w:r>
        <w:tab/>
        <w:t>Limitations</w:t>
      </w:r>
    </w:p>
    <w:p w14:paraId="41500682" w14:textId="77777777" w:rsidR="00A701AA" w:rsidRDefault="00A701AA" w:rsidP="00A701AA">
      <w:pPr>
        <w:ind w:firstLine="227"/>
        <w:contextualSpacing/>
        <w:jc w:val="both"/>
      </w:pPr>
    </w:p>
    <w:p w14:paraId="36166FF6" w14:textId="77777777" w:rsidR="00A701AA" w:rsidRDefault="00A701AA" w:rsidP="00A701AA">
      <w:pPr>
        <w:pStyle w:val="Heading2"/>
        <w:keepLines/>
        <w:numPr>
          <w:ilvl w:val="1"/>
          <w:numId w:val="0"/>
        </w:numPr>
        <w:tabs>
          <w:tab w:val="num" w:pos="360"/>
        </w:tabs>
        <w:autoSpaceDE/>
        <w:autoSpaceDN/>
        <w:ind w:left="288" w:hanging="288"/>
        <w:contextualSpacing/>
      </w:pPr>
      <w:r>
        <w:t>B.</w:t>
      </w:r>
      <w:r>
        <w:tab/>
        <w:t>Conclusions</w:t>
      </w:r>
    </w:p>
    <w:p w14:paraId="15D1F5D4" w14:textId="77777777" w:rsidR="00A701AA" w:rsidRDefault="00A701AA" w:rsidP="00A701AA">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 NN such as </w:t>
      </w:r>
      <w:proofErr w:type="spellStart"/>
      <w:r w:rsidRPr="002A2592">
        <w:t>ToMnet</w:t>
      </w:r>
      <w:proofErr w:type="spellEnd"/>
      <w:r w:rsidRPr="002A2592">
        <w:t xml:space="preserve">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p>
    <w:p w14:paraId="32D0881A" w14:textId="77777777" w:rsidR="00A701AA" w:rsidRDefault="00A701AA" w:rsidP="00A701AA">
      <w:pPr>
        <w:pStyle w:val="ReferenceHead"/>
        <w:contextualSpacing/>
      </w:pPr>
      <w:r>
        <w:t>References</w:t>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77777777"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 xml:space="preserve">J. O. S. Goh, H.-Y. Hung, and Y.-S. Su, “A conceptual consideration of the free energy principle in cognitive maps: How cognitive maps help reduce surprise,” vol. 69, Elsevier, 2018, pp. </w:t>
      </w:r>
      <w:r w:rsidRPr="00667082">
        <w:rPr>
          <w:noProof/>
          <w:sz w:val="16"/>
        </w:rPr>
        <w:lastRenderedPageBreak/>
        <w:t>205–240.</w:t>
      </w:r>
    </w:p>
    <w:p w14:paraId="5656B4D1" w14:textId="77777777" w:rsidR="00A701AA" w:rsidRPr="00185D33" w:rsidRDefault="00A701AA" w:rsidP="00A701AA">
      <w:pPr>
        <w:widowControl w:val="0"/>
        <w:adjustRightInd w:val="0"/>
      </w:pPr>
      <w:r>
        <w:fldChar w:fldCharType="end"/>
      </w:r>
    </w:p>
    <w:p w14:paraId="1F9FC89C" w14:textId="5E08CDBC" w:rsidR="00B12074" w:rsidRPr="00A701AA" w:rsidRDefault="00B12074" w:rsidP="00A701AA"/>
    <w:sectPr w:rsidR="00B12074" w:rsidRPr="00A701AA" w:rsidSect="0015028E">
      <w:headerReference w:type="default" r:id="rId23"/>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9" w:author="Sean Yun-Shiuan Chuang" w:date="2020-03-09T22:29:00Z" w:initials="Sean C">
    <w:p w14:paraId="37133E88" w14:textId="77777777" w:rsidR="00B14328" w:rsidRDefault="00B14328" w:rsidP="00A701AA">
      <w:pPr>
        <w:pStyle w:val="CommentText"/>
      </w:pPr>
      <w:r>
        <w:rPr>
          <w:rStyle w:val="CommentReference"/>
        </w:rPr>
        <w:annotationRef/>
      </w:r>
      <w:r>
        <w:rPr>
          <w:rStyle w:val="CommentReference"/>
        </w:rPr>
        <w:annotationRef/>
      </w:r>
      <w:r>
        <w:t xml:space="preserve">I proposed to change the symbol for target from s to g (‘goal’). 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7852A718" w14:textId="77777777" w:rsidR="00B14328" w:rsidRDefault="00B14328" w:rsidP="00A701AA">
      <w:pPr>
        <w:pStyle w:val="CommentText"/>
      </w:pPr>
    </w:p>
    <w:p w14:paraId="15E12CB2" w14:textId="77777777" w:rsidR="00B14328" w:rsidRDefault="00B14328" w:rsidP="00A701AA">
      <w:pPr>
        <w:pStyle w:val="CommentText"/>
      </w:pPr>
      <w:r>
        <w:t xml:space="preserve"> If we agree on this notation, then the symbols in Fig2 should be fixed as well.</w:t>
      </w:r>
    </w:p>
  </w:comment>
  <w:comment w:id="335" w:author="Sean Yun-Shiuan Chuang" w:date="2020-03-09T22:29:00Z" w:initials="Sean C">
    <w:p w14:paraId="7A7C6E92" w14:textId="77777777" w:rsidR="00B14328" w:rsidRDefault="00B14328" w:rsidP="00A701AA">
      <w:pPr>
        <w:pStyle w:val="CommentText"/>
      </w:pPr>
      <w:r>
        <w:rPr>
          <w:rStyle w:val="CommentReference"/>
        </w:rPr>
        <w:annotationRef/>
      </w:r>
      <w:r>
        <w:rPr>
          <w:rStyle w:val="CommentReference"/>
        </w:rPr>
        <w:annotationRef/>
      </w:r>
      <w:r>
        <w:t xml:space="preserve">I am unsure about this. Could </w:t>
      </w:r>
      <w:r>
        <w:rPr>
          <w:bCs/>
        </w:rPr>
        <w:t>Hsin-Yi check?</w:t>
      </w:r>
    </w:p>
    <w:p w14:paraId="12AAC2F0" w14:textId="77777777" w:rsidR="00B14328" w:rsidRDefault="00B14328" w:rsidP="00A701AA">
      <w:pPr>
        <w:pStyle w:val="CommentText"/>
      </w:pPr>
    </w:p>
  </w:comment>
  <w:comment w:id="402" w:author="Hsin-Yi Hung" w:date="2020-03-10T13:00:00Z" w:initials="HH">
    <w:p w14:paraId="3EF7C245" w14:textId="575BBE87" w:rsidR="00B14328" w:rsidRDefault="00B14328">
      <w:pPr>
        <w:pStyle w:val="CommentText"/>
      </w:pPr>
      <w:r>
        <w:rPr>
          <w:rStyle w:val="CommentReference"/>
        </w:rPr>
        <w:annotationRef/>
      </w:r>
      <w:r>
        <w:t>I think we used the normalized distance and social reward., no?</w:t>
      </w:r>
    </w:p>
  </w:comment>
  <w:comment w:id="512" w:author="Sean Yun-Shiuan Chuang" w:date="2020-03-10T01:10:00Z" w:initials="Sean C">
    <w:p w14:paraId="3C053A3E" w14:textId="77777777" w:rsidR="00B14328" w:rsidRDefault="00B14328" w:rsidP="00A701AA">
      <w:pPr>
        <w:pStyle w:val="CommentText"/>
      </w:pPr>
      <w:r>
        <w:rPr>
          <w:rStyle w:val="CommentReference"/>
        </w:rPr>
        <w:annotationRef/>
      </w:r>
      <w:r>
        <w:t>Elaine, could you fill this in?</w:t>
      </w:r>
    </w:p>
  </w:comment>
  <w:comment w:id="517" w:author="Sean Yun-Shiuan Chuang" w:date="2020-03-10T01:11:00Z" w:initials="Sean C">
    <w:p w14:paraId="2F983A2F" w14:textId="77777777" w:rsidR="00B14328" w:rsidRDefault="00B14328" w:rsidP="00A701AA">
      <w:pPr>
        <w:pStyle w:val="CommentText"/>
      </w:pPr>
      <w:r>
        <w:rPr>
          <w:rStyle w:val="CommentReference"/>
        </w:rPr>
        <w:annotationRef/>
      </w:r>
      <w:r>
        <w:t>Josh, could you fill this in</w:t>
      </w:r>
      <w:r>
        <w:rPr>
          <w:rFonts w:hint="eastAsia"/>
          <w:lang w:eastAsia="zh-TW"/>
        </w:rPr>
        <w:t>?</w:t>
      </w:r>
    </w:p>
  </w:comment>
  <w:comment w:id="556" w:author="Sean Yun-Shiuan Chuang" w:date="2020-03-09T22:40:00Z" w:initials="Sean C">
    <w:p w14:paraId="7DFCF8DC" w14:textId="77777777" w:rsidR="00B14328" w:rsidRDefault="00B14328" w:rsidP="00A701AA">
      <w:pPr>
        <w:pStyle w:val="CommentText"/>
      </w:pPr>
      <w:r>
        <w:rPr>
          <w:rStyle w:val="CommentReference"/>
        </w:rPr>
        <w:annotationRef/>
      </w:r>
      <w:r>
        <w:t>Could Hsin-Yi check could the number is decided? Follow what distribution? The range?</w:t>
      </w:r>
    </w:p>
  </w:comment>
  <w:comment w:id="550" w:author="Sean Yun-Shiuan Chuang" w:date="2020-03-09T22:43:00Z" w:initials="Sean C">
    <w:p w14:paraId="6CE3FD51" w14:textId="77777777" w:rsidR="00B14328" w:rsidRDefault="00B14328" w:rsidP="00A701AA">
      <w:pPr>
        <w:pStyle w:val="CommentText"/>
      </w:pPr>
      <w:r>
        <w:t>Hsin-</w:t>
      </w:r>
      <w:r>
        <w:rPr>
          <w:rFonts w:hint="eastAsia"/>
          <w:lang w:eastAsia="zh-TW"/>
        </w:rPr>
        <w:t>Yi</w:t>
      </w:r>
      <w:r>
        <w:rPr>
          <w:lang w:eastAsia="zh-TW"/>
        </w:rPr>
        <w:t>, could</w:t>
      </w:r>
      <w:r>
        <w:rPr>
          <w:rStyle w:val="CommentReference"/>
        </w:rPr>
        <w:annotationRef/>
      </w:r>
      <w:r>
        <w:t xml:space="preserve"> you include a screenshot as figure to explain the setup.</w:t>
      </w:r>
    </w:p>
  </w:comment>
  <w:comment w:id="1134" w:author="Hsin-Yi Hung" w:date="2020-03-10T15:27:00Z" w:initials="HH">
    <w:p w14:paraId="1488B7AC" w14:textId="01F551A2" w:rsidR="00B14328" w:rsidRDefault="00B14328">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133" w:author="Sean Yun-Shiuan Chuang" w:date="2020-03-09T23:22:00Z" w:initials="Sean C">
    <w:p w14:paraId="3DA30385" w14:textId="77777777" w:rsidR="00B14328" w:rsidRDefault="00B14328" w:rsidP="00A701AA">
      <w:pPr>
        <w:pStyle w:val="CommentText"/>
      </w:pPr>
      <w:r>
        <w:rPr>
          <w:rStyle w:val="CommentReference"/>
        </w:rPr>
        <w:annotationRef/>
      </w:r>
      <w:r>
        <w:rPr>
          <w:rStyle w:val="CommentReference"/>
        </w:rPr>
        <w:annotationRef/>
      </w:r>
      <w:r>
        <w:t>Could Hsin-Yi elaborate on this? For example, how many items, provide some sample items, the scales/range of the items and total score.</w:t>
      </w:r>
    </w:p>
    <w:p w14:paraId="31CAC934" w14:textId="77777777" w:rsidR="00B14328" w:rsidRDefault="00B14328" w:rsidP="00A701A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E12CB2" w15:done="0"/>
  <w15:commentEx w15:paraId="12AAC2F0" w15:done="0"/>
  <w15:commentEx w15:paraId="3EF7C245" w15:done="0"/>
  <w15:commentEx w15:paraId="3C053A3E" w15:done="0"/>
  <w15:commentEx w15:paraId="2F983A2F" w15:done="0"/>
  <w15:commentEx w15:paraId="7DFCF8DC" w15:done="1"/>
  <w15:commentEx w15:paraId="6CE3FD51" w15:done="1"/>
  <w15:commentEx w15:paraId="1488B7AC" w15:done="0"/>
  <w15:commentEx w15:paraId="31CAC93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E12CB2" w16cid:durableId="221141BD"/>
  <w16cid:commentId w16cid:paraId="12AAC2F0" w16cid:durableId="221141DE"/>
  <w16cid:commentId w16cid:paraId="3EF7C245" w16cid:durableId="22120DFF"/>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5816DA" w14:textId="77777777" w:rsidR="00BA1A46" w:rsidRDefault="00BA1A46">
      <w:r>
        <w:separator/>
      </w:r>
    </w:p>
  </w:endnote>
  <w:endnote w:type="continuationSeparator" w:id="0">
    <w:p w14:paraId="57D33E60" w14:textId="77777777" w:rsidR="00BA1A46" w:rsidRDefault="00BA1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F5FA5" w14:textId="77777777" w:rsidR="00BA1A46" w:rsidRDefault="00BA1A46"/>
  </w:footnote>
  <w:footnote w:type="continuationSeparator" w:id="0">
    <w:p w14:paraId="76A669E5" w14:textId="77777777" w:rsidR="00BA1A46" w:rsidRDefault="00BA1A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B14328" w:rsidRDefault="00B14328">
    <w:pPr>
      <w:framePr w:wrap="auto" w:vAnchor="text" w:hAnchor="margin" w:xAlign="right" w:y="1"/>
    </w:pPr>
  </w:p>
  <w:p w14:paraId="5E295598" w14:textId="77777777" w:rsidR="00B14328" w:rsidRDefault="00B14328"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莊昀軒">
    <w15:presenceInfo w15:providerId="Windows Live" w15:userId="dfbdcf5d4f5c7844"/>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6220"/>
    <w:rsid w:val="0001715C"/>
    <w:rsid w:val="00023D4B"/>
    <w:rsid w:val="0002540A"/>
    <w:rsid w:val="00030EBE"/>
    <w:rsid w:val="00032605"/>
    <w:rsid w:val="0003443C"/>
    <w:rsid w:val="0003793F"/>
    <w:rsid w:val="00037C52"/>
    <w:rsid w:val="00043FCE"/>
    <w:rsid w:val="00046F97"/>
    <w:rsid w:val="00060A89"/>
    <w:rsid w:val="00064270"/>
    <w:rsid w:val="0006589B"/>
    <w:rsid w:val="0006684D"/>
    <w:rsid w:val="00067D04"/>
    <w:rsid w:val="00073110"/>
    <w:rsid w:val="00073137"/>
    <w:rsid w:val="000734B4"/>
    <w:rsid w:val="000751BE"/>
    <w:rsid w:val="00077CAA"/>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1"/>
    <w:rsid w:val="000D59AC"/>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16E18"/>
    <w:rsid w:val="00120C18"/>
    <w:rsid w:val="00121ADD"/>
    <w:rsid w:val="00122129"/>
    <w:rsid w:val="00122C12"/>
    <w:rsid w:val="001256A7"/>
    <w:rsid w:val="00127ADB"/>
    <w:rsid w:val="0013313E"/>
    <w:rsid w:val="00137277"/>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906C4"/>
    <w:rsid w:val="00190896"/>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15FC"/>
    <w:rsid w:val="001D180C"/>
    <w:rsid w:val="001D3693"/>
    <w:rsid w:val="001D439C"/>
    <w:rsid w:val="001D4D76"/>
    <w:rsid w:val="001D5396"/>
    <w:rsid w:val="001D7F64"/>
    <w:rsid w:val="001E6D2E"/>
    <w:rsid w:val="001E7232"/>
    <w:rsid w:val="001F3ABD"/>
    <w:rsid w:val="001F79A4"/>
    <w:rsid w:val="001F7AB3"/>
    <w:rsid w:val="001F7C57"/>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A4266"/>
    <w:rsid w:val="002B132E"/>
    <w:rsid w:val="002B556F"/>
    <w:rsid w:val="002B5EC3"/>
    <w:rsid w:val="002B6B40"/>
    <w:rsid w:val="002C0803"/>
    <w:rsid w:val="002C4FCB"/>
    <w:rsid w:val="002D02AB"/>
    <w:rsid w:val="002D1320"/>
    <w:rsid w:val="002D2220"/>
    <w:rsid w:val="002D4C66"/>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90B"/>
    <w:rsid w:val="00346945"/>
    <w:rsid w:val="0034721A"/>
    <w:rsid w:val="00350451"/>
    <w:rsid w:val="00351151"/>
    <w:rsid w:val="00351623"/>
    <w:rsid w:val="0035244C"/>
    <w:rsid w:val="003540F7"/>
    <w:rsid w:val="003641AD"/>
    <w:rsid w:val="00367A41"/>
    <w:rsid w:val="00372A33"/>
    <w:rsid w:val="00375305"/>
    <w:rsid w:val="00377780"/>
    <w:rsid w:val="003801EA"/>
    <w:rsid w:val="00380C52"/>
    <w:rsid w:val="00381057"/>
    <w:rsid w:val="00387153"/>
    <w:rsid w:val="00387B85"/>
    <w:rsid w:val="00395DF8"/>
    <w:rsid w:val="00396C4B"/>
    <w:rsid w:val="003A7B5C"/>
    <w:rsid w:val="003B1C46"/>
    <w:rsid w:val="003C39C2"/>
    <w:rsid w:val="003C4D04"/>
    <w:rsid w:val="003D02D4"/>
    <w:rsid w:val="003D0FE8"/>
    <w:rsid w:val="003D5231"/>
    <w:rsid w:val="003E2865"/>
    <w:rsid w:val="003F1BA1"/>
    <w:rsid w:val="003F4158"/>
    <w:rsid w:val="003F5737"/>
    <w:rsid w:val="003F6D48"/>
    <w:rsid w:val="003F76C2"/>
    <w:rsid w:val="0040197E"/>
    <w:rsid w:val="004025CF"/>
    <w:rsid w:val="004035E1"/>
    <w:rsid w:val="00412A9D"/>
    <w:rsid w:val="00417F80"/>
    <w:rsid w:val="00425572"/>
    <w:rsid w:val="00432916"/>
    <w:rsid w:val="00433BFA"/>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D624B"/>
    <w:rsid w:val="004E2EDF"/>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DA2"/>
    <w:rsid w:val="005A04B6"/>
    <w:rsid w:val="005A1165"/>
    <w:rsid w:val="005A2B85"/>
    <w:rsid w:val="005A4946"/>
    <w:rsid w:val="005A5948"/>
    <w:rsid w:val="005A68F6"/>
    <w:rsid w:val="005A70C5"/>
    <w:rsid w:val="005B0D89"/>
    <w:rsid w:val="005B2346"/>
    <w:rsid w:val="005B7459"/>
    <w:rsid w:val="005C2F25"/>
    <w:rsid w:val="005C320C"/>
    <w:rsid w:val="005C3E8D"/>
    <w:rsid w:val="005C404F"/>
    <w:rsid w:val="005C557C"/>
    <w:rsid w:val="005C574E"/>
    <w:rsid w:val="005C6ADA"/>
    <w:rsid w:val="005C765F"/>
    <w:rsid w:val="005C7A94"/>
    <w:rsid w:val="005C7AE4"/>
    <w:rsid w:val="005D2809"/>
    <w:rsid w:val="005D39BE"/>
    <w:rsid w:val="005D4C97"/>
    <w:rsid w:val="005D5AED"/>
    <w:rsid w:val="005E0212"/>
    <w:rsid w:val="005E0FAA"/>
    <w:rsid w:val="005E0FB6"/>
    <w:rsid w:val="005E691B"/>
    <w:rsid w:val="005F0BB0"/>
    <w:rsid w:val="005F1ED3"/>
    <w:rsid w:val="00604B4D"/>
    <w:rsid w:val="00607846"/>
    <w:rsid w:val="00612BCB"/>
    <w:rsid w:val="00614294"/>
    <w:rsid w:val="0061678B"/>
    <w:rsid w:val="00617078"/>
    <w:rsid w:val="006177E4"/>
    <w:rsid w:val="00622C44"/>
    <w:rsid w:val="00623B55"/>
    <w:rsid w:val="00625F81"/>
    <w:rsid w:val="00627414"/>
    <w:rsid w:val="00631A8F"/>
    <w:rsid w:val="006328B0"/>
    <w:rsid w:val="0064364C"/>
    <w:rsid w:val="00643D6A"/>
    <w:rsid w:val="00646BE2"/>
    <w:rsid w:val="00654B53"/>
    <w:rsid w:val="00657012"/>
    <w:rsid w:val="00657A1B"/>
    <w:rsid w:val="00662D94"/>
    <w:rsid w:val="006660D8"/>
    <w:rsid w:val="00666E77"/>
    <w:rsid w:val="00667082"/>
    <w:rsid w:val="00670F60"/>
    <w:rsid w:val="00673352"/>
    <w:rsid w:val="00675EF5"/>
    <w:rsid w:val="00676ADD"/>
    <w:rsid w:val="00683F99"/>
    <w:rsid w:val="0068620F"/>
    <w:rsid w:val="00687F16"/>
    <w:rsid w:val="00695330"/>
    <w:rsid w:val="006965B9"/>
    <w:rsid w:val="006A25B6"/>
    <w:rsid w:val="006A2FC2"/>
    <w:rsid w:val="006A3AF9"/>
    <w:rsid w:val="006A4467"/>
    <w:rsid w:val="006A5066"/>
    <w:rsid w:val="006B18E1"/>
    <w:rsid w:val="006B3354"/>
    <w:rsid w:val="006B336C"/>
    <w:rsid w:val="006B3567"/>
    <w:rsid w:val="006B53B1"/>
    <w:rsid w:val="006B62E4"/>
    <w:rsid w:val="006B69F5"/>
    <w:rsid w:val="006C186F"/>
    <w:rsid w:val="006C2B4B"/>
    <w:rsid w:val="006C2DDE"/>
    <w:rsid w:val="006C35F0"/>
    <w:rsid w:val="006C372F"/>
    <w:rsid w:val="006C3D25"/>
    <w:rsid w:val="006C419C"/>
    <w:rsid w:val="006C5713"/>
    <w:rsid w:val="006C63D4"/>
    <w:rsid w:val="006C69C3"/>
    <w:rsid w:val="006C78F6"/>
    <w:rsid w:val="006D2611"/>
    <w:rsid w:val="006D301A"/>
    <w:rsid w:val="006D67B5"/>
    <w:rsid w:val="006E015B"/>
    <w:rsid w:val="006E1EC0"/>
    <w:rsid w:val="006E1FDE"/>
    <w:rsid w:val="006E374E"/>
    <w:rsid w:val="006E68A6"/>
    <w:rsid w:val="006F0824"/>
    <w:rsid w:val="006F23BF"/>
    <w:rsid w:val="006F2973"/>
    <w:rsid w:val="006F335A"/>
    <w:rsid w:val="006F7B7B"/>
    <w:rsid w:val="006F7D76"/>
    <w:rsid w:val="0070334D"/>
    <w:rsid w:val="00703BCF"/>
    <w:rsid w:val="00710921"/>
    <w:rsid w:val="00710DFF"/>
    <w:rsid w:val="00712C7A"/>
    <w:rsid w:val="007149C2"/>
    <w:rsid w:val="00714FEB"/>
    <w:rsid w:val="00720F16"/>
    <w:rsid w:val="00720FEA"/>
    <w:rsid w:val="00721CDA"/>
    <w:rsid w:val="00721DED"/>
    <w:rsid w:val="00721F22"/>
    <w:rsid w:val="00722443"/>
    <w:rsid w:val="00722BD0"/>
    <w:rsid w:val="0072439F"/>
    <w:rsid w:val="00727373"/>
    <w:rsid w:val="007307B4"/>
    <w:rsid w:val="0073798E"/>
    <w:rsid w:val="00737B77"/>
    <w:rsid w:val="00740628"/>
    <w:rsid w:val="00750BA6"/>
    <w:rsid w:val="007553CD"/>
    <w:rsid w:val="00770A1F"/>
    <w:rsid w:val="00772E93"/>
    <w:rsid w:val="00773AF3"/>
    <w:rsid w:val="00776B24"/>
    <w:rsid w:val="00776D91"/>
    <w:rsid w:val="00777C7C"/>
    <w:rsid w:val="0078149F"/>
    <w:rsid w:val="00782990"/>
    <w:rsid w:val="007833F2"/>
    <w:rsid w:val="00786E4C"/>
    <w:rsid w:val="00792E5E"/>
    <w:rsid w:val="0079301D"/>
    <w:rsid w:val="00794A46"/>
    <w:rsid w:val="00794DA7"/>
    <w:rsid w:val="00795CDF"/>
    <w:rsid w:val="007A03F7"/>
    <w:rsid w:val="007A1F48"/>
    <w:rsid w:val="007A20A1"/>
    <w:rsid w:val="007A6839"/>
    <w:rsid w:val="007A7340"/>
    <w:rsid w:val="007A7834"/>
    <w:rsid w:val="007B7C52"/>
    <w:rsid w:val="007C184A"/>
    <w:rsid w:val="007C3F25"/>
    <w:rsid w:val="007C4E7B"/>
    <w:rsid w:val="007C554D"/>
    <w:rsid w:val="007D21BF"/>
    <w:rsid w:val="007D3533"/>
    <w:rsid w:val="007D3E37"/>
    <w:rsid w:val="007D6969"/>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881"/>
    <w:rsid w:val="00866FA9"/>
    <w:rsid w:val="00870176"/>
    <w:rsid w:val="00871C05"/>
    <w:rsid w:val="00872EFF"/>
    <w:rsid w:val="0087529B"/>
    <w:rsid w:val="00877BAD"/>
    <w:rsid w:val="00882FF4"/>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2B23"/>
    <w:rsid w:val="008F2DED"/>
    <w:rsid w:val="008F508F"/>
    <w:rsid w:val="008F51DF"/>
    <w:rsid w:val="00900303"/>
    <w:rsid w:val="00901D29"/>
    <w:rsid w:val="00904DA8"/>
    <w:rsid w:val="009065C1"/>
    <w:rsid w:val="00912713"/>
    <w:rsid w:val="00914A7B"/>
    <w:rsid w:val="00915C3A"/>
    <w:rsid w:val="00920C29"/>
    <w:rsid w:val="00921CA8"/>
    <w:rsid w:val="0092519D"/>
    <w:rsid w:val="00925520"/>
    <w:rsid w:val="00927EDA"/>
    <w:rsid w:val="0093148A"/>
    <w:rsid w:val="009324EE"/>
    <w:rsid w:val="009339A1"/>
    <w:rsid w:val="00941A11"/>
    <w:rsid w:val="00944AAB"/>
    <w:rsid w:val="00944FC0"/>
    <w:rsid w:val="009454E0"/>
    <w:rsid w:val="00945E66"/>
    <w:rsid w:val="00953882"/>
    <w:rsid w:val="00953D28"/>
    <w:rsid w:val="00955E39"/>
    <w:rsid w:val="0095786D"/>
    <w:rsid w:val="00967CC0"/>
    <w:rsid w:val="00971F2E"/>
    <w:rsid w:val="00972785"/>
    <w:rsid w:val="0097627A"/>
    <w:rsid w:val="0097656C"/>
    <w:rsid w:val="00976788"/>
    <w:rsid w:val="00977E34"/>
    <w:rsid w:val="00982180"/>
    <w:rsid w:val="0098246D"/>
    <w:rsid w:val="00984318"/>
    <w:rsid w:val="00987A63"/>
    <w:rsid w:val="00987C3C"/>
    <w:rsid w:val="009923C4"/>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8B9"/>
    <w:rsid w:val="00AA6A2D"/>
    <w:rsid w:val="00AA7237"/>
    <w:rsid w:val="00AA7EA5"/>
    <w:rsid w:val="00AB0961"/>
    <w:rsid w:val="00AB3548"/>
    <w:rsid w:val="00AB4294"/>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4328"/>
    <w:rsid w:val="00B15E22"/>
    <w:rsid w:val="00B16407"/>
    <w:rsid w:val="00B1771C"/>
    <w:rsid w:val="00B216E4"/>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77634"/>
    <w:rsid w:val="00B82D78"/>
    <w:rsid w:val="00B82EEA"/>
    <w:rsid w:val="00B90148"/>
    <w:rsid w:val="00B93E41"/>
    <w:rsid w:val="00B956B4"/>
    <w:rsid w:val="00B96C4C"/>
    <w:rsid w:val="00BA0CA2"/>
    <w:rsid w:val="00BA1A46"/>
    <w:rsid w:val="00BA1D86"/>
    <w:rsid w:val="00BA38FF"/>
    <w:rsid w:val="00BA792C"/>
    <w:rsid w:val="00BB114F"/>
    <w:rsid w:val="00BB52E4"/>
    <w:rsid w:val="00BB6635"/>
    <w:rsid w:val="00BB7388"/>
    <w:rsid w:val="00BB7FC3"/>
    <w:rsid w:val="00BC35AD"/>
    <w:rsid w:val="00BC368D"/>
    <w:rsid w:val="00BC463B"/>
    <w:rsid w:val="00BC5603"/>
    <w:rsid w:val="00BC62E9"/>
    <w:rsid w:val="00BD1495"/>
    <w:rsid w:val="00BD225C"/>
    <w:rsid w:val="00BD4985"/>
    <w:rsid w:val="00BD51ED"/>
    <w:rsid w:val="00BD6033"/>
    <w:rsid w:val="00BD6706"/>
    <w:rsid w:val="00BE0D39"/>
    <w:rsid w:val="00BE3FD1"/>
    <w:rsid w:val="00BE653C"/>
    <w:rsid w:val="00BF1996"/>
    <w:rsid w:val="00BF3052"/>
    <w:rsid w:val="00C03B26"/>
    <w:rsid w:val="00C107A5"/>
    <w:rsid w:val="00C112EB"/>
    <w:rsid w:val="00C11B82"/>
    <w:rsid w:val="00C13FBA"/>
    <w:rsid w:val="00C20CC7"/>
    <w:rsid w:val="00C2148F"/>
    <w:rsid w:val="00C2452E"/>
    <w:rsid w:val="00C24A56"/>
    <w:rsid w:val="00C251CA"/>
    <w:rsid w:val="00C2692F"/>
    <w:rsid w:val="00C26F7B"/>
    <w:rsid w:val="00C308A5"/>
    <w:rsid w:val="00C330F6"/>
    <w:rsid w:val="00C34C85"/>
    <w:rsid w:val="00C35B4A"/>
    <w:rsid w:val="00C35B83"/>
    <w:rsid w:val="00C35B97"/>
    <w:rsid w:val="00C36DD5"/>
    <w:rsid w:val="00C410E7"/>
    <w:rsid w:val="00C44032"/>
    <w:rsid w:val="00C445DF"/>
    <w:rsid w:val="00C45731"/>
    <w:rsid w:val="00C4621E"/>
    <w:rsid w:val="00C520EC"/>
    <w:rsid w:val="00C53BF1"/>
    <w:rsid w:val="00C54687"/>
    <w:rsid w:val="00C553FE"/>
    <w:rsid w:val="00C62F20"/>
    <w:rsid w:val="00C63860"/>
    <w:rsid w:val="00C647E9"/>
    <w:rsid w:val="00C64B7F"/>
    <w:rsid w:val="00C66B63"/>
    <w:rsid w:val="00C702F1"/>
    <w:rsid w:val="00C73D2D"/>
    <w:rsid w:val="00C75698"/>
    <w:rsid w:val="00C75D79"/>
    <w:rsid w:val="00C77421"/>
    <w:rsid w:val="00C80555"/>
    <w:rsid w:val="00C84201"/>
    <w:rsid w:val="00C93733"/>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09D0"/>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E06E1F"/>
    <w:rsid w:val="00E10210"/>
    <w:rsid w:val="00E12CED"/>
    <w:rsid w:val="00E147E1"/>
    <w:rsid w:val="00E1610A"/>
    <w:rsid w:val="00E20E8E"/>
    <w:rsid w:val="00E21E33"/>
    <w:rsid w:val="00E22DF0"/>
    <w:rsid w:val="00E23253"/>
    <w:rsid w:val="00E239D9"/>
    <w:rsid w:val="00E2755E"/>
    <w:rsid w:val="00E310DA"/>
    <w:rsid w:val="00E323B8"/>
    <w:rsid w:val="00E32B87"/>
    <w:rsid w:val="00E357D5"/>
    <w:rsid w:val="00E36B19"/>
    <w:rsid w:val="00E36BC1"/>
    <w:rsid w:val="00E4059D"/>
    <w:rsid w:val="00E447E8"/>
    <w:rsid w:val="00E555F3"/>
    <w:rsid w:val="00E63354"/>
    <w:rsid w:val="00E67C5B"/>
    <w:rsid w:val="00E74E71"/>
    <w:rsid w:val="00E814D8"/>
    <w:rsid w:val="00E835A4"/>
    <w:rsid w:val="00E85150"/>
    <w:rsid w:val="00E91197"/>
    <w:rsid w:val="00E93023"/>
    <w:rsid w:val="00E95E94"/>
    <w:rsid w:val="00EA2C7C"/>
    <w:rsid w:val="00EA5380"/>
    <w:rsid w:val="00EA7EC5"/>
    <w:rsid w:val="00EB1D8B"/>
    <w:rsid w:val="00ED034A"/>
    <w:rsid w:val="00ED057B"/>
    <w:rsid w:val="00ED3095"/>
    <w:rsid w:val="00ED56BF"/>
    <w:rsid w:val="00ED6875"/>
    <w:rsid w:val="00ED7608"/>
    <w:rsid w:val="00ED7FC6"/>
    <w:rsid w:val="00EE0541"/>
    <w:rsid w:val="00EE2CE6"/>
    <w:rsid w:val="00EE439C"/>
    <w:rsid w:val="00EF24A5"/>
    <w:rsid w:val="00EF2A8F"/>
    <w:rsid w:val="00EF5812"/>
    <w:rsid w:val="00F0579E"/>
    <w:rsid w:val="00F117AE"/>
    <w:rsid w:val="00F13A25"/>
    <w:rsid w:val="00F160D8"/>
    <w:rsid w:val="00F20736"/>
    <w:rsid w:val="00F20852"/>
    <w:rsid w:val="00F216F8"/>
    <w:rsid w:val="00F217D4"/>
    <w:rsid w:val="00F218D2"/>
    <w:rsid w:val="00F23864"/>
    <w:rsid w:val="00F27A56"/>
    <w:rsid w:val="00F35A7A"/>
    <w:rsid w:val="00F35F29"/>
    <w:rsid w:val="00F37859"/>
    <w:rsid w:val="00F402F9"/>
    <w:rsid w:val="00F40C65"/>
    <w:rsid w:val="00F4180E"/>
    <w:rsid w:val="00F41D85"/>
    <w:rsid w:val="00F43E68"/>
    <w:rsid w:val="00F477DF"/>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6C1"/>
    <w:rsid w:val="00FC4D70"/>
    <w:rsid w:val="00FC51BD"/>
    <w:rsid w:val="00FC51CD"/>
    <w:rsid w:val="00FC5EC2"/>
    <w:rsid w:val="00FD00C3"/>
    <w:rsid w:val="00FD16BA"/>
    <w:rsid w:val="00FD2321"/>
    <w:rsid w:val="00FD31A1"/>
    <w:rsid w:val="00FD3482"/>
    <w:rsid w:val="00FD57CD"/>
    <w:rsid w:val="00FD599F"/>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D33"/>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ListParagraph">
    <w:name w:val="List Paragraph"/>
    <w:basedOn w:val="Normal"/>
    <w:qFormat/>
    <w:rsid w:val="00185D33"/>
    <w:pPr>
      <w:ind w:left="720"/>
      <w:contextualSpacing/>
    </w:pPr>
  </w:style>
  <w:style w:type="character" w:styleId="CommentReference">
    <w:name w:val="annotation reference"/>
    <w:basedOn w:val="DefaultParagraphFont"/>
    <w:rsid w:val="00CD4954"/>
    <w:rPr>
      <w:sz w:val="16"/>
      <w:szCs w:val="16"/>
    </w:rPr>
  </w:style>
  <w:style w:type="paragraph" w:styleId="CommentText">
    <w:name w:val="annotation text"/>
    <w:basedOn w:val="Normal"/>
    <w:link w:val="CommentTextChar"/>
    <w:rsid w:val="00CD4954"/>
  </w:style>
  <w:style w:type="character" w:customStyle="1" w:styleId="CommentTextChar">
    <w:name w:val="Comment Text Char"/>
    <w:basedOn w:val="DefaultParagraphFont"/>
    <w:link w:val="CommentText"/>
    <w:rsid w:val="00CD4954"/>
    <w:rPr>
      <w:lang w:eastAsia="en-US"/>
    </w:rPr>
  </w:style>
  <w:style w:type="paragraph" w:styleId="CommentSubject">
    <w:name w:val="annotation subject"/>
    <w:basedOn w:val="CommentText"/>
    <w:next w:val="CommentText"/>
    <w:link w:val="CommentSubjectChar"/>
    <w:rsid w:val="00CD4954"/>
    <w:rPr>
      <w:b/>
      <w:bCs/>
    </w:rPr>
  </w:style>
  <w:style w:type="character" w:customStyle="1" w:styleId="CommentSubjectChar">
    <w:name w:val="Comment Subject Char"/>
    <w:basedOn w:val="CommentTextChar"/>
    <w:link w:val="CommentSubject"/>
    <w:rsid w:val="00CD4954"/>
    <w:rPr>
      <w:b/>
      <w:bCs/>
      <w:lang w:eastAsia="en-US"/>
    </w:rPr>
  </w:style>
  <w:style w:type="paragraph" w:styleId="BalloonText">
    <w:name w:val="Balloon Text"/>
    <w:basedOn w:val="Normal"/>
    <w:link w:val="BalloonTextChar"/>
    <w:rsid w:val="00CD4954"/>
    <w:rPr>
      <w:rFonts w:ascii="Segoe UI" w:hAnsi="Segoe UI" w:cs="Segoe UI"/>
      <w:sz w:val="18"/>
      <w:szCs w:val="18"/>
    </w:rPr>
  </w:style>
  <w:style w:type="character" w:customStyle="1" w:styleId="BalloonTextChar">
    <w:name w:val="Balloon Text Char"/>
    <w:basedOn w:val="DefaultParagraphFont"/>
    <w:link w:val="BalloonText"/>
    <w:rsid w:val="00CD4954"/>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B72B8A"/>
    <w:rPr>
      <w:color w:val="605E5C"/>
      <w:shd w:val="clear" w:color="auto" w:fill="E1DFDD"/>
    </w:rPr>
  </w:style>
  <w:style w:type="paragraph" w:styleId="NormalWeb">
    <w:name w:val="Normal (Web)"/>
    <w:basedOn w:val="Normal"/>
    <w:uiPriority w:val="99"/>
    <w:unhideWhenUsed/>
    <w:rsid w:val="00B72B8A"/>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471911"/>
    <w:rPr>
      <w:i/>
      <w:iCs/>
    </w:rPr>
  </w:style>
  <w:style w:type="character" w:styleId="PlaceholderText">
    <w:name w:val="Placeholder Text"/>
    <w:basedOn w:val="DefaultParagraphFont"/>
    <w:semiHidden/>
    <w:rsid w:val="00E22DF0"/>
    <w:rPr>
      <w:color w:val="808080"/>
    </w:rPr>
  </w:style>
  <w:style w:type="paragraph" w:styleId="Revision">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463357213">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18554283">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4185896">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wmf"/><Relationship Id="rId22"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47B6E-7439-4A7F-B9E0-1FEC2BD74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233</TotalTime>
  <Pages>7</Pages>
  <Words>9779</Words>
  <Characters>55741</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Sean Yun-Shiuan Chuang</cp:lastModifiedBy>
  <cp:revision>25</cp:revision>
  <cp:lastPrinted>2019-05-11T03:48:00Z</cp:lastPrinted>
  <dcterms:created xsi:type="dcterms:W3CDTF">2020-03-10T17:01:00Z</dcterms:created>
  <dcterms:modified xsi:type="dcterms:W3CDTF">2020-03-11T23:15:00Z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
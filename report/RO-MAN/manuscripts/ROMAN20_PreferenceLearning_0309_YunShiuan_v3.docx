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75E75" w14:textId="77777777" w:rsidR="00A701AA" w:rsidRDefault="00A701AA" w:rsidP="00A701AA">
      <w:pPr>
        <w:pStyle w:val="Text"/>
        <w:ind w:firstLine="0"/>
        <w:contextualSpacing/>
        <w:rPr>
          <w:sz w:val="2"/>
          <w:szCs w:val="18"/>
          <w:lang w:eastAsia="zh-TW"/>
        </w:rPr>
      </w:pPr>
    </w:p>
    <w:p w14:paraId="365F8AAB" w14:textId="77777777" w:rsidR="00A701AA" w:rsidRDefault="00A701AA" w:rsidP="00A701AA">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0A5785A3" w14:textId="77777777" w:rsidR="00A701AA" w:rsidRPr="00667082" w:rsidRDefault="00A701AA" w:rsidP="00A701AA">
      <w:pPr>
        <w:pStyle w:val="Authors"/>
        <w:framePr w:wrap="notBeside" w:x="1614"/>
        <w:contextualSpacing/>
        <w:rPr>
          <w:i/>
          <w:iCs/>
        </w:rPr>
      </w:pPr>
      <w:r>
        <w:t xml:space="preserve">Yun-Shiuan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Li-Chen Fu, </w:t>
      </w:r>
      <w:r>
        <w:rPr>
          <w:i/>
          <w:iCs/>
        </w:rPr>
        <w:t>Member, IEEE</w:t>
      </w:r>
    </w:p>
    <w:p w14:paraId="5AAE6494" w14:textId="77777777" w:rsidR="00A701AA" w:rsidRDefault="00A701AA" w:rsidP="00A701AA">
      <w:pPr>
        <w:pStyle w:val="Abstract"/>
        <w:spacing w:before="0"/>
        <w:ind w:firstLine="204"/>
        <w:contextualSpacing/>
      </w:pPr>
      <w:r>
        <w:rPr>
          <w:i/>
          <w:iCs/>
        </w:rPr>
        <w:t>Abstract</w:t>
      </w:r>
      <w:r>
        <w:t>—</w:t>
      </w:r>
      <w:r w:rsidRPr="00B32A40">
        <w:t xml:space="preserve"> </w:t>
      </w:r>
      <w:r w:rsidRPr="00CD4954">
        <w:t>Human social interactions are laden with behavioral preferences that stem from hidden social network representations. In this study, we trained a neural network (NN) to learn and predict human social preferences based on implicit information from the way agents and social targets behaviorally interact with each other. Our findings have implications for machine applications that seek to infer hidden information structures solely from third-person observation of behaviors</w:t>
      </w:r>
      <w:r w:rsidRPr="001D7164">
        <w:t>.</w:t>
      </w:r>
    </w:p>
    <w:p w14:paraId="6F555B9A" w14:textId="77777777" w:rsidR="00A701AA" w:rsidRDefault="00A701AA" w:rsidP="00A701AA">
      <w:pPr>
        <w:pStyle w:val="Heading1"/>
        <w:spacing w:before="120" w:after="120"/>
        <w:contextualSpacing/>
      </w:pPr>
      <w:r>
        <w:t>I</w:t>
      </w:r>
      <w:r>
        <w:rPr>
          <w:sz w:val="16"/>
          <w:szCs w:val="16"/>
        </w:rPr>
        <w:t>NTRODUCTION</w:t>
      </w:r>
    </w:p>
    <w:p w14:paraId="38A81A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76388B8" wp14:editId="2080F009">
                <wp:simplePos x="0" y="0"/>
                <wp:positionH relativeFrom="column">
                  <wp:posOffset>-1905</wp:posOffset>
                </wp:positionH>
                <wp:positionV relativeFrom="paragraph">
                  <wp:posOffset>2356666</wp:posOffset>
                </wp:positionV>
                <wp:extent cx="3112770" cy="354838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548380"/>
                        </a:xfrm>
                        <a:prstGeom prst="rect">
                          <a:avLst/>
                        </a:prstGeom>
                        <a:solidFill>
                          <a:srgbClr val="FFFFFF"/>
                        </a:solidFill>
                        <a:ln w="9525">
                          <a:noFill/>
                          <a:miter lim="800000"/>
                          <a:headEnd/>
                          <a:tailEnd/>
                        </a:ln>
                      </wps:spPr>
                      <wps:txbx>
                        <w:txbxContent>
                          <w:p w14:paraId="1376CDE3" w14:textId="77777777" w:rsidR="009E74FA" w:rsidRDefault="009E74FA" w:rsidP="00A701AA">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9E74FA" w:rsidRDefault="009E74FA" w:rsidP="00A701AA">
                            <w:pPr>
                              <w:pStyle w:val="FootnoteText"/>
                            </w:pPr>
                            <w:r>
                              <w:t>Y.-S. Chuang is with the Graduate Institute of Brain and Mind Sciences, National Taiwan University, Taipei, Taiwan (e-mail: yunshiuan.chuang@gmail.com).</w:t>
                            </w:r>
                          </w:p>
                          <w:p w14:paraId="59610854" w14:textId="77777777" w:rsidR="009E74FA" w:rsidRDefault="009E74FA"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9E74FA" w:rsidRDefault="009E74FA"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9E74FA" w:rsidRDefault="009E74FA"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9E74FA" w:rsidRDefault="009E74FA"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9E74FA" w:rsidRDefault="009E74FA"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9E74FA" w:rsidRPr="00B72B8A" w:rsidRDefault="009E74FA"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9E74FA" w:rsidRPr="00B72B8A" w:rsidRDefault="009E74FA" w:rsidP="00A701AA">
                            <w:pPr>
                              <w:pStyle w:val="FootnoteText"/>
                            </w:pPr>
                          </w:p>
                          <w:p w14:paraId="64C26F0E" w14:textId="77777777" w:rsidR="009E74FA" w:rsidRDefault="009E74FA" w:rsidP="00A701AA">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76388B8" id="_x0000_t202" coordsize="21600,21600" o:spt="202" path="m,l,21600r21600,l21600,xe">
                <v:stroke joinstyle="miter"/>
                <v:path gradientshapeok="t" o:connecttype="rect"/>
              </v:shapetype>
              <v:shape id="_x0000_s1026" type="#_x0000_t202" style="position:absolute;left:0;text-align:left;margin-left:-.15pt;margin-top:185.55pt;width:245.1pt;height:279.4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" stroked="f">
                <v:textbox inset="0,0,0,0">
                  <w:txbxContent>
                    <w:p w14:paraId="1376CDE3" w14:textId="77777777" w:rsidR="009E74FA" w:rsidRDefault="009E74FA" w:rsidP="00A701AA">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9E74FA" w:rsidRDefault="009E74FA" w:rsidP="00A701AA">
                      <w:pPr>
                        <w:pStyle w:val="FootnoteText"/>
                      </w:pPr>
                      <w:r>
                        <w:t>Y.-S. Chuang is with the Graduate Institute of Brain and Mind Sciences, National Taiwan University, Taipei, Taiwan (e-mail: yunshiuan.chuang@gmail.com).</w:t>
                      </w:r>
                    </w:p>
                    <w:p w14:paraId="59610854" w14:textId="77777777" w:rsidR="009E74FA" w:rsidRDefault="009E74FA"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9E74FA" w:rsidRDefault="009E74FA"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9E74FA" w:rsidRDefault="009E74FA"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9E74FA" w:rsidRDefault="009E74FA"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9E74FA" w:rsidRDefault="009E74FA"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9E74FA" w:rsidRPr="00B72B8A" w:rsidRDefault="009E74FA"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9E74FA" w:rsidRPr="00B72B8A" w:rsidRDefault="009E74FA" w:rsidP="00A701AA">
                      <w:pPr>
                        <w:pStyle w:val="FootnoteText"/>
                      </w:pPr>
                    </w:p>
                    <w:p w14:paraId="64C26F0E" w14:textId="77777777" w:rsidR="009E74FA" w:rsidRDefault="009E74FA" w:rsidP="00A701AA">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241FE8BA"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772FDD5E"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024C4907"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439A37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noProof/>
          <w:lang w:eastAsia="zh-CN"/>
        </w:rPr>
        <mc:AlternateContent>
          <mc:Choice Requires="wps">
            <w:drawing>
              <wp:anchor distT="45720" distB="45720" distL="114300" distR="114300" simplePos="0" relativeHeight="251663360" behindDoc="0" locked="0" layoutInCell="1" allowOverlap="1" wp14:anchorId="0D85400C" wp14:editId="4BF6B75E">
                <wp:simplePos x="0" y="0"/>
                <wp:positionH relativeFrom="column">
                  <wp:posOffset>0</wp:posOffset>
                </wp:positionH>
                <wp:positionV relativeFrom="margin">
                  <wp:posOffset>6988991</wp:posOffset>
                </wp:positionV>
                <wp:extent cx="3099435" cy="167767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77670"/>
                        </a:xfrm>
                        <a:prstGeom prst="rect">
                          <a:avLst/>
                        </a:prstGeom>
                        <a:solidFill>
                          <a:srgbClr val="FFFFFF"/>
                        </a:solidFill>
                        <a:ln w="9525">
                          <a:noFill/>
                          <a:miter lim="800000"/>
                          <a:headEnd/>
                          <a:tailEnd/>
                        </a:ln>
                      </wps:spPr>
                      <wps:txbx>
                        <w:txbxContent>
                          <w:p w14:paraId="122B56A3" w14:textId="77777777" w:rsidR="009E74FA" w:rsidRDefault="009E74FA"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9E74FA" w:rsidRDefault="009E74FA"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400C" id="_x0000_s1027" type="#_x0000_t202" style="position:absolute;left:0;text-align:left;margin-left:0;margin-top:550.3pt;width:244.05pt;height:13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" stroked="f">
                <v:textbox inset="0,0,0,0">
                  <w:txbxContent>
                    <w:p w14:paraId="122B56A3" w14:textId="77777777" w:rsidR="009E74FA" w:rsidRDefault="009E74FA"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9E74FA" w:rsidRDefault="009E74FA"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v:textbox>
                <w10:wrap type="square" anchory="margin"/>
              </v:shape>
            </w:pict>
          </mc:Fallback>
        </mc:AlternateContent>
      </w: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(Fig. 1). These simulated </w:t>
      </w:r>
      <w:r>
        <w:rPr>
          <w:rFonts w:eastAsia="BatangChe"/>
          <w:smallCaps w:val="0"/>
          <w:color w:val="000000"/>
          <w:kern w:val="0"/>
          <w:szCs w:val="18"/>
          <w:lang w:eastAsia="ko-KR"/>
        </w:rPr>
        <w:lastRenderedPageBreak/>
        <w:t xml:space="preserve">social networks consisted of agents with different inter-personal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E6278FF"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judgment of agent-target social interaction preferences during test has a similar rank order as the social support weights. </w:t>
      </w:r>
    </w:p>
    <w:p w14:paraId="72C88CD3"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expands on the notion of social support and its influence on human social interaction as well as considers relevant findings on machine learning of human social preferences. Section III covers our methodology regarding the SSQ, simulation generation, additional real human social interaction data acquisition for ecological validation, and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performance results for the simulation data as well as human data. Section V discusses the findings and conclusion.</w:t>
      </w:r>
    </w:p>
    <w:p w14:paraId="12CF71B7" w14:textId="77777777" w:rsidR="00A701AA" w:rsidRPr="00667082" w:rsidRDefault="00A701AA" w:rsidP="00A701AA">
      <w:pPr>
        <w:pStyle w:val="Heading1"/>
        <w:numPr>
          <w:ilvl w:val="0"/>
          <w:numId w:val="0"/>
        </w:numPr>
        <w:contextualSpacing/>
        <w:jc w:val="both"/>
        <w:rPr>
          <w:rFonts w:eastAsia="BatangChe"/>
          <w:lang w:eastAsia="ko-KR"/>
        </w:rPr>
      </w:pPr>
    </w:p>
    <w:p w14:paraId="3B4A4515" w14:textId="77777777" w:rsidR="00A701AA" w:rsidRDefault="00A701AA" w:rsidP="00A701AA">
      <w:pPr>
        <w:pStyle w:val="Heading1"/>
        <w:spacing w:before="120" w:after="120"/>
        <w:contextualSpacing/>
      </w:pPr>
      <w:r>
        <w:t>Background and Related Works</w:t>
      </w:r>
    </w:p>
    <w:p w14:paraId="2B491B09" w14:textId="77777777" w:rsidR="00A701AA" w:rsidRDefault="00A701AA" w:rsidP="00A701AA">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2E9EEB08" w14:textId="77777777" w:rsidR="00A701AA" w:rsidRDefault="00A701AA" w:rsidP="00A701AA">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21AB65AE" w14:textId="77777777" w:rsidR="00A701AA" w:rsidRDefault="00A701AA" w:rsidP="00A701AA">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Pr="00667082">
        <w:rPr>
          <w:iCs/>
          <w:noProof/>
        </w:rPr>
        <w:t>[1], [2]</w:t>
      </w:r>
      <w:r>
        <w:rPr>
          <w:iCs/>
        </w:rPr>
        <w:fldChar w:fldCharType="end"/>
      </w:r>
      <w:r w:rsidRPr="004A4959">
        <w:rPr>
          <w:iCs/>
        </w:rPr>
        <w:t xml:space="preserve">. </w:t>
      </w:r>
    </w:p>
    <w:p w14:paraId="47687A89" w14:textId="77777777" w:rsidR="00A701AA" w:rsidRDefault="00A701AA" w:rsidP="00A701AA">
      <w:pPr>
        <w:pStyle w:val="BodyText"/>
        <w:ind w:firstLine="289"/>
        <w:contextualSpacing/>
        <w:rPr>
          <w:iCs/>
        </w:rPr>
      </w:pPr>
      <w:r w:rsidRPr="004A4959">
        <w:rPr>
          <w:iCs/>
        </w:rPr>
        <w:tab/>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Pr="00667082">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decision making process to determine how to best interact with a specific user.</w:t>
      </w:r>
      <w:r>
        <w:rPr>
          <w:iCs/>
        </w:rPr>
        <w:t xml:space="preserve"> I</w:t>
      </w:r>
      <w:r w:rsidRPr="004A4959">
        <w:rPr>
          <w:iCs/>
        </w:rPr>
        <w:t xml:space="preserve">n </w:t>
      </w:r>
      <w:r>
        <w:rPr>
          <w:iCs/>
        </w:rPr>
        <w:fldChar w:fldCharType="begin"/>
      </w:r>
      <w:r>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Pr="00667082">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knowledge based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Pr="00667082">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Pr="00667082">
        <w:rPr>
          <w:iCs/>
          <w:noProof/>
        </w:rPr>
        <w:t>[12]</w:t>
      </w:r>
      <w:r>
        <w:rPr>
          <w:iCs/>
        </w:rPr>
        <w:fldChar w:fldCharType="end"/>
      </w:r>
      <w:r>
        <w:rPr>
          <w:iCs/>
        </w:rPr>
        <w:t xml:space="preserve"> and</w:t>
      </w:r>
      <w:r w:rsidRPr="004A4959">
        <w:rPr>
          <w:iCs/>
        </w:rPr>
        <w:t xml:space="preserve"> </w:t>
      </w:r>
      <w:r>
        <w:rPr>
          <w:iCs/>
        </w:rPr>
        <w:fldChar w:fldCharType="begin"/>
      </w:r>
      <w:r>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Pr="00667082">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0E31A7B3" w14:textId="77777777" w:rsidR="00A701AA" w:rsidRPr="008B505E" w:rsidRDefault="00A701AA" w:rsidP="00A701AA">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1FB2DE9" w14:textId="77777777" w:rsidR="00A701AA" w:rsidRDefault="00A701AA" w:rsidP="00A701AA">
      <w:pPr>
        <w:pStyle w:val="Heading2"/>
        <w:keepLines/>
        <w:numPr>
          <w:ilvl w:val="1"/>
          <w:numId w:val="0"/>
        </w:numPr>
        <w:tabs>
          <w:tab w:val="num" w:pos="360"/>
        </w:tabs>
        <w:autoSpaceDE/>
        <w:autoSpaceDN/>
        <w:ind w:left="288" w:hanging="288"/>
        <w:contextualSpacing/>
      </w:pPr>
      <w:r>
        <w:t>B.</w:t>
      </w:r>
      <w:r>
        <w:tab/>
        <w:t>Social Support Networks</w:t>
      </w:r>
    </w:p>
    <w:p w14:paraId="3C1CF9BE" w14:textId="77777777" w:rsidR="00A701AA" w:rsidRDefault="00A701AA" w:rsidP="00A701AA">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Pr="00667082">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Emphasis"/>
          <w:i w:val="0"/>
        </w:rPr>
        <w:fldChar w:fldCharType="begin"/>
      </w:r>
      <w:r>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Pr="00667082">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3EA5CD68" w14:textId="77777777" w:rsidR="00A701AA" w:rsidRDefault="00A701AA" w:rsidP="00A701AA">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w:t>
      </w:r>
      <w:r>
        <w:rPr>
          <w:rStyle w:val="Emphasis"/>
          <w:i w:val="0"/>
        </w:rPr>
        <w:lastRenderedPageBreak/>
        <w:t xml:space="preserve">social network mediates the ease of obtaining support from others for certain needs </w:t>
      </w:r>
      <w:r>
        <w:rPr>
          <w:rStyle w:val="Emphasis"/>
          <w:i w:val="0"/>
        </w:rPr>
        <w:fldChar w:fldCharType="begin"/>
      </w:r>
      <w:r>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Pr="00667082">
        <w:rPr>
          <w:rStyle w:val="Emphasis"/>
          <w:i w:val="0"/>
          <w:noProof/>
        </w:rPr>
        <w:t>[9], [16]</w:t>
      </w:r>
      <w:r>
        <w:rPr>
          <w:rStyle w:val="Emphasis"/>
          <w:i w:val="0"/>
        </w:rPr>
        <w:fldChar w:fldCharType="end"/>
      </w:r>
      <w:r>
        <w:rPr>
          <w:rStyle w:val="Emphasis"/>
          <w:i w:val="0"/>
        </w:rPr>
        <w:t xml:space="preserve">. For instance, a baby obtains food from parents more readily than from </w:t>
      </w:r>
      <w:proofErr w:type="gramStart"/>
      <w:r>
        <w:rPr>
          <w:rStyle w:val="Emphasis"/>
          <w:i w:val="0"/>
        </w:rPr>
        <w:t>siblings, and</w:t>
      </w:r>
      <w:proofErr w:type="gramEnd"/>
      <w:r>
        <w:rPr>
          <w:rStyle w:val="Emphasis"/>
          <w:i w:val="0"/>
        </w:rPr>
        <w:t xml:space="preserve">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Pr="00667082">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79C5F162" w14:textId="77777777" w:rsidR="00A701AA" w:rsidRDefault="00A701AA" w:rsidP="00A701AA">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Pr="00667082">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SSQ </w:t>
      </w:r>
      <w:r>
        <w:rPr>
          <w:rStyle w:val="Emphasis"/>
          <w:i w:val="0"/>
        </w:rPr>
        <w:fldChar w:fldCharType="begin"/>
      </w:r>
      <w:r>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Pr="00667082">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39CA3E4E" w14:textId="77777777" w:rsidR="00A701AA" w:rsidRDefault="00A701AA" w:rsidP="00A701AA">
      <w:pPr>
        <w:pStyle w:val="Heading2"/>
        <w:keepLines/>
        <w:numPr>
          <w:ilvl w:val="1"/>
          <w:numId w:val="0"/>
        </w:numPr>
        <w:tabs>
          <w:tab w:val="num" w:pos="360"/>
        </w:tabs>
        <w:autoSpaceDE/>
        <w:autoSpaceDN/>
        <w:ind w:left="288" w:hanging="288"/>
        <w:contextualSpacing/>
      </w:pPr>
      <w:r>
        <w:t>C.</w:t>
      </w:r>
      <w:r>
        <w:tab/>
        <w:t>Machine Theory of Mind</w:t>
      </w:r>
    </w:p>
    <w:p w14:paraId="1EC4FA00" w14:textId="77777777" w:rsidR="00A701AA" w:rsidRDefault="00A701AA" w:rsidP="00A701AA">
      <w:pPr>
        <w:pStyle w:val="BodyText"/>
        <w:ind w:firstLine="289"/>
        <w:contextualSpacing/>
        <w:rPr>
          <w:rStyle w:val="Emphasis"/>
          <w:i w:val="0"/>
        </w:rPr>
      </w:pPr>
      <w:r>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05B7864E" w14:textId="77777777" w:rsidR="00A701AA" w:rsidRPr="008B505E" w:rsidRDefault="00A701AA" w:rsidP="00A701AA">
      <w:pPr>
        <w:pStyle w:val="BodyText"/>
        <w:ind w:firstLine="289"/>
        <w:contextualSpacing/>
        <w:rPr>
          <w:iCs/>
        </w:rPr>
      </w:pP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 the agent. Despite this, </w:t>
      </w:r>
      <w:proofErr w:type="spellStart"/>
      <w:r>
        <w:rPr>
          <w:rStyle w:val="Emphasis"/>
          <w:i w:val="0"/>
        </w:rPr>
        <w:t>ToMnet</w:t>
      </w:r>
      <w:proofErr w:type="spellEnd"/>
      <w:r>
        <w:rPr>
          <w:rStyle w:val="Emphasis"/>
          <w:i w:val="0"/>
        </w:rPr>
        <w:t xml:space="preserve"> still predicted agent actions vis-à-vis the agent’s status quo as if targets were present, thereby displaying its inference about the agent’s false belief. Because of its ability to derive hidden states from observations, in this proposed system, we </w:t>
      </w:r>
      <w:r>
        <w:rPr>
          <w:rStyle w:val="Emphasis"/>
          <w:i w:val="0"/>
        </w:rPr>
        <w:t xml:space="preserve">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6CA80991" w14:textId="77777777" w:rsidR="00A701AA" w:rsidRDefault="00A701AA" w:rsidP="00A701AA">
      <w:pPr>
        <w:pStyle w:val="Heading1"/>
        <w:spacing w:before="120" w:after="120"/>
        <w:contextualSpacing/>
      </w:pPr>
      <w:r>
        <w:t>Methodology</w:t>
      </w:r>
    </w:p>
    <w:p w14:paraId="0583F877" w14:textId="77777777" w:rsidR="00A701AA" w:rsidRDefault="00A701AA" w:rsidP="00A701AA">
      <w:pPr>
        <w:pStyle w:val="Heading2"/>
        <w:keepLines/>
        <w:numPr>
          <w:ilvl w:val="1"/>
          <w:numId w:val="0"/>
        </w:numPr>
        <w:tabs>
          <w:tab w:val="num" w:pos="360"/>
        </w:tabs>
        <w:autoSpaceDE/>
        <w:autoSpaceDN/>
        <w:ind w:left="288" w:hanging="288"/>
        <w:contextualSpacing/>
      </w:pPr>
      <w:r>
        <w:t>A.</w:t>
      </w:r>
      <w:r>
        <w:tab/>
      </w:r>
      <w:del w:id="2" w:author="Unknown">
        <w:r w:rsidDel="000734B4">
          <w:delText>System Overview</w:delText>
        </w:r>
      </w:del>
      <w:ins w:id="3" w:author="Unknown" w:date="2020-03-09T20:30:00Z">
        <w:r>
          <w:t xml:space="preserve">The </w:t>
        </w:r>
      </w:ins>
      <w:ins w:id="4" w:author="Unknown" w:date="2020-03-09T20:34:00Z">
        <w:r>
          <w:t>Social Game</w:t>
        </w:r>
      </w:ins>
      <w:ins w:id="5" w:author="Unknown" w:date="2020-03-09T20:30:00Z">
        <w:r>
          <w:t xml:space="preserve"> </w:t>
        </w:r>
        <w:del w:id="6" w:author="Unknown" w:date="2020-03-10T01:08:00Z">
          <w:r w:rsidDel="00C82911">
            <w:delText xml:space="preserve">Design </w:delText>
          </w:r>
        </w:del>
      </w:ins>
      <w:ins w:id="7" w:author="Unknown" w:date="2020-03-09T20:33:00Z">
        <w:r>
          <w:t>for</w:t>
        </w:r>
      </w:ins>
      <w:ins w:id="8" w:author="Unknown" w:date="2020-03-09T20:30:00Z">
        <w:r>
          <w:t xml:space="preserve"> Simulat</w:t>
        </w:r>
      </w:ins>
      <w:ins w:id="9" w:author="Unknown" w:date="2020-03-09T20:31:00Z">
        <w:r>
          <w:t>ed Agents</w:t>
        </w:r>
      </w:ins>
    </w:p>
    <w:p w14:paraId="32DF9937" w14:textId="1D64DD21" w:rsidR="00A701AA" w:rsidRDefault="00A701AA" w:rsidP="00A701AA">
      <w:pPr>
        <w:pStyle w:val="a"/>
        <w:tabs>
          <w:tab w:val="clear" w:pos="800"/>
          <w:tab w:val="left" w:pos="180"/>
        </w:tabs>
        <w:wordWrap/>
        <w:spacing w:line="240" w:lineRule="auto"/>
        <w:contextualSpacing/>
        <w:outlineLvl w:val="0"/>
        <w:rPr>
          <w:ins w:id="10" w:author="Unknown" w:date="2020-03-09T20:09:00Z"/>
          <w:rFonts w:ascii="Times New Roman"/>
          <w:bCs/>
        </w:rPr>
      </w:pPr>
      <w:r>
        <w:rPr>
          <w:rFonts w:ascii="Times New Roman"/>
          <w:bCs/>
        </w:rPr>
        <w:tab/>
      </w:r>
      <w:r w:rsidRPr="008B3F6C">
        <w:rPr>
          <w:rFonts w:ascii="Times New Roman"/>
          <w:bCs/>
        </w:rPr>
        <w:t xml:space="preserve">We simulated </w:t>
      </w:r>
      <w:del w:id="11" w:author="Unknown">
        <w:r w:rsidRPr="008B3F6C" w:rsidDel="00270184">
          <w:rPr>
            <w:rFonts w:ascii="Times New Roman"/>
            <w:bCs/>
          </w:rPr>
          <w:delText xml:space="preserve">a </w:delText>
        </w:r>
      </w:del>
      <w:r w:rsidRPr="008B3F6C">
        <w:rPr>
          <w:rFonts w:ascii="Times New Roman"/>
          <w:bCs/>
        </w:rPr>
        <w:t>social network</w:t>
      </w:r>
      <w:ins w:id="12" w:author="Unknown" w:date="2020-03-09T19:01:00Z">
        <w:r>
          <w:rPr>
            <w:rFonts w:ascii="Times New Roman"/>
            <w:bCs/>
          </w:rPr>
          <w:t>s</w:t>
        </w:r>
      </w:ins>
      <w:r w:rsidRPr="008B3F6C">
        <w:rPr>
          <w:rFonts w:ascii="Times New Roman"/>
          <w:bCs/>
        </w:rPr>
        <w:t xml:space="preserve"> </w:t>
      </w:r>
      <w:ins w:id="13" w:author="Unknown" w:date="2020-03-09T19:01:00Z">
        <w:r>
          <w:rPr>
            <w:rFonts w:ascii="Times New Roman"/>
            <w:bCs/>
          </w:rPr>
          <w:t>for 30</w:t>
        </w:r>
      </w:ins>
      <w:del w:id="14" w:author="Unknown">
        <w:r w:rsidRPr="008B3F6C" w:rsidDel="00270184">
          <w:rPr>
            <w:rFonts w:ascii="Times New Roman"/>
            <w:bCs/>
          </w:rPr>
          <w:delText>of a</w:delText>
        </w:r>
      </w:del>
      <w:r w:rsidRPr="008B3F6C">
        <w:rPr>
          <w:rFonts w:ascii="Times New Roman"/>
          <w:bCs/>
        </w:rPr>
        <w:t xml:space="preserve"> virtual agent</w:t>
      </w:r>
      <w:ins w:id="15" w:author="Unknown" w:date="2020-03-09T19:01:00Z">
        <w:r>
          <w:rPr>
            <w:rFonts w:ascii="Times New Roman"/>
            <w:bCs/>
          </w:rPr>
          <w:t>s</w:t>
        </w:r>
      </w:ins>
      <m:oMath>
        <m:r>
          <w:ins w:id="16" w:author="Unknown" w:date="2020-03-09T19:26:00Z">
            <w:rPr>
              <w:rFonts w:ascii="Cambria Math" w:hAnsi="Cambria Math"/>
            </w:rPr>
            <m:t xml:space="preserve">, </m:t>
          </w:ins>
        </m:r>
        <m:r>
          <w:ins w:id="17" w:author="Unknown" w:date="2020-03-09T20:14:00Z">
            <w:del w:id="18" w:author="Unknown" w:date="2020-03-10T00:58:00Z">
              <w:rPr>
                <w:rFonts w:ascii="Cambria Math" w:hAnsi="Cambria Math"/>
              </w:rPr>
              <m:t>A=</m:t>
            </w:del>
          </w:ins>
        </m:r>
      </m:oMath>
      <w:del w:id="19" w:author="Unknown">
        <w:r w:rsidRPr="008B3F6C" w:rsidDel="00794DA7">
          <w:rPr>
            <w:rFonts w:ascii="Times New Roman"/>
            <w:bCs/>
          </w:rPr>
          <w:delText xml:space="preserve"> (</w:delText>
        </w:r>
      </w:del>
      <m:oMath>
        <m:r>
          <w:ins w:id="20" w:author="Unknown" w:date="2020-03-09T19:04:00Z">
            <w:rPr>
              <w:rFonts w:ascii="Cambria Math" w:hAnsi="Cambria Math"/>
            </w:rPr>
            <m:t>{</m:t>
          </w:ins>
        </m:r>
        <m:sSub>
          <m:sSubPr>
            <m:ctrlPr>
              <w:ins w:id="21" w:author="Unknown" w:date="2020-03-09T19:05:00Z">
                <w:rPr>
                  <w:rFonts w:ascii="Cambria Math" w:hAnsi="Cambria Math"/>
                  <w:bCs/>
                  <w:i/>
                </w:rPr>
              </w:ins>
            </m:ctrlPr>
          </m:sSubPr>
          <m:e>
            <m:r>
              <w:ins w:id="22" w:author="Unknown" w:date="2020-03-09T19:05:00Z">
                <w:rPr>
                  <w:rFonts w:ascii="Cambria Math" w:hAnsi="Cambria Math"/>
                </w:rPr>
                <m:t>a</m:t>
              </w:ins>
            </m:r>
          </m:e>
          <m:sub>
            <m:r>
              <w:ins w:id="23" w:author="Unknown" w:date="2020-03-09T19:05:00Z">
                <w:rPr>
                  <w:rFonts w:ascii="Cambria Math" w:hAnsi="Cambria Math"/>
                </w:rPr>
                <m:t>i</m:t>
              </w:ins>
            </m:r>
          </m:sub>
        </m:sSub>
        <m:r>
          <w:ins w:id="24" w:author="Unknown" w:date="2020-03-09T19:05:00Z">
            <w:rPr>
              <w:rFonts w:ascii="Cambria Math" w:hAnsi="Cambria Math"/>
            </w:rPr>
            <m:t>|</m:t>
          </w:ins>
        </m:r>
        <m:r>
          <w:ins w:id="25" w:author="Unknown" w:date="2020-03-09T19:06:00Z">
            <w:rPr>
              <w:rFonts w:ascii="Cambria Math" w:hAnsi="Cambria Math"/>
            </w:rPr>
            <m:t>i</m:t>
          </w:ins>
        </m:r>
        <m:r>
          <w:ins w:id="26" w:author="Unknown" w:date="2020-03-09T19:24:00Z">
            <w:rPr>
              <w:rFonts w:ascii="Cambria Math" w:hAnsi="Cambria Math"/>
            </w:rPr>
            <m:t>∈[</m:t>
          </w:ins>
        </m:r>
        <m:r>
          <w:ins w:id="27" w:author="Unknown" w:date="2020-03-09T19:06:00Z">
            <w:rPr>
              <w:rFonts w:ascii="Cambria Math" w:hAnsi="Cambria Math"/>
            </w:rPr>
            <m:t>1,</m:t>
          </w:ins>
        </m:r>
        <m:r>
          <w:ins w:id="28" w:author="Unknown" w:date="2020-03-09T19:24:00Z">
            <w:rPr>
              <w:rFonts w:ascii="Cambria Math" w:hAnsi="Cambria Math"/>
            </w:rPr>
            <m:t>30</m:t>
          </w:ins>
        </m:r>
        <m:r>
          <w:ins w:id="29" w:author="Unknown" w:date="2020-03-09T19:50:00Z">
            <w:rPr>
              <w:rFonts w:ascii="Cambria Math" w:hAnsi="Cambria Math"/>
            </w:rPr>
            <m:t>]</m:t>
          </w:ins>
        </m:r>
        <m:r>
          <w:ins w:id="30" w:author="Unknown" w:date="2020-03-09T19:04:00Z">
            <w:rPr>
              <w:rFonts w:ascii="Cambria Math" w:hAnsi="Cambria Math"/>
            </w:rPr>
            <m:t>}</m:t>
          </w:ins>
        </m:r>
      </m:oMath>
      <w:del w:id="31" w:author="Unknown">
        <w:r w:rsidRPr="008B3F6C" w:rsidDel="00270184">
          <w:rPr>
            <w:rFonts w:ascii="Times New Roman"/>
            <w:bCs/>
            <w:i/>
          </w:rPr>
          <w:delText>A</w:delText>
        </w:r>
        <w:r w:rsidRPr="008B3F6C" w:rsidDel="00794DA7">
          <w:rPr>
            <w:rFonts w:ascii="Times New Roman"/>
            <w:bCs/>
          </w:rPr>
          <w:delText>)</w:delText>
        </w:r>
      </w:del>
      <w:ins w:id="32" w:author="Unknown" w:date="2020-03-09T19:01:00Z">
        <w:r>
          <w:rPr>
            <w:rFonts w:ascii="Times New Roman"/>
            <w:bCs/>
          </w:rPr>
          <w:t>, each</w:t>
        </w:r>
      </w:ins>
      <w:r w:rsidRPr="008B3F6C">
        <w:rPr>
          <w:rFonts w:ascii="Times New Roman"/>
          <w:bCs/>
        </w:rPr>
        <w:t xml:space="preserve"> with four social targets</w:t>
      </w:r>
      <w:ins w:id="33" w:author="Unknown" w:date="2020-03-09T19:26:00Z">
        <w:r>
          <w:rPr>
            <w:rFonts w:ascii="Times New Roman"/>
            <w:bCs/>
          </w:rPr>
          <w:t xml:space="preserve">, </w:t>
        </w:r>
      </w:ins>
      <w:ins w:id="34" w:author="Unknown" w:date="2020-03-10T01:12:00Z">
        <w:r>
          <w:rPr>
            <w:rFonts w:ascii="Times New Roman"/>
            <w:bCs/>
          </w:rPr>
          <w:t>G=</w:t>
        </w:r>
      </w:ins>
      <w:commentRangeStart w:id="35"/>
      <w:del w:id="36" w:author="Unknown">
        <w:r w:rsidRPr="008B3F6C" w:rsidDel="00794DA7">
          <w:rPr>
            <w:rFonts w:ascii="Times New Roman"/>
            <w:bCs/>
          </w:rPr>
          <w:delText xml:space="preserve"> (</w:delText>
        </w:r>
      </w:del>
      <m:oMath>
        <m:r>
          <w:ins w:id="37" w:author="Unknown" w:date="2020-03-09T20:15:00Z">
            <w:del w:id="38" w:author="Unknown" w:date="2020-03-10T00:58:00Z">
              <w:rPr>
                <w:rFonts w:ascii="Cambria Math" w:hAnsi="Cambria Math"/>
              </w:rPr>
              <m:t>G=</m:t>
            </w:del>
          </w:ins>
        </m:r>
        <m:r>
          <w:ins w:id="39" w:author="Unknown" w:date="2020-03-09T20:15:00Z">
            <w:rPr>
              <w:rFonts w:ascii="Cambria Math" w:hAnsi="Cambria Math"/>
            </w:rPr>
            <m:t>{</m:t>
          </w:ins>
        </m:r>
        <m:sSub>
          <m:sSubPr>
            <m:ctrlPr>
              <w:ins w:id="40" w:author="Unknown" w:date="2020-03-09T19:09:00Z">
                <w:rPr>
                  <w:rFonts w:ascii="Cambria Math" w:hAnsi="Cambria Math"/>
                  <w:bCs/>
                  <w:i/>
                </w:rPr>
              </w:ins>
            </m:ctrlPr>
          </m:sSubPr>
          <m:e>
            <m:r>
              <w:ins w:id="41" w:author="Unknown" w:date="2020-03-09T19:17:00Z">
                <w:rPr>
                  <w:rFonts w:ascii="Cambria Math" w:hAnsi="Cambria Math"/>
                </w:rPr>
                <m:t>g</m:t>
              </w:ins>
            </m:r>
          </m:e>
          <m:sub>
            <m:r>
              <w:ins w:id="42" w:author="Unknown" w:date="2020-03-09T19:43:00Z">
                <w:rPr>
                  <w:rFonts w:ascii="Cambria Math" w:hAnsi="Cambria Math"/>
                </w:rPr>
                <m:t>s</m:t>
              </w:ins>
            </m:r>
          </m:sub>
        </m:sSub>
        <m:r>
          <w:ins w:id="43" w:author="Unknown" w:date="2020-03-09T19:09:00Z">
            <w:rPr>
              <w:rFonts w:ascii="Cambria Math" w:hAnsi="Cambria Math"/>
            </w:rPr>
            <m:t>|</m:t>
          </w:ins>
        </m:r>
        <m:r>
          <w:ins w:id="44" w:author="Unknown" w:date="2020-03-09T19:43:00Z">
            <w:rPr>
              <w:rFonts w:ascii="Cambria Math" w:hAnsi="Cambria Math"/>
            </w:rPr>
            <m:t>s</m:t>
          </w:ins>
        </m:r>
        <m:r>
          <w:ins w:id="45" w:author="Unknown" w:date="2020-03-09T19:25:00Z">
            <w:rPr>
              <w:rFonts w:ascii="Cambria Math" w:hAnsi="Cambria Math"/>
            </w:rPr>
            <m:t>∈[</m:t>
          </w:ins>
        </m:r>
        <w:commentRangeEnd w:id="35"/>
        <m:r>
          <m:rPr>
            <m:sty m:val="p"/>
          </m:rPr>
          <w:rPr>
            <w:rStyle w:val="CommentReference"/>
            <w:rFonts w:ascii="Times New Roman" w:eastAsia="PMingLiU"/>
            <w:color w:val="auto"/>
            <w:lang w:eastAsia="en-US"/>
          </w:rPr>
          <w:commentReference w:id="35"/>
        </m:r>
        <m:r>
          <w:ins w:id="46" w:author="Unknown" w:date="2020-03-09T19:25:00Z">
            <w:rPr>
              <w:rFonts w:ascii="Cambria Math" w:hAnsi="Cambria Math"/>
            </w:rPr>
            <m:t>1,4]</m:t>
          </w:ins>
        </m:r>
        <m:r>
          <w:ins w:id="47" w:author="Unknown" w:date="2020-03-09T19:08:00Z">
            <w:rPr>
              <w:rFonts w:ascii="Cambria Math" w:hAnsi="Cambria Math"/>
            </w:rPr>
            <m:t>}</m:t>
          </w:ins>
        </m:r>
      </m:oMath>
      <w:del w:id="48" w:author="Unknown">
        <w:r w:rsidRPr="008B3F6C" w:rsidDel="00270184">
          <w:rPr>
            <w:rFonts w:ascii="Times New Roman"/>
            <w:bCs/>
            <w:i/>
          </w:rPr>
          <w:delText>s</w:delText>
        </w:r>
      </w:del>
      <w:r w:rsidRPr="008B3F6C">
        <w:rPr>
          <w:rFonts w:ascii="Times New Roman"/>
          <w:bCs/>
        </w:rPr>
        <w:t>)</w:t>
      </w:r>
      <w:ins w:id="49" w:author="Unknown" w:date="2020-03-09T19:26:00Z">
        <w:r>
          <w:rPr>
            <w:rFonts w:ascii="Times New Roman"/>
            <w:bCs/>
          </w:rPr>
          <w:t>,</w:t>
        </w:r>
      </w:ins>
      <w:r w:rsidRPr="008B3F6C">
        <w:rPr>
          <w:rFonts w:ascii="Times New Roman"/>
          <w:bCs/>
        </w:rPr>
        <w:t xml:space="preserve"> </w:t>
      </w:r>
      <w:del w:id="50" w:author="Unknown">
        <w:r w:rsidRPr="008B3F6C" w:rsidDel="00EB1D8B">
          <w:rPr>
            <w:rFonts w:ascii="Times New Roman"/>
            <w:bCs/>
          </w:rPr>
          <w:delText xml:space="preserve">based </w:delText>
        </w:r>
      </w:del>
      <w:ins w:id="51" w:author="Unknown" w:date="2020-03-09T19:50:00Z">
        <w:r>
          <w:rPr>
            <w:rFonts w:ascii="Times New Roman"/>
            <w:bCs/>
          </w:rPr>
          <w:t>who the agent perceives</w:t>
        </w:r>
        <w:r w:rsidRPr="008B3F6C">
          <w:rPr>
            <w:rFonts w:ascii="Times New Roman"/>
            <w:bCs/>
          </w:rPr>
          <w:t xml:space="preserve"> </w:t>
        </w:r>
      </w:ins>
      <w:del w:id="52" w:author="Unknown">
        <w:r w:rsidRPr="008B3F6C" w:rsidDel="00EB1D8B">
          <w:rPr>
            <w:rFonts w:ascii="Times New Roman"/>
            <w:bCs/>
          </w:rPr>
          <w:delText xml:space="preserve">on </w:delText>
        </w:r>
        <w:r w:rsidDel="00EB1D8B">
          <w:rPr>
            <w:rFonts w:ascii="Times New Roman"/>
            <w:bCs/>
          </w:rPr>
          <w:delText>the</w:delText>
        </w:r>
      </w:del>
      <w:ins w:id="53" w:author="Unknown" w:date="2020-03-09T19:50:00Z">
        <w:r>
          <w:rPr>
            <w:rFonts w:ascii="Times New Roman"/>
            <w:bCs/>
          </w:rPr>
          <w:t xml:space="preserve">different </w:t>
        </w:r>
      </w:ins>
      <w:del w:id="54" w:author="Unknown">
        <w:r w:rsidRPr="008B3F6C" w:rsidDel="00EB1D8B">
          <w:rPr>
            <w:rFonts w:ascii="Times New Roman"/>
            <w:bCs/>
          </w:rPr>
          <w:delText xml:space="preserve"> </w:delText>
        </w:r>
      </w:del>
      <w:r w:rsidRPr="008B3F6C">
        <w:rPr>
          <w:rFonts w:ascii="Times New Roman"/>
          <w:bCs/>
        </w:rPr>
        <w:t>degree of social support</w:t>
      </w:r>
      <w:ins w:id="55" w:author="Unknown" w:date="2020-03-09T19:49:00Z">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56" w:author="Unknown" w:date="2020-03-09T22:17:00Z">
        <w:r>
          <w:rPr>
            <w:rFonts w:ascii="Times New Roman"/>
            <w:bCs/>
          </w:rPr>
          <w:t>.</w:t>
        </w:r>
      </w:ins>
      <w:ins w:id="57" w:author="Unknown" w:date="2020-03-09T19:51:00Z">
        <w:r>
          <w:rPr>
            <w:rFonts w:ascii="Times New Roman"/>
            <w:bCs/>
          </w:rPr>
          <w:t xml:space="preserve"> </w:t>
        </w:r>
      </w:ins>
      <w:del w:id="58" w:author="Unknown">
        <w:r w:rsidDel="00EB1D8B">
          <w:rPr>
            <w:rFonts w:ascii="Times New Roman"/>
            <w:bCs/>
          </w:rPr>
          <w:delText xml:space="preserve"> the agent perceives about each target</w:delText>
        </w:r>
        <w:r w:rsidRPr="008B3F6C" w:rsidDel="00EB1D8B">
          <w:rPr>
            <w:rFonts w:ascii="Times New Roman"/>
            <w:bCs/>
          </w:rPr>
          <w:delText>.</w:delText>
        </w:r>
      </w:del>
      <w:ins w:id="59" w:author="Unknown" w:date="2020-03-09T19:03:00Z">
        <w:r>
          <w:rPr>
            <w:rFonts w:ascii="Times New Roman"/>
            <w:bCs/>
          </w:rPr>
          <w:t xml:space="preserve">For each agent </w:t>
        </w:r>
      </w:ins>
      <m:oMath>
        <m:sSub>
          <m:sSubPr>
            <m:ctrlPr>
              <w:ins w:id="60" w:author="Unknown" w:date="2020-03-09T19:09:00Z">
                <w:rPr>
                  <w:rFonts w:ascii="Cambria Math" w:hAnsi="Cambria Math"/>
                  <w:bCs/>
                  <w:i/>
                </w:rPr>
              </w:ins>
            </m:ctrlPr>
          </m:sSubPr>
          <m:e>
            <m:r>
              <w:ins w:id="61" w:author="Unknown" w:date="2020-03-09T19:09:00Z">
                <w:rPr>
                  <w:rFonts w:ascii="Cambria Math" w:hAnsi="Cambria Math"/>
                </w:rPr>
                <m:t>a</m:t>
              </w:ins>
            </m:r>
          </m:e>
          <m:sub>
            <m:r>
              <w:ins w:id="62" w:author="Unknown" w:date="2020-03-09T19:09:00Z">
                <w:rPr>
                  <w:rFonts w:ascii="Cambria Math" w:hAnsi="Cambria Math"/>
                </w:rPr>
                <m:t>i</m:t>
              </w:ins>
            </m:r>
          </m:sub>
        </m:sSub>
      </m:oMath>
      <w:ins w:id="63" w:author="Unknown" w:date="2020-03-09T19:10:00Z">
        <w:r>
          <w:rPr>
            <w:rFonts w:ascii="Times New Roman"/>
            <w:bCs/>
          </w:rPr>
          <w:t>,</w:t>
        </w:r>
      </w:ins>
      <w:r w:rsidRPr="008B3F6C">
        <w:rPr>
          <w:rFonts w:ascii="Times New Roman"/>
          <w:bCs/>
        </w:rPr>
        <w:t xml:space="preserve"> </w:t>
      </w:r>
      <w:ins w:id="64" w:author="Unknown" w:date="2020-03-09T19:21:00Z">
        <w:r>
          <w:rPr>
            <w:rFonts w:ascii="Times New Roman"/>
            <w:bCs/>
          </w:rPr>
          <w:t xml:space="preserve">we simulated 10,000 </w:t>
        </w:r>
      </w:ins>
      <w:ins w:id="65" w:author="Unknown" w:date="2020-03-09T19:32:00Z">
        <w:r>
          <w:rPr>
            <w:rFonts w:ascii="Times New Roman"/>
            <w:bCs/>
          </w:rPr>
          <w:t xml:space="preserve">2-dim </w:t>
        </w:r>
      </w:ins>
      <w:ins w:id="66" w:author="Unknown" w:date="2020-03-09T20:19:00Z">
        <w:r>
          <w:rPr>
            <w:rFonts w:ascii="Times New Roman"/>
            <w:bCs/>
          </w:rPr>
          <w:t xml:space="preserve">13×13 </w:t>
        </w:r>
      </w:ins>
      <w:ins w:id="67" w:author="Unknown" w:date="2020-03-09T19:21:00Z">
        <w:r>
          <w:rPr>
            <w:rFonts w:ascii="Times New Roman"/>
            <w:bCs/>
          </w:rPr>
          <w:t>grid worlds</w:t>
        </w:r>
      </w:ins>
      <w:ins w:id="68" w:author="Unknown" w:date="2020-03-09T19:32:00Z">
        <w:r>
          <w:rPr>
            <w:rFonts w:ascii="Times New Roman"/>
            <w:bCs/>
          </w:rPr>
          <w:t xml:space="preserve">, </w:t>
        </w:r>
      </w:ins>
      <m:oMath>
        <m:r>
          <w:ins w:id="69" w:author="Unknown" w:date="2020-03-09T20:15:00Z">
            <w:del w:id="70" w:author="Unknown" w:date="2020-03-10T00:58:00Z">
              <w:rPr>
                <w:rFonts w:ascii="Cambria Math" w:hAnsi="Cambria Math"/>
              </w:rPr>
              <m:t>W=</m:t>
            </w:del>
          </w:ins>
        </m:r>
        <m:r>
          <w:ins w:id="71" w:author="Unknown" w:date="2020-03-09T19:23:00Z">
            <w:rPr>
              <w:rFonts w:ascii="Cambria Math" w:hAnsi="Cambria Math"/>
            </w:rPr>
            <m:t>{</m:t>
          </w:ins>
        </m:r>
        <m:sSub>
          <m:sSubPr>
            <m:ctrlPr>
              <w:ins w:id="72" w:author="Unknown" w:date="2020-03-09T19:23:00Z">
                <w:rPr>
                  <w:rFonts w:ascii="Cambria Math" w:hAnsi="Cambria Math"/>
                  <w:bCs/>
                  <w:i/>
                </w:rPr>
              </w:ins>
            </m:ctrlPr>
          </m:sSubPr>
          <m:e>
            <m:r>
              <w:ins w:id="73" w:author="Unknown" w:date="2020-03-09T19:23:00Z">
                <w:rPr>
                  <w:rFonts w:ascii="Cambria Math" w:hAnsi="Cambria Math"/>
                </w:rPr>
                <m:t>w</m:t>
              </w:ins>
            </m:r>
          </m:e>
          <m:sub>
            <m:r>
              <w:ins w:id="74" w:author="Unknown" w:date="2020-03-09T19:23:00Z">
                <w:rPr>
                  <w:rFonts w:ascii="Cambria Math" w:hAnsi="Cambria Math"/>
                </w:rPr>
                <m:t>j</m:t>
              </w:ins>
            </m:r>
          </m:sub>
        </m:sSub>
        <m:r>
          <w:ins w:id="75" w:author="Unknown" w:date="2020-03-09T19:23:00Z">
            <w:rPr>
              <w:rFonts w:ascii="Cambria Math" w:hAnsi="Cambria Math"/>
            </w:rPr>
            <m:t>|j</m:t>
          </w:ins>
        </m:r>
        <m:r>
          <w:ins w:id="76" w:author="Unknown" w:date="2020-03-09T19:23:00Z">
            <w:rPr>
              <w:rFonts w:ascii="Cambria Math" w:hAnsi="Cambria Math" w:hint="eastAsia"/>
            </w:rPr>
            <m:t>∈</m:t>
          </w:ins>
        </m:r>
        <m:r>
          <w:ins w:id="77" w:author="Unknown" w:date="2020-03-09T19:23:00Z">
            <w:rPr>
              <w:rFonts w:ascii="Cambria Math" w:hAnsi="Cambria Math"/>
            </w:rPr>
            <m:t>[</m:t>
          </w:ins>
        </m:r>
        <m:r>
          <w:del w:id="78" w:author="Unknown">
            <w:rPr>
              <w:rFonts w:ascii="Cambria Math" w:hAnsi="Cambria Math"/>
            </w:rPr>
            <m:t>=</m:t>
          </w:del>
        </m:r>
        <m:r>
          <w:ins w:id="79" w:author="Unknown" w:date="2020-03-09T19:23:00Z">
            <w:rPr>
              <w:rFonts w:ascii="Cambria Math" w:hAnsi="Cambria Math"/>
            </w:rPr>
            <m:t>1, 1000</m:t>
          </w:ins>
        </m:r>
        <m:r>
          <w:ins w:id="80" w:author="Unknown" w:date="2020-03-09T19:24:00Z">
            <w:rPr>
              <w:rFonts w:ascii="Cambria Math" w:hAnsi="Cambria Math"/>
            </w:rPr>
            <m:t>0]</m:t>
          </w:ins>
        </m:r>
        <m:r>
          <w:ins w:id="81" w:author="Unknown" w:date="2020-03-09T19:23:00Z">
            <w:rPr>
              <w:rFonts w:ascii="Cambria Math" w:hAnsi="Cambria Math"/>
            </w:rPr>
            <m:t>}</m:t>
          </w:ins>
        </m:r>
      </m:oMath>
      <w:ins w:id="82" w:author="Unknown" w:date="2020-03-09T19:32:00Z">
        <w:r>
          <w:rPr>
            <w:rFonts w:ascii="Times New Roman"/>
            <w:bCs/>
          </w:rPr>
          <w:t xml:space="preserve">,  each </w:t>
        </w:r>
        <w:del w:id="83" w:author="Unknown" w:date="2020-03-10T00:18:00Z">
          <w:r w:rsidDel="00344B21">
            <w:rPr>
              <w:rFonts w:ascii="Times New Roman"/>
              <w:bCs/>
            </w:rPr>
            <w:delText>with size</w:delText>
          </w:r>
        </w:del>
      </w:ins>
      <w:ins w:id="84" w:author="Unknown" w:date="2020-03-10T00:18:00Z">
        <w:r>
          <w:rPr>
            <w:rFonts w:ascii="Times New Roman"/>
            <w:bCs/>
          </w:rPr>
          <w:t>of size</w:t>
        </w:r>
      </w:ins>
      <w:ins w:id="85" w:author="Unknown" w:date="2020-03-09T19:32:00Z">
        <w:r>
          <w:rPr>
            <w:rFonts w:ascii="Times New Roman"/>
            <w:bCs/>
          </w:rPr>
          <w:t xml:space="preserve"> 13×13</w:t>
        </w:r>
      </w:ins>
      <w:ins w:id="86" w:author="Unknown" w:date="2020-03-09T19:21:00Z">
        <w:r>
          <w:rPr>
            <w:rFonts w:ascii="Times New Roman"/>
            <w:bCs/>
          </w:rPr>
          <w:t>. In each grid world</w:t>
        </w:r>
      </w:ins>
      <w:ins w:id="87" w:author="Unknown" w:date="2020-03-09T19:26:00Z">
        <w:r>
          <w:rPr>
            <w:rFonts w:ascii="Times New Roman"/>
            <w:bCs/>
          </w:rPr>
          <w:t xml:space="preserve">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ins>
      <w:ins w:id="88" w:author="Unknown" w:date="2020-03-09T19:21:00Z">
        <w:r>
          <w:rPr>
            <w:rFonts w:ascii="Times New Roman"/>
            <w:bCs/>
          </w:rPr>
          <w:t xml:space="preserve">, </w:t>
        </w:r>
      </w:ins>
      <w:ins w:id="89" w:author="Unknown" w:date="2020-03-09T19:10:00Z">
        <w:r>
          <w:rPr>
            <w:rFonts w:ascii="Times New Roman"/>
            <w:bCs/>
          </w:rPr>
          <w:t>w</w:t>
        </w:r>
      </w:ins>
      <w:del w:id="90" w:author="Unknown">
        <w:r w:rsidRPr="008B3F6C" w:rsidDel="00C330F6">
          <w:rPr>
            <w:rFonts w:ascii="Times New Roman"/>
            <w:bCs/>
          </w:rPr>
          <w:delText>W</w:delText>
        </w:r>
      </w:del>
      <w:r w:rsidRPr="008B3F6C">
        <w:rPr>
          <w:rFonts w:ascii="Times New Roman"/>
          <w:bCs/>
        </w:rPr>
        <w:t xml:space="preserve">e </w:t>
      </w:r>
      <w:del w:id="91" w:author="Unknown">
        <w:r w:rsidRPr="008B3F6C" w:rsidDel="00C330F6">
          <w:rPr>
            <w:rFonts w:ascii="Times New Roman"/>
            <w:bCs/>
          </w:rPr>
          <w:delText xml:space="preserve">then </w:delText>
        </w:r>
      </w:del>
      <w:r w:rsidRPr="008B3F6C">
        <w:rPr>
          <w:rFonts w:ascii="Times New Roman"/>
          <w:bCs/>
        </w:rPr>
        <w:t xml:space="preserve">placed </w:t>
      </w:r>
      <w:proofErr w:type="spellStart"/>
      <w:ins w:id="92" w:author="Unknown" w:date="2020-03-09T20:20:00Z">
        <w:r>
          <w:rPr>
            <w:rFonts w:ascii="Times New Roman"/>
            <w:bCs/>
          </w:rPr>
          <w:t>n</w:t>
        </w:r>
        <w:r>
          <w:rPr>
            <w:rFonts w:ascii="Times New Roman"/>
            <w:bCs/>
            <w:vertAlign w:val="subscript"/>
          </w:rPr>
          <w:t>target</w:t>
        </w:r>
        <w:proofErr w:type="spellEnd"/>
        <w:r w:rsidRPr="008B3F6C" w:rsidDel="00C330F6">
          <w:rPr>
            <w:rFonts w:ascii="Times New Roman"/>
            <w:bCs/>
          </w:rPr>
          <w:t xml:space="preserve"> </w:t>
        </w:r>
      </w:ins>
      <w:del w:id="93" w:author="Unknown">
        <w:r w:rsidRPr="008B3F6C" w:rsidDel="00C330F6">
          <w:rPr>
            <w:rFonts w:ascii="Times New Roman"/>
            <w:bCs/>
          </w:rPr>
          <w:delText xml:space="preserve">agents and selected </w:delText>
        </w:r>
        <w:r w:rsidRPr="008B3F6C" w:rsidDel="000E2DDE">
          <w:rPr>
            <w:rFonts w:ascii="Times New Roman"/>
            <w:bCs/>
          </w:rPr>
          <w:delText>targets</w:delText>
        </w:r>
      </w:del>
      <w:r w:rsidRPr="008B3F6C">
        <w:rPr>
          <w:rFonts w:ascii="Times New Roman"/>
          <w:bCs/>
        </w:rPr>
        <w:t xml:space="preserve"> </w:t>
      </w:r>
      <w:ins w:id="94" w:author="Unknown" w:date="2020-03-09T20:16:00Z">
        <w:r>
          <w:rPr>
            <w:rFonts w:ascii="Times New Roman"/>
            <w:bCs/>
          </w:rPr>
          <w:t>targets</w:t>
        </w:r>
      </w:ins>
      <w:ins w:id="95" w:author="Sean Yun-Shiuan Chuang" w:date="2020-03-11T13:09:00Z">
        <w:r w:rsidR="00BE3FD1">
          <w:rPr>
            <w:rFonts w:ascii="Times New Roman"/>
            <w:bCs/>
          </w:rPr>
          <w:t xml:space="preserve"> (range from </w:t>
        </w:r>
      </w:ins>
      <w:ins w:id="96" w:author="Sean Yun-Shiuan Chuang" w:date="2020-03-11T13:10:00Z">
        <w:r w:rsidR="00BE3FD1">
          <w:rPr>
            <w:rFonts w:ascii="Times New Roman"/>
            <w:bCs/>
          </w:rPr>
          <w:t>1 to 4)</w:t>
        </w:r>
      </w:ins>
      <w:ins w:id="97" w:author="Unknown" w:date="2020-03-09T20:17:00Z">
        <w:r>
          <w:rPr>
            <w:rFonts w:ascii="Times New Roman"/>
            <w:bCs/>
          </w:rPr>
          <w:t xml:space="preserve"> </w:t>
        </w:r>
      </w:ins>
      <w:ins w:id="98" w:author="Unknown" w:date="2020-03-09T19:20:00Z">
        <w:r>
          <w:rPr>
            <w:rFonts w:ascii="Times New Roman"/>
            <w:bCs/>
          </w:rPr>
          <w:t xml:space="preserve">and </w:t>
        </w:r>
      </w:ins>
      <w:proofErr w:type="spellStart"/>
      <w:ins w:id="99" w:author="Unknown" w:date="2020-03-09T20:21:00Z">
        <w:r>
          <w:rPr>
            <w:rFonts w:ascii="Times New Roman"/>
            <w:bCs/>
          </w:rPr>
          <w:t>n</w:t>
        </w:r>
        <w:r>
          <w:rPr>
            <w:rFonts w:ascii="Times New Roman"/>
            <w:bCs/>
            <w:vertAlign w:val="subscript"/>
          </w:rPr>
          <w:t>barrier</w:t>
        </w:r>
        <w:proofErr w:type="spellEnd"/>
        <w:r>
          <w:rPr>
            <w:rFonts w:ascii="Times New Roman"/>
            <w:bCs/>
            <w:vertAlign w:val="subscript"/>
          </w:rPr>
          <w:t xml:space="preserve"> </w:t>
        </w:r>
      </w:ins>
      <w:ins w:id="100" w:author="Unknown" w:date="2020-03-09T19:20:00Z">
        <w:r>
          <w:rPr>
            <w:rFonts w:ascii="Times New Roman"/>
            <w:bCs/>
          </w:rPr>
          <w:t>barriers</w:t>
        </w:r>
      </w:ins>
      <w:commentRangeStart w:id="101"/>
      <w:ins w:id="102" w:author="Unknown" w:date="2020-03-09T20:18:00Z">
        <w:r>
          <w:rPr>
            <w:rFonts w:ascii="Times New Roman"/>
            <w:bCs/>
          </w:rPr>
          <w:t xml:space="preserve"> </w:t>
        </w:r>
      </w:ins>
      <w:ins w:id="103" w:author="Sean Yun-Shiuan Chuang" w:date="2020-03-11T13:10:00Z">
        <w:r w:rsidR="00BE3FD1">
          <w:rPr>
            <w:rFonts w:ascii="Times New Roman"/>
            <w:bCs/>
          </w:rPr>
          <w:t>(range from 0 to 50</w:t>
        </w:r>
      </w:ins>
      <w:ins w:id="104" w:author="Unknown" w:date="2020-03-09T20:18:00Z">
        <w:del w:id="105" w:author="Sean Yun-Shiuan Chuang" w:date="2020-03-11T13:10:00Z">
          <w:r w:rsidDel="00BE3FD1">
            <w:rPr>
              <w:rFonts w:ascii="Times New Roman"/>
              <w:bCs/>
            </w:rPr>
            <w:delText>(</w:delText>
          </w:r>
        </w:del>
      </w:ins>
      <w:ins w:id="106" w:author="Unknown" w:date="2020-03-09T20:22:00Z">
        <w:del w:id="107" w:author="Sean Yun-Shiuan Chuang" w:date="2020-03-11T13:10:00Z">
          <w:r w:rsidDel="00BE3FD1">
            <w:rPr>
              <w:rFonts w:ascii="Times New Roman"/>
              <w:bCs/>
            </w:rPr>
            <w:delText>n</w:delText>
          </w:r>
          <w:r w:rsidDel="00BE3FD1">
            <w:rPr>
              <w:rFonts w:ascii="Times New Roman"/>
              <w:bCs/>
              <w:vertAlign w:val="subscript"/>
            </w:rPr>
            <w:delText>target</w:delText>
          </w:r>
          <w:r w:rsidDel="00BE3FD1">
            <w:rPr>
              <w:rFonts w:ascii="Times New Roman"/>
              <w:bCs/>
            </w:rPr>
            <w:delText>~unif(1,4)</w:delText>
          </w:r>
        </w:del>
      </w:ins>
      <w:ins w:id="108" w:author="Sean Yun-Shiuan Chuang" w:date="2020-03-11T13:10:00Z">
        <w:r w:rsidR="00BE3FD1">
          <w:rPr>
            <w:rFonts w:ascii="Times New Roman"/>
            <w:bCs/>
          </w:rPr>
          <w:t xml:space="preserve">) </w:t>
        </w:r>
      </w:ins>
      <w:ins w:id="109" w:author="Unknown" w:date="2020-03-09T20:22:00Z">
        <w:del w:id="110" w:author="Sean Yun-Shiuan Chuang" w:date="2020-03-11T13:10:00Z">
          <w:r w:rsidDel="00BE3FD1">
            <w:rPr>
              <w:rFonts w:ascii="Times New Roman"/>
              <w:bCs/>
            </w:rPr>
            <w:delText xml:space="preserve">; </w:delText>
          </w:r>
        </w:del>
      </w:ins>
      <w:ins w:id="111" w:author="Unknown" w:date="2020-03-09T20:21:00Z">
        <w:del w:id="112" w:author="Sean Yun-Shiuan Chuang" w:date="2020-03-11T13:10:00Z">
          <w:r w:rsidDel="00BE3FD1">
            <w:rPr>
              <w:rFonts w:ascii="Times New Roman"/>
              <w:bCs/>
            </w:rPr>
            <w:delText>n</w:delText>
          </w:r>
          <w:r w:rsidDel="00BE3FD1">
            <w:rPr>
              <w:rFonts w:ascii="Times New Roman"/>
              <w:bCs/>
              <w:vertAlign w:val="subscript"/>
            </w:rPr>
            <w:delText>barrier</w:delText>
          </w:r>
          <w:r w:rsidDel="00BE3FD1">
            <w:rPr>
              <w:rFonts w:ascii="Times New Roman"/>
              <w:bCs/>
            </w:rPr>
            <w:delText>~unif(0,</w:delText>
          </w:r>
        </w:del>
      </w:ins>
      <w:ins w:id="113" w:author="Unknown" w:date="2020-03-09T22:18:00Z">
        <w:del w:id="114" w:author="Sean Yun-Shiuan Chuang" w:date="2020-03-11T13:10:00Z">
          <w:r w:rsidDel="00BE3FD1">
            <w:rPr>
              <w:rFonts w:ascii="Times New Roman"/>
              <w:bCs/>
            </w:rPr>
            <w:delText>50</w:delText>
          </w:r>
        </w:del>
      </w:ins>
      <w:ins w:id="115" w:author="Unknown" w:date="2020-03-09T20:21:00Z">
        <w:del w:id="116" w:author="Sean Yun-Shiuan Chuang" w:date="2020-03-11T13:10:00Z">
          <w:r w:rsidDel="00BE3FD1">
            <w:rPr>
              <w:rFonts w:ascii="Times New Roman"/>
              <w:bCs/>
            </w:rPr>
            <w:delText>)</w:delText>
          </w:r>
        </w:del>
      </w:ins>
      <w:ins w:id="117" w:author="Unknown" w:date="2020-03-09T20:22:00Z">
        <w:del w:id="118" w:author="Sean Yun-Shiuan Chuang" w:date="2020-03-11T13:10:00Z">
          <w:r w:rsidDel="00BE3FD1">
            <w:rPr>
              <w:rFonts w:ascii="Times New Roman"/>
              <w:bCs/>
            </w:rPr>
            <w:delText xml:space="preserve">) </w:delText>
          </w:r>
        </w:del>
      </w:ins>
      <w:commentRangeEnd w:id="101"/>
      <w:del w:id="119" w:author="Sean Yun-Shiuan Chuang" w:date="2020-03-11T13:10:00Z">
        <w:r w:rsidDel="00BE3FD1">
          <w:rPr>
            <w:rStyle w:val="CommentReference"/>
            <w:rFonts w:ascii="Times New Roman" w:eastAsia="PMingLiU"/>
            <w:color w:val="auto"/>
            <w:lang w:eastAsia="en-US"/>
          </w:rPr>
          <w:commentReference w:id="101"/>
        </w:r>
      </w:del>
      <w:ins w:id="120" w:author="Unknown" w:date="2020-03-09T20:17:00Z">
        <w:r w:rsidRPr="008B3F6C">
          <w:rPr>
            <w:rFonts w:ascii="Times New Roman"/>
            <w:bCs/>
          </w:rPr>
          <w:t xml:space="preserve">in </w:t>
        </w:r>
        <w:r>
          <w:rPr>
            <w:rFonts w:ascii="Times New Roman"/>
            <w:bCs/>
          </w:rPr>
          <w:t xml:space="preserve">random </w:t>
        </w:r>
        <w:r w:rsidRPr="008B3F6C">
          <w:rPr>
            <w:rFonts w:ascii="Times New Roman"/>
            <w:bCs/>
          </w:rPr>
          <w:t xml:space="preserve">locations </w:t>
        </w:r>
      </w:ins>
      <w:del w:id="121" w:author="Unknown">
        <w:r w:rsidRPr="008B3F6C" w:rsidDel="009A6D20">
          <w:rPr>
            <w:rFonts w:ascii="Times New Roman"/>
            <w:bCs/>
          </w:rPr>
          <w:delText xml:space="preserve">in locations </w:delText>
        </w:r>
        <w:r w:rsidRPr="008B3F6C" w:rsidDel="008A2F07">
          <w:rPr>
            <w:rFonts w:ascii="Times New Roman"/>
            <w:bCs/>
          </w:rPr>
          <w:delText>in a grid world</w:delText>
        </w:r>
        <w:r w:rsidRPr="008B3F6C" w:rsidDel="00145DDC">
          <w:rPr>
            <w:rFonts w:ascii="Times New Roman"/>
            <w:bCs/>
          </w:rPr>
          <w:delText xml:space="preserve"> </w:delText>
        </w:r>
        <w:r w:rsidRPr="008B3F6C" w:rsidDel="0048572B">
          <w:rPr>
            <w:rFonts w:ascii="Times New Roman"/>
            <w:bCs/>
          </w:rPr>
          <w:delText>randomly generated with</w:delText>
        </w:r>
        <w:r w:rsidRPr="008B3F6C" w:rsidDel="00145DDC">
          <w:rPr>
            <w:rFonts w:ascii="Times New Roman"/>
            <w:bCs/>
          </w:rPr>
          <w:delText xml:space="preserve"> barriers</w:delText>
        </w:r>
        <w:r w:rsidRPr="008B3F6C" w:rsidDel="008A2F07">
          <w:rPr>
            <w:rFonts w:ascii="Times New Roman"/>
            <w:bCs/>
          </w:rPr>
          <w:delText xml:space="preserve"> </w:delText>
        </w:r>
      </w:del>
      <w:r w:rsidRPr="008B3F6C">
        <w:rPr>
          <w:rFonts w:ascii="Times New Roman"/>
          <w:bCs/>
        </w:rPr>
        <w:t>(Fig</w:t>
      </w:r>
      <w:r>
        <w:rPr>
          <w:rFonts w:ascii="Times New Roman"/>
          <w:bCs/>
        </w:rPr>
        <w:t>.</w:t>
      </w:r>
      <w:r w:rsidRPr="008B3F6C">
        <w:rPr>
          <w:rFonts w:ascii="Times New Roman"/>
          <w:bCs/>
        </w:rPr>
        <w:t xml:space="preserve"> 2). </w:t>
      </w:r>
      <w:ins w:id="122" w:author="Unknown" w:date="2020-03-09T19:45:00Z">
        <w:r>
          <w:rPr>
            <w:rFonts w:ascii="Times New Roman"/>
            <w:bCs/>
          </w:rPr>
          <w:t>From</w:t>
        </w:r>
      </w:ins>
      <w:ins w:id="123" w:author="Unknown" w:date="2020-03-09T19:44:00Z">
        <w:r>
          <w:rPr>
            <w:rFonts w:ascii="Times New Roman"/>
            <w:bCs/>
          </w:rPr>
          <w:t xml:space="preserve"> </w:t>
        </w:r>
      </w:ins>
      <w:ins w:id="124" w:author="Unknown" w:date="2020-03-09T19:45:00Z">
        <w:r>
          <w:rPr>
            <w:rFonts w:ascii="Times New Roman"/>
            <w:bCs/>
          </w:rPr>
          <w:t xml:space="preserve">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ins>
      <w:ins w:id="125" w:author="Unknown" w:date="2020-03-09T19:46:00Z">
        <w:r>
          <w:rPr>
            <w:rFonts w:ascii="Times New Roman"/>
            <w:bCs/>
          </w:rPr>
          <w:t xml:space="preserve"> has </w:t>
        </w:r>
      </w:ins>
      <w:ins w:id="126" w:author="Unknown" w:date="2020-03-09T19:48:00Z">
        <w:r>
          <w:rPr>
            <w:rFonts w:ascii="Times New Roman"/>
            <w:bCs/>
          </w:rPr>
          <w:t>a social</w:t>
        </w:r>
      </w:ins>
      <w:ins w:id="127" w:author="Unknown" w:date="2020-03-09T19:44:00Z">
        <w:r>
          <w:rPr>
            <w:rFonts w:ascii="Times New Roman"/>
            <w:bCs/>
          </w:rPr>
          <w:t xml:space="preserve"> reward </w:t>
        </w:r>
      </w:ins>
      <w:ins w:id="128" w:author="Unknown" w:date="2020-03-09T19:46:00Z">
        <w:r>
          <w:rPr>
            <w:rFonts w:ascii="Times New Roman"/>
            <w:bCs/>
          </w:rPr>
          <w:t xml:space="preserve">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129" w:author="Unknown" w:date="2020-03-09T19:48:00Z">
        <w:r>
          <w:rPr>
            <w:rFonts w:ascii="Times New Roman"/>
            <w:bCs/>
          </w:rPr>
          <w:t xml:space="preserve">, </w:t>
        </w:r>
      </w:ins>
      <w:ins w:id="130" w:author="Unknown" w:date="2020-03-09T19:44:00Z">
        <w:r>
          <w:rPr>
            <w:rFonts w:ascii="Times New Roman"/>
            <w:bCs/>
          </w:rPr>
          <w:t>and</w:t>
        </w:r>
      </w:ins>
      <w:ins w:id="131" w:author="Unknown" w:date="2020-03-09T19:47:00Z">
        <w:r>
          <w:rPr>
            <w:rFonts w:ascii="Times New Roman"/>
            <w:bCs/>
          </w:rPr>
          <w:t xml:space="preserve">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ins>
      <w:ins w:id="132" w:author="Unknown" w:date="2020-03-09T19:58:00Z">
        <w:r>
          <w:rPr>
            <w:rFonts w:ascii="Times New Roman"/>
            <w:bCs/>
            <w:i/>
          </w:rPr>
          <w:t>,</w:t>
        </w:r>
        <w:r>
          <w:rPr>
            <w:rFonts w:ascii="Times New Roman"/>
            <w:bCs/>
            <w:iCs/>
          </w:rPr>
          <w:t xml:space="preserve"> which is the </w:t>
        </w:r>
      </w:ins>
      <w:ins w:id="133" w:author="Unknown" w:date="2020-03-09T20:03:00Z">
        <w:r>
          <w:rPr>
            <w:rFonts w:ascii="Times New Roman"/>
            <w:bCs/>
            <w:iCs/>
          </w:rPr>
          <w:t>minimum</w:t>
        </w:r>
      </w:ins>
      <w:ins w:id="134" w:author="Unknown" w:date="2020-03-09T20:02:00Z">
        <w:r>
          <w:rPr>
            <w:rFonts w:ascii="Times New Roman"/>
            <w:bCs/>
            <w:iCs/>
          </w:rPr>
          <w:t xml:space="preserve"> steps</w:t>
        </w:r>
      </w:ins>
      <w:ins w:id="135" w:author="Unknown" w:date="2020-03-09T20:03:00Z">
        <w:r>
          <w:rPr>
            <w:rFonts w:ascii="Times New Roman"/>
            <w:bCs/>
            <w:iCs/>
          </w:rPr>
          <w:t xml:space="preserve"> the agent needs to take to approach the target.</w:t>
        </w:r>
      </w:ins>
      <w:ins w:id="136" w:author="Unknown" w:date="2020-03-09T19:47:00Z">
        <w:r>
          <w:rPr>
            <w:rFonts w:ascii="Times New Roman"/>
            <w:bCs/>
          </w:rPr>
          <w:t xml:space="preserve"> </w:t>
        </w:r>
      </w:ins>
      <w:ins w:id="137" w:author="Unknown" w:date="2020-03-09T22:32:00Z">
        <w:r>
          <w:rPr>
            <w:rFonts w:ascii="Times New Roman"/>
            <w:bCs/>
          </w:rPr>
          <w:t>The agent could only move vertically or horizontally, but not diagonally.</w:t>
        </w:r>
      </w:ins>
      <w:ins w:id="138" w:author="Unknown" w:date="2020-03-09T22:44:00Z">
        <w:r>
          <w:rPr>
            <w:rFonts w:ascii="Times New Roman"/>
            <w:bCs/>
          </w:rPr>
          <w:t xml:space="preserve"> The </w:t>
        </w:r>
      </w:ins>
      <w:ins w:id="139" w:author="Unknown" w:date="2020-03-09T22:45:00Z">
        <w:r>
          <w:rPr>
            <w:rFonts w:ascii="Times New Roman"/>
            <w:bCs/>
          </w:rPr>
          <w:t xml:space="preserve">agent could not move into where the </w:t>
        </w:r>
      </w:ins>
      <w:ins w:id="140" w:author="Unknown" w:date="2020-03-09T22:44:00Z">
        <w:r>
          <w:rPr>
            <w:rFonts w:ascii="Times New Roman"/>
            <w:bCs/>
          </w:rPr>
          <w:t xml:space="preserve">barriers </w:t>
        </w:r>
      </w:ins>
      <w:ins w:id="141" w:author="Unknown" w:date="2020-03-09T22:45:00Z">
        <w:r>
          <w:rPr>
            <w:rFonts w:ascii="Times New Roman"/>
            <w:bCs/>
          </w:rPr>
          <w:t>are or</w:t>
        </w:r>
      </w:ins>
      <w:ins w:id="142" w:author="Unknown" w:date="2020-03-09T22:44:00Z">
        <w:r>
          <w:rPr>
            <w:rFonts w:ascii="Times New Roman"/>
            <w:bCs/>
          </w:rPr>
          <w:t xml:space="preserve"> </w:t>
        </w:r>
      </w:ins>
      <w:ins w:id="143" w:author="Unknown" w:date="2020-03-09T22:49:00Z">
        <w:r>
          <w:rPr>
            <w:rFonts w:ascii="Times New Roman"/>
            <w:bCs/>
          </w:rPr>
          <w:t>out of</w:t>
        </w:r>
      </w:ins>
      <w:ins w:id="144" w:author="Unknown" w:date="2020-03-09T22:45:00Z">
        <w:r>
          <w:rPr>
            <w:rFonts w:ascii="Times New Roman"/>
            <w:bCs/>
          </w:rPr>
          <w:t xml:space="preserve"> </w:t>
        </w:r>
      </w:ins>
      <w:ins w:id="145" w:author="Unknown" w:date="2020-03-09T22:44:00Z">
        <w:r>
          <w:rPr>
            <w:rFonts w:ascii="Times New Roman"/>
            <w:bCs/>
          </w:rPr>
          <w:t>the bounda</w:t>
        </w:r>
      </w:ins>
      <w:ins w:id="146" w:author="Unknown" w:date="2020-03-09T22:45:00Z">
        <w:r>
          <w:rPr>
            <w:rFonts w:ascii="Times New Roman"/>
            <w:bCs/>
          </w:rPr>
          <w:t>ry of the grid world.</w:t>
        </w:r>
      </w:ins>
      <w:ins w:id="147" w:author="Unknown" w:date="2020-03-09T22:32:00Z">
        <w:r>
          <w:rPr>
            <w:rFonts w:ascii="Times New Roman"/>
            <w:bCs/>
          </w:rPr>
          <w:t xml:space="preserve"> Once the agent reaches one of the </w:t>
        </w:r>
      </w:ins>
      <w:ins w:id="148" w:author="Unknown" w:date="2020-03-09T22:33:00Z">
        <w:r>
          <w:rPr>
            <w:rFonts w:ascii="Times New Roman"/>
            <w:bCs/>
          </w:rPr>
          <w:t>targets</w:t>
        </w:r>
      </w:ins>
      <w:ins w:id="149" w:author="Unknown" w:date="2020-03-09T22:32:00Z">
        <w:r>
          <w:rPr>
            <w:rFonts w:ascii="Times New Roman"/>
            <w:bCs/>
          </w:rPr>
          <w:t>, the trajectory is completed and a new</w:t>
        </w:r>
      </w:ins>
      <w:ins w:id="150" w:author="Unknown" w:date="2020-03-09T22:33:00Z">
        <w:r>
          <w:rPr>
            <w:rFonts w:ascii="Times New Roman"/>
            <w:bCs/>
          </w:rPr>
          <w:t xml:space="preserve">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 </w:t>
        </w:r>
      </w:ins>
      <w:ins w:id="151" w:author="Unknown" w:date="2020-03-09T23:40:00Z">
        <w:r>
          <w:rPr>
            <w:rFonts w:ascii="Times New Roman"/>
            <w:bCs/>
          </w:rPr>
          <w:t xml:space="preserve">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t</w:t>
        </w:r>
      </w:ins>
      <w:ins w:id="152" w:author="Unknown" w:date="2020-03-09T19:29:00Z">
        <w:del w:id="153" w:author="Unknown" w:date="2020-03-09T23:40:00Z">
          <w:r w:rsidDel="00CC27F9">
            <w:rPr>
              <w:rFonts w:ascii="Times New Roman"/>
              <w:bCs/>
            </w:rPr>
            <w:delText>T</w:delText>
          </w:r>
        </w:del>
        <w:r>
          <w:rPr>
            <w:rFonts w:ascii="Times New Roman"/>
            <w:bCs/>
          </w:rPr>
          <w:t xml:space="preserve">he </w:t>
        </w:r>
      </w:ins>
      <w:proofErr w:type="gramStart"/>
      <w:ins w:id="154" w:author="Unknown" w:date="2020-03-09T19:35:00Z">
        <w:r>
          <w:rPr>
            <w:rFonts w:ascii="Times New Roman"/>
            <w:bCs/>
          </w:rPr>
          <w:t>target</w:t>
        </w:r>
        <w:proofErr w:type="gramEnd"/>
        <w:r>
          <w:rPr>
            <w:rFonts w:ascii="Times New Roman"/>
            <w:bCs/>
          </w:rPr>
          <w:t xml:space="preserve"> </w:t>
        </w:r>
        <w:del w:id="155" w:author="Unknown" w:date="2020-03-09T23:33:00Z">
          <w:r w:rsidRPr="007D709A" w:rsidDel="009D025E">
            <w:rPr>
              <w:rFonts w:ascii="Times New Roman"/>
              <w:bCs/>
              <w:i/>
              <w:iCs/>
              <w:rPrChange w:id="156" w:author="Unknown" w:date="2020-03-09T23:42:00Z">
                <w:rPr>
                  <w:rFonts w:ascii="Times New Roman"/>
                  <w:bCs/>
                </w:rPr>
              </w:rPrChange>
            </w:rPr>
            <w:delText>g*</w:delText>
          </w:r>
        </w:del>
        <w:del w:id="157" w:author="Unknown" w:date="2020-03-10T00:45:00Z">
          <w:r w:rsidDel="004859DC">
            <w:rPr>
              <w:rFonts w:ascii="Times New Roman"/>
              <w:bCs/>
            </w:rPr>
            <w:delText xml:space="preserve"> </w:delText>
          </w:r>
        </w:del>
        <w:r>
          <w:rPr>
            <w:rFonts w:ascii="Times New Roman"/>
            <w:bCs/>
          </w:rPr>
          <w:t xml:space="preserve">that the </w:t>
        </w:r>
      </w:ins>
      <w:ins w:id="158" w:author="Unknown" w:date="2020-03-09T19:34:00Z">
        <w:r>
          <w:rPr>
            <w:rFonts w:ascii="Times New Roman"/>
            <w:bCs/>
          </w:rPr>
          <w:t xml:space="preserve">agent </w:t>
        </w:r>
      </w:ins>
      <m:oMath>
        <m:sSub>
          <m:sSubPr>
            <m:ctrlPr>
              <w:ins w:id="159" w:author="Unknown" w:date="2020-03-09T19:29:00Z">
                <w:rPr>
                  <w:rFonts w:ascii="Cambria Math" w:hAnsi="Cambria Math"/>
                  <w:bCs/>
                  <w:i/>
                </w:rPr>
              </w:ins>
            </m:ctrlPr>
          </m:sSubPr>
          <m:e>
            <m:r>
              <w:ins w:id="160" w:author="Unknown" w:date="2020-03-09T19:29:00Z">
                <w:rPr>
                  <w:rFonts w:ascii="Cambria Math" w:hAnsi="Cambria Math"/>
                </w:rPr>
                <m:t>a</m:t>
              </w:ins>
            </m:r>
          </m:e>
          <m:sub>
            <m:r>
              <w:ins w:id="161" w:author="Unknown" w:date="2020-03-09T19:29:00Z">
                <w:rPr>
                  <w:rFonts w:ascii="Cambria Math" w:hAnsi="Cambria Math"/>
                </w:rPr>
                <m:t>i</m:t>
              </w:ins>
            </m:r>
          </m:sub>
        </m:sSub>
      </m:oMath>
      <w:ins w:id="162" w:author="Unknown" w:date="2020-03-09T19:35:00Z">
        <w:r>
          <w:rPr>
            <w:rFonts w:ascii="Times New Roman"/>
            <w:bCs/>
          </w:rPr>
          <w:t xml:space="preserve"> approach</w:t>
        </w:r>
      </w:ins>
      <w:ins w:id="163" w:author="Unknown" w:date="2020-03-09T20:03:00Z">
        <w:r>
          <w:rPr>
            <w:rFonts w:ascii="Times New Roman"/>
            <w:bCs/>
          </w:rPr>
          <w:t>es in the end</w:t>
        </w:r>
      </w:ins>
      <w:ins w:id="164" w:author="Unknown" w:date="2020-03-09T19:35:00Z">
        <w:r>
          <w:rPr>
            <w:rFonts w:ascii="Times New Roman"/>
            <w:bCs/>
          </w:rPr>
          <w:t xml:space="preserve"> </w:t>
        </w:r>
      </w:ins>
      <w:ins w:id="165" w:author="Unknown" w:date="2020-03-10T00:45:00Z">
        <w:r>
          <w:rPr>
            <w:rFonts w:ascii="Times New Roman"/>
            <w:bCs/>
          </w:rPr>
          <w:t>(</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w:t>
        </w:r>
      </w:ins>
      <w:ins w:id="166" w:author="Unknown" w:date="2020-03-09T19:35:00Z">
        <w:r>
          <w:rPr>
            <w:rFonts w:ascii="Times New Roman"/>
            <w:bCs/>
          </w:rPr>
          <w:t>is decided by</w:t>
        </w:r>
      </w:ins>
      <w:ins w:id="167" w:author="Unknown" w:date="2020-03-09T20:04:00Z">
        <w:r>
          <w:rPr>
            <w:rFonts w:ascii="Times New Roman"/>
            <w:bCs/>
          </w:rPr>
          <w:t xml:space="preserve"> </w:t>
        </w:r>
      </w:ins>
    </w:p>
    <w:p w14:paraId="47059E5C" w14:textId="77777777" w:rsidR="00A701AA" w:rsidRDefault="00A701AA" w:rsidP="00A701AA">
      <w:pPr>
        <w:pStyle w:val="a"/>
        <w:tabs>
          <w:tab w:val="clear" w:pos="800"/>
          <w:tab w:val="left" w:pos="180"/>
        </w:tabs>
        <w:wordWrap/>
        <w:spacing w:line="240" w:lineRule="auto"/>
        <w:contextualSpacing/>
        <w:outlineLvl w:val="0"/>
        <w:rPr>
          <w:ins w:id="168" w:author="Unknown" w:date="2020-03-09T20:05:00Z"/>
          <w:rFonts w:ascii="Times New Roman"/>
          <w:bCs/>
        </w:rPr>
      </w:pPr>
    </w:p>
    <w:commentRangeStart w:id="169"/>
    <w:p w14:paraId="3D98FEEC" w14:textId="77777777" w:rsidR="00A701AA" w:rsidRPr="00F216F8" w:rsidRDefault="009E74FA" w:rsidP="00A701AA">
      <w:pPr>
        <w:pStyle w:val="a"/>
        <w:tabs>
          <w:tab w:val="clear" w:pos="800"/>
          <w:tab w:val="left" w:pos="180"/>
        </w:tabs>
        <w:wordWrap/>
        <w:spacing w:line="240" w:lineRule="auto"/>
        <w:contextualSpacing/>
        <w:jc w:val="center"/>
        <w:outlineLvl w:val="0"/>
        <w:rPr>
          <w:ins w:id="170" w:author="Unknown" w:date="2020-03-09T20:09:00Z"/>
          <w:rFonts w:ascii="Times New Roman"/>
          <w:bCs/>
          <w:rPrChange w:id="171" w:author="Unknown" w:date="2020-03-09T20:09:00Z">
            <w:rPr>
              <w:ins w:id="172" w:author="Unknown" w:date="2020-03-09T20:09:00Z"/>
              <w:rFonts w:ascii="Cambria Math" w:hAnsi="Cambria Math"/>
              <w:bCs/>
              <w:i/>
            </w:rPr>
          </w:rPrChange>
        </w:rPr>
      </w:pPr>
      <m:oMathPara>
        <m:oMath>
          <m:sSub>
            <m:sSubPr>
              <m:ctrlPr>
                <w:ins w:id="173" w:author="Unknown" w:date="2020-03-09T20:06:00Z">
                  <w:rPr>
                    <w:rFonts w:ascii="Cambria Math" w:hAnsi="Cambria Math"/>
                    <w:bCs/>
                    <w:i/>
                  </w:rPr>
                </w:ins>
              </m:ctrlPr>
            </m:sSubPr>
            <m:e>
              <m:r>
                <w:ins w:id="174" w:author="Unknown" w:date="2020-03-09T20:06:00Z">
                  <w:rPr>
                    <w:rFonts w:ascii="Cambria Math" w:hAnsi="Cambria Math"/>
                  </w:rPr>
                  <m:t>argmax</m:t>
                </w:ins>
              </m:r>
            </m:e>
            <m:sub>
              <m:r>
                <w:ins w:id="175" w:author="Unknown" w:date="2020-03-09T20:07:00Z">
                  <w:rPr>
                    <w:rFonts w:ascii="Cambria Math" w:hAnsi="Cambria Math"/>
                  </w:rPr>
                  <m:t>s</m:t>
                </w:ins>
              </m:r>
            </m:sub>
          </m:sSub>
          <m:d>
            <m:dPr>
              <m:ctrlPr>
                <w:ins w:id="176" w:author="Unknown" w:date="2020-03-09T20:07:00Z">
                  <w:rPr>
                    <w:rFonts w:ascii="Cambria Math" w:hAnsi="Cambria Math"/>
                    <w:bCs/>
                  </w:rPr>
                </w:ins>
              </m:ctrlPr>
            </m:dPr>
            <m:e>
              <m:sSub>
                <m:sSubPr>
                  <m:ctrlPr>
                    <w:ins w:id="177" w:author="Unknown" w:date="2020-03-09T20:07:00Z">
                      <w:rPr>
                        <w:rFonts w:ascii="Cambria Math" w:hAnsi="Cambria Math"/>
                        <w:bCs/>
                        <w:i/>
                      </w:rPr>
                    </w:ins>
                  </m:ctrlPr>
                </m:sSubPr>
                <m:e>
                  <m:r>
                    <w:ins w:id="178" w:author="Unknown" w:date="2020-03-09T20:07:00Z">
                      <w:rPr>
                        <w:rFonts w:ascii="Cambria Math" w:hAnsi="Cambria Math"/>
                      </w:rPr>
                      <m:t>u</m:t>
                    </w:ins>
                  </m:r>
                </m:e>
                <m:sub>
                  <m:r>
                    <w:ins w:id="179" w:author="Unknown" w:date="2020-03-09T20:07:00Z">
                      <w:rPr>
                        <w:rFonts w:ascii="Cambria Math" w:hAnsi="Cambria Math"/>
                      </w:rPr>
                      <m:t>s</m:t>
                    </w:ins>
                  </m:r>
                </m:sub>
              </m:sSub>
              <m:r>
                <w:ins w:id="180" w:author="Unknown" w:date="2020-03-09T20:07:00Z">
                  <w:rPr>
                    <w:rFonts w:ascii="Cambria Math" w:hAnsi="Cambria Math"/>
                  </w:rPr>
                  <m:t>-</m:t>
                </w:ins>
              </m:r>
              <m:sSub>
                <m:sSubPr>
                  <m:ctrlPr>
                    <w:ins w:id="181" w:author="Unknown" w:date="2020-03-09T20:07:00Z">
                      <w:rPr>
                        <w:rFonts w:ascii="Cambria Math" w:hAnsi="Cambria Math"/>
                        <w:bCs/>
                        <w:i/>
                      </w:rPr>
                    </w:ins>
                  </m:ctrlPr>
                </m:sSubPr>
                <m:e>
                  <m:r>
                    <w:ins w:id="182" w:author="Unknown" w:date="2020-03-09T20:07:00Z">
                      <w:rPr>
                        <w:rFonts w:ascii="Cambria Math" w:hAnsi="Cambria Math"/>
                      </w:rPr>
                      <m:t>d</m:t>
                    </w:ins>
                  </m:r>
                </m:e>
                <m:sub>
                  <m:r>
                    <w:ins w:id="183" w:author="Unknown" w:date="2020-03-09T20:07:00Z">
                      <w:rPr>
                        <w:rFonts w:ascii="Cambria Math" w:hAnsi="Cambria Math"/>
                      </w:rPr>
                      <m:t>s</m:t>
                    </w:ins>
                  </m:r>
                </m:sub>
              </m:sSub>
              <m:ctrlPr>
                <w:ins w:id="184" w:author="Unknown" w:date="2020-03-09T20:07:00Z">
                  <w:rPr>
                    <w:rFonts w:ascii="Cambria Math" w:hAnsi="Cambria Math"/>
                    <w:bCs/>
                    <w:i/>
                  </w:rPr>
                </w:ins>
              </m:ctrlPr>
            </m:e>
          </m:d>
          <w:commentRangeEnd w:id="169"/>
          <m:r>
            <m:rPr>
              <m:sty m:val="p"/>
            </m:rPr>
            <w:rPr>
              <w:rStyle w:val="CommentReference"/>
              <w:rFonts w:ascii="Times New Roman" w:eastAsia="PMingLiU"/>
              <w:color w:val="auto"/>
              <w:lang w:eastAsia="en-US"/>
            </w:rPr>
            <w:commentReference w:id="169"/>
          </m:r>
        </m:oMath>
      </m:oMathPara>
    </w:p>
    <w:p w14:paraId="317872DC" w14:textId="77777777" w:rsidR="00A701AA" w:rsidRPr="00AF5134" w:rsidRDefault="00A701AA">
      <w:pPr>
        <w:pStyle w:val="a"/>
        <w:tabs>
          <w:tab w:val="clear" w:pos="800"/>
          <w:tab w:val="left" w:pos="180"/>
        </w:tabs>
        <w:wordWrap/>
        <w:spacing w:line="240" w:lineRule="auto"/>
        <w:contextualSpacing/>
        <w:jc w:val="center"/>
        <w:outlineLvl w:val="0"/>
        <w:rPr>
          <w:ins w:id="185" w:author="Unknown" w:date="2020-03-09T20:05:00Z"/>
          <w:rFonts w:ascii="Times New Roman"/>
          <w:bCs/>
        </w:rPr>
        <w:pPrChange w:id="186" w:author="Unknown" w:date="2020-03-09T20:09:00Z">
          <w:pPr>
            <w:pStyle w:val="a"/>
            <w:tabs>
              <w:tab w:val="clear" w:pos="800"/>
              <w:tab w:val="left" w:pos="180"/>
            </w:tabs>
            <w:wordWrap/>
            <w:spacing w:line="240" w:lineRule="auto"/>
            <w:contextualSpacing/>
            <w:outlineLvl w:val="0"/>
          </w:pPr>
        </w:pPrChange>
      </w:pPr>
    </w:p>
    <w:p w14:paraId="74DB3491" w14:textId="77777777" w:rsidR="00A701AA" w:rsidDel="008A0028" w:rsidRDefault="00A701AA" w:rsidP="00A701AA">
      <w:pPr>
        <w:pStyle w:val="a"/>
        <w:tabs>
          <w:tab w:val="clear" w:pos="800"/>
          <w:tab w:val="left" w:pos="180"/>
        </w:tabs>
        <w:wordWrap/>
        <w:spacing w:line="240" w:lineRule="auto"/>
        <w:contextualSpacing/>
        <w:outlineLvl w:val="0"/>
        <w:rPr>
          <w:del w:id="187" w:author="Unknown"/>
          <w:rFonts w:ascii="Times New Roman"/>
          <w:bCs/>
        </w:rPr>
      </w:pPr>
      <w:r>
        <w:rPr>
          <w:noProof/>
          <w:lang w:eastAsia="zh-CN"/>
        </w:rPr>
        <mc:AlternateContent>
          <mc:Choice Requires="wps">
            <w:drawing>
              <wp:anchor distT="45720" distB="45720" distL="114300" distR="114300" simplePos="0" relativeHeight="251660288" behindDoc="0" locked="0" layoutInCell="1" allowOverlap="1" wp14:anchorId="52E57507" wp14:editId="6E2BBCC4">
                <wp:simplePos x="0" y="0"/>
                <wp:positionH relativeFrom="margin">
                  <wp:posOffset>3282950</wp:posOffset>
                </wp:positionH>
                <wp:positionV relativeFrom="margin">
                  <wp:posOffset>5317490</wp:posOffset>
                </wp:positionV>
                <wp:extent cx="3099435" cy="3320415"/>
                <wp:effectExtent l="0" t="0" r="571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320415"/>
                        </a:xfrm>
                        <a:prstGeom prst="rect">
                          <a:avLst/>
                        </a:prstGeom>
                        <a:solidFill>
                          <a:srgbClr val="FFFFFF"/>
                        </a:solidFill>
                        <a:ln w="9525">
                          <a:noFill/>
                          <a:miter lim="800000"/>
                          <a:headEnd/>
                          <a:tailEnd/>
                        </a:ln>
                      </wps:spPr>
                      <wps:txbx>
                        <w:txbxContent>
                          <w:p w14:paraId="11065B7A" w14:textId="77777777" w:rsidR="009E74FA" w:rsidRDefault="009E74FA" w:rsidP="00A701AA">
                            <w:pPr>
                              <w:jc w:val="center"/>
                              <w:rPr>
                                <w:sz w:val="16"/>
                              </w:rPr>
                            </w:pPr>
                            <w:r>
                              <w:rPr>
                                <w:noProof/>
                              </w:rPr>
                              <w:drawing>
                                <wp:inline distT="0" distB="0" distL="0" distR="0" wp14:anchorId="0211CED7" wp14:editId="0038AEB4">
                                  <wp:extent cx="2007675" cy="1900909"/>
                                  <wp:effectExtent l="0" t="0" r="0" b="4445"/>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p>
                          <w:p w14:paraId="3BF0058D" w14:textId="77777777" w:rsidR="009E74FA" w:rsidRDefault="009E74FA" w:rsidP="00A701AA">
                            <w:pPr>
                              <w:jc w:val="both"/>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188" w:author="Unknown" w:date="2020-03-10T01:12:00Z">
                                      <w:rPr>
                                        <w:rFonts w:ascii="Cambria Math" w:hAnsi="Cambria Math"/>
                                        <w:bCs/>
                                        <w:i/>
                                        <w:sz w:val="16"/>
                                      </w:rPr>
                                    </w:ins>
                                  </m:ctrlPr>
                                </m:sSubPr>
                                <m:e>
                                  <m:r>
                                    <w:ins w:id="189" w:author="Unknown" w:date="2020-03-10T01:12:00Z">
                                      <w:rPr>
                                        <w:rFonts w:ascii="Cambria Math" w:hAnsi="Cambria Math"/>
                                        <w:sz w:val="16"/>
                                      </w:rPr>
                                      <m:t>a</m:t>
                                    </w:ins>
                                  </m:r>
                                </m:e>
                                <m:sub>
                                  <m:r>
                                    <w:ins w:id="190" w:author="Unknown" w:date="2020-03-10T01:12:00Z">
                                      <w:rPr>
                                        <w:rFonts w:ascii="Cambria Math" w:hAnsi="Cambria Math"/>
                                        <w:sz w:val="16"/>
                                      </w:rPr>
                                      <m:t>i</m:t>
                                    </w:ins>
                                  </m:r>
                                </m:sub>
                              </m:sSub>
                            </m:oMath>
                            <w:del w:id="191"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92" w:author="Unknown" w:date="2020-03-10T01:12:00Z">
                              <w:r>
                                <w:rPr>
                                  <w:i/>
                                  <w:sz w:val="16"/>
                                </w:rPr>
                                <w:t>G</w:t>
                              </w:r>
                            </w:ins>
                            <w:del w:id="193" w:author="Unknown">
                              <w:r w:rsidRPr="00941A11" w:rsidDel="001F50E3">
                                <w:rPr>
                                  <w:i/>
                                  <w:sz w:val="16"/>
                                </w:rPr>
                                <w:delText>S</w:delText>
                              </w:r>
                            </w:del>
                            <w:r>
                              <w:rPr>
                                <w:sz w:val="16"/>
                              </w:rPr>
                              <w:t>,</w:t>
                            </w:r>
                            <w:r w:rsidRPr="008A7B9F">
                              <w:rPr>
                                <w:sz w:val="16"/>
                              </w:rPr>
                              <w:t xml:space="preserve"> </w:t>
                            </w:r>
                            <w:r>
                              <w:rPr>
                                <w:sz w:val="16"/>
                              </w:rPr>
                              <w:t xml:space="preserve">by approaching </w:t>
                            </w:r>
                            <w:del w:id="194" w:author="Unknown">
                              <w:r w:rsidDel="001F50E3">
                                <w:rPr>
                                  <w:sz w:val="16"/>
                                </w:rPr>
                                <w:delText>or avoiding</w:delText>
                              </w:r>
                            </w:del>
                            <w:ins w:id="195" w:author="Unknown" w:date="2020-03-10T01:13:00Z">
                              <w:r>
                                <w:rPr>
                                  <w:sz w:val="16"/>
                                </w:rPr>
                                <w:t>one of</w:t>
                              </w:r>
                            </w:ins>
                            <w:r>
                              <w:rPr>
                                <w:sz w:val="16"/>
                              </w:rPr>
                              <w:t xml:space="preserve"> them in grid world. On the left, three example grid world interaction </w:t>
                            </w:r>
                            <w:del w:id="196" w:author="Unknown">
                              <w:r w:rsidDel="001F50E3">
                                <w:rPr>
                                  <w:sz w:val="16"/>
                                </w:rPr>
                                <w:delText xml:space="preserve">context </w:delText>
                              </w:r>
                            </w:del>
                            <w:r>
                              <w:rPr>
                                <w:sz w:val="16"/>
                              </w:rPr>
                              <w:t xml:space="preserve">trajectories are shown (green arrows delineate paths taken). </w:t>
                            </w:r>
                            <w:r w:rsidRPr="008A7B9F">
                              <w:rPr>
                                <w:sz w:val="16"/>
                              </w:rPr>
                              <w:t>Agent</w:t>
                            </w:r>
                            <w:r>
                              <w:rPr>
                                <w:sz w:val="16"/>
                              </w:rPr>
                              <w:t>s’ movements to targets depended on which target provided greater social support in its social network penalized by the distance required to travel to reach the target. Interaction trajectories</w:t>
                            </w:r>
                            <w:ins w:id="197" w:author="Unknown" w:date="2020-03-10T01:18:00Z">
                              <w:r>
                                <w:rPr>
                                  <w:sz w:val="16"/>
                                </w:rPr>
                                <w:t xml:space="preserve"> with the approached targets</w:t>
                              </w:r>
                            </w:ins>
                            <w:r>
                              <w:rPr>
                                <w:sz w:val="16"/>
                              </w:rPr>
                              <w:t xml:space="preserve"> </w:t>
                            </w:r>
                            <w:ins w:id="198" w:author="Unknown" w:date="2020-03-10T01:18:00Z">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t>
                              </w:r>
                            </w:ins>
                            <w:r>
                              <w:rPr>
                                <w:sz w:val="16"/>
                              </w:rPr>
                              <w:t xml:space="preserve">were fed to </w:t>
                            </w:r>
                            <w:proofErr w:type="spellStart"/>
                            <w:r>
                              <w:rPr>
                                <w:sz w:val="16"/>
                              </w:rPr>
                              <w:t>ToMnet</w:t>
                            </w:r>
                            <w:proofErr w:type="spellEnd"/>
                            <w:r>
                              <w:rPr>
                                <w:sz w:val="16"/>
                              </w:rPr>
                              <w:t xml:space="preserve">+ as </w:t>
                            </w:r>
                            <w:del w:id="199" w:author="Unknown">
                              <w:r w:rsidDel="00E90BFD">
                                <w:rPr>
                                  <w:sz w:val="16"/>
                                </w:rPr>
                                <w:delText xml:space="preserve">learning </w:delText>
                              </w:r>
                            </w:del>
                            <w:ins w:id="200" w:author="Unknown" w:date="2020-03-10T01:18:00Z">
                              <w:r>
                                <w:rPr>
                                  <w:sz w:val="16"/>
                                </w:rPr>
                                <w:t xml:space="preserve">training </w:t>
                              </w:r>
                            </w:ins>
                            <w:r>
                              <w:rPr>
                                <w:sz w:val="16"/>
                              </w:rPr>
                              <w:t xml:space="preserve">data. On the right, example new test </w:t>
                            </w:r>
                            <w:ins w:id="201" w:author="Unknown" w:date="2020-03-10T01:14:00Z">
                              <w:r>
                                <w:rPr>
                                  <w:sz w:val="16"/>
                                </w:rPr>
                                <w:t xml:space="preserve">query state </w:t>
                              </w:r>
                            </w:ins>
                            <m:oMath>
                              <m:r>
                                <w:ins w:id="202" w:author="Unknown" w:date="2020-03-10T01:15:00Z">
                                  <w:rPr>
                                    <w:rFonts w:ascii="Cambria Math" w:hAnsi="Cambria Math"/>
                                    <w:sz w:val="16"/>
                                  </w:rPr>
                                  <m:t xml:space="preserve"> </m:t>
                                </w:ins>
                              </m:r>
                              <m:sSub>
                                <m:sSubPr>
                                  <m:ctrlPr>
                                    <w:ins w:id="203" w:author="Unknown" w:date="2020-03-10T01:15:00Z">
                                      <w:rPr>
                                        <w:rFonts w:ascii="Cambria Math" w:hAnsi="Cambria Math"/>
                                        <w:i/>
                                        <w:sz w:val="16"/>
                                      </w:rPr>
                                    </w:ins>
                                  </m:ctrlPr>
                                </m:sSubPr>
                                <m:e>
                                  <m:r>
                                    <w:ins w:id="204" w:author="Unknown" w:date="2020-03-10T01:15:00Z">
                                      <m:rPr>
                                        <m:nor/>
                                      </m:rPr>
                                      <w:rPr>
                                        <w:i/>
                                        <w:sz w:val="16"/>
                                      </w:rPr>
                                      <m:t>q</m:t>
                                    </w:ins>
                                  </m:r>
                                </m:e>
                                <m:sub>
                                  <m:r>
                                    <w:ins w:id="205" w:author="Unknown" w:date="2020-03-10T01:15:00Z">
                                      <w:rPr>
                                        <w:rFonts w:ascii="Cambria Math" w:hAnsi="Cambria Math"/>
                                        <w:sz w:val="16"/>
                                      </w:rPr>
                                      <m:t>k'</m:t>
                                    </w:ins>
                                  </m:r>
                                </m:sub>
                              </m:sSub>
                            </m:oMath>
                            <w:ins w:id="206" w:author="Unknown" w:date="2020-03-10T01:15:00Z">
                              <w:r w:rsidRPr="001F50E3">
                                <w:rPr>
                                  <w:bCs/>
                                  <w:sz w:val="16"/>
                                </w:rPr>
                                <w:t xml:space="preserve"> </w:t>
                              </w:r>
                            </w:ins>
                            <w:del w:id="207" w:author="Unknown">
                              <w:r w:rsidDel="001F50E3">
                                <w:rPr>
                                  <w:sz w:val="16"/>
                                </w:rPr>
                                <w:delText xml:space="preserve">grid worlds </w:delText>
                              </w:r>
                            </w:del>
                            <w:ins w:id="208" w:author="Unknown" w:date="2020-03-10T01:15:00Z">
                              <w:r>
                                <w:rPr>
                                  <w:sz w:val="16"/>
                                </w:rPr>
                                <w:t>is</w:t>
                              </w:r>
                            </w:ins>
                            <w:del w:id="209" w:author="Unknown">
                              <w:r w:rsidDel="001F50E3">
                                <w:rPr>
                                  <w:sz w:val="16"/>
                                </w:rPr>
                                <w:delText>are</w:delText>
                              </w:r>
                            </w:del>
                            <w:r>
                              <w:rPr>
                                <w:sz w:val="16"/>
                              </w:rPr>
                              <w:t xml:space="preserve"> presented (top; different combinations of </w:t>
                            </w:r>
                            <w:r>
                              <w:rPr>
                                <w:i/>
                                <w:sz w:val="16"/>
                              </w:rPr>
                              <w:t>S</w:t>
                            </w:r>
                            <w:r>
                              <w:rPr>
                                <w:sz w:val="16"/>
                              </w:rPr>
                              <w:t xml:space="preserve"> are drawn during testing) for which </w:t>
                            </w:r>
                            <w:proofErr w:type="spellStart"/>
                            <w:r>
                              <w:rPr>
                                <w:sz w:val="16"/>
                              </w:rPr>
                              <w:t>ToMnet</w:t>
                            </w:r>
                            <w:proofErr w:type="spellEnd"/>
                            <w:r>
                              <w:rPr>
                                <w:sz w:val="16"/>
                              </w:rPr>
                              <w:t xml:space="preserve">+ predicts the </w:t>
                            </w:r>
                            <w:del w:id="210" w:author="Unknown">
                              <w:r w:rsidDel="00B12565">
                                <w:rPr>
                                  <w:sz w:val="16"/>
                                </w:rPr>
                                <w:delText>trajectory agents take</w:delText>
                              </w:r>
                            </w:del>
                            <w:ins w:id="211" w:author="Unknown" w:date="2020-03-10T01:15:00Z">
                              <w:r>
                                <w:rPr>
                                  <w:sz w:val="16"/>
                                </w:rPr>
                                <w:t>target the agent will approach</w:t>
                              </w:r>
                            </w:ins>
                            <w:ins w:id="212" w:author="Unknown" w:date="2020-03-10T01:16:00Z">
                              <w:r>
                                <w:rPr>
                                  <w:sz w:val="16"/>
                                </w:rPr>
                                <w:t xml:space="preserve"> (</w: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Pr>
                                  <w:sz w:val="16"/>
                                </w:rPr>
                                <w:t>)</w:t>
                              </w:r>
                            </w:ins>
                            <w:r>
                              <w:rPr>
                                <w:sz w:val="16"/>
                              </w:rPr>
                              <w:t xml:space="preserve"> (bottom; blue </w:t>
                            </w:r>
                            <w:del w:id="213" w:author="Unknown">
                              <w:r w:rsidDel="00B12565">
                                <w:rPr>
                                  <w:sz w:val="16"/>
                                </w:rPr>
                                <w:delText>arrows</w:delText>
                              </w:r>
                            </w:del>
                            <w:ins w:id="214" w:author="Unknown" w:date="2020-03-10T01:17:00Z">
                              <w:r>
                                <w:rPr>
                                  <w:sz w:val="16"/>
                                </w:rPr>
                                <w:t>circle</w:t>
                              </w:r>
                            </w:ins>
                            <w:r>
                              <w:rPr>
                                <w:sz w:val="16"/>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57507" id="_x0000_s1028" type="#_x0000_t202" style="position:absolute;left:0;text-align:left;margin-left:258.5pt;margin-top:418.7pt;width:244.05pt;height:261.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" stroked="f">
                <v:textbox inset="0,0,0,0">
                  <w:txbxContent>
                    <w:p w14:paraId="11065B7A" w14:textId="77777777" w:rsidR="009E74FA" w:rsidRDefault="009E74FA" w:rsidP="00A701AA">
                      <w:pPr>
                        <w:jc w:val="center"/>
                        <w:rPr>
                          <w:sz w:val="16"/>
                        </w:rPr>
                      </w:pPr>
                      <w:r>
                        <w:rPr>
                          <w:noProof/>
                        </w:rPr>
                        <w:drawing>
                          <wp:inline distT="0" distB="0" distL="0" distR="0" wp14:anchorId="0211CED7" wp14:editId="0038AEB4">
                            <wp:extent cx="2007675" cy="1900909"/>
                            <wp:effectExtent l="0" t="0" r="0" b="4445"/>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p>
                    <w:p w14:paraId="3BF0058D" w14:textId="77777777" w:rsidR="009E74FA" w:rsidRDefault="009E74FA" w:rsidP="00A701AA">
                      <w:pPr>
                        <w:jc w:val="both"/>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215" w:author="Unknown" w:date="2020-03-10T01:12:00Z">
                                <w:rPr>
                                  <w:rFonts w:ascii="Cambria Math" w:hAnsi="Cambria Math"/>
                                  <w:bCs/>
                                  <w:i/>
                                  <w:sz w:val="16"/>
                                </w:rPr>
                              </w:ins>
                            </m:ctrlPr>
                          </m:sSubPr>
                          <m:e>
                            <m:r>
                              <w:ins w:id="216" w:author="Unknown" w:date="2020-03-10T01:12:00Z">
                                <w:rPr>
                                  <w:rFonts w:ascii="Cambria Math" w:hAnsi="Cambria Math"/>
                                  <w:sz w:val="16"/>
                                </w:rPr>
                                <m:t>a</m:t>
                              </w:ins>
                            </m:r>
                          </m:e>
                          <m:sub>
                            <m:r>
                              <w:ins w:id="217" w:author="Unknown" w:date="2020-03-10T01:12:00Z">
                                <w:rPr>
                                  <w:rFonts w:ascii="Cambria Math" w:hAnsi="Cambria Math"/>
                                  <w:sz w:val="16"/>
                                </w:rPr>
                                <m:t>i</m:t>
                              </w:ins>
                            </m:r>
                          </m:sub>
                        </m:sSub>
                      </m:oMath>
                      <w:del w:id="218"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219" w:author="Unknown" w:date="2020-03-10T01:12:00Z">
                        <w:r>
                          <w:rPr>
                            <w:i/>
                            <w:sz w:val="16"/>
                          </w:rPr>
                          <w:t>G</w:t>
                        </w:r>
                      </w:ins>
                      <w:del w:id="220" w:author="Unknown">
                        <w:r w:rsidRPr="00941A11" w:rsidDel="001F50E3">
                          <w:rPr>
                            <w:i/>
                            <w:sz w:val="16"/>
                          </w:rPr>
                          <w:delText>S</w:delText>
                        </w:r>
                      </w:del>
                      <w:r>
                        <w:rPr>
                          <w:sz w:val="16"/>
                        </w:rPr>
                        <w:t>,</w:t>
                      </w:r>
                      <w:r w:rsidRPr="008A7B9F">
                        <w:rPr>
                          <w:sz w:val="16"/>
                        </w:rPr>
                        <w:t xml:space="preserve"> </w:t>
                      </w:r>
                      <w:r>
                        <w:rPr>
                          <w:sz w:val="16"/>
                        </w:rPr>
                        <w:t xml:space="preserve">by approaching </w:t>
                      </w:r>
                      <w:del w:id="221" w:author="Unknown">
                        <w:r w:rsidDel="001F50E3">
                          <w:rPr>
                            <w:sz w:val="16"/>
                          </w:rPr>
                          <w:delText>or avoiding</w:delText>
                        </w:r>
                      </w:del>
                      <w:ins w:id="222" w:author="Unknown" w:date="2020-03-10T01:13:00Z">
                        <w:r>
                          <w:rPr>
                            <w:sz w:val="16"/>
                          </w:rPr>
                          <w:t>one of</w:t>
                        </w:r>
                      </w:ins>
                      <w:r>
                        <w:rPr>
                          <w:sz w:val="16"/>
                        </w:rPr>
                        <w:t xml:space="preserve"> them in grid world. On the left, three example grid world interaction </w:t>
                      </w:r>
                      <w:del w:id="223" w:author="Unknown">
                        <w:r w:rsidDel="001F50E3">
                          <w:rPr>
                            <w:sz w:val="16"/>
                          </w:rPr>
                          <w:delText xml:space="preserve">context </w:delText>
                        </w:r>
                      </w:del>
                      <w:r>
                        <w:rPr>
                          <w:sz w:val="16"/>
                        </w:rPr>
                        <w:t xml:space="preserve">trajectories are shown (green arrows delineate paths taken). </w:t>
                      </w:r>
                      <w:r w:rsidRPr="008A7B9F">
                        <w:rPr>
                          <w:sz w:val="16"/>
                        </w:rPr>
                        <w:t>Agent</w:t>
                      </w:r>
                      <w:r>
                        <w:rPr>
                          <w:sz w:val="16"/>
                        </w:rPr>
                        <w:t>s’ movements to targets depended on which target provided greater social support in its social network penalized by the distance required to travel to reach the target. Interaction trajectories</w:t>
                      </w:r>
                      <w:ins w:id="224" w:author="Unknown" w:date="2020-03-10T01:18:00Z">
                        <w:r>
                          <w:rPr>
                            <w:sz w:val="16"/>
                          </w:rPr>
                          <w:t xml:space="preserve"> with the approached targets</w:t>
                        </w:r>
                      </w:ins>
                      <w:r>
                        <w:rPr>
                          <w:sz w:val="16"/>
                        </w:rPr>
                        <w:t xml:space="preserve"> </w:t>
                      </w:r>
                      <w:ins w:id="225" w:author="Unknown" w:date="2020-03-10T01:18:00Z">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t>
                        </w:r>
                      </w:ins>
                      <w:r>
                        <w:rPr>
                          <w:sz w:val="16"/>
                        </w:rPr>
                        <w:t xml:space="preserve">were fed to </w:t>
                      </w:r>
                      <w:proofErr w:type="spellStart"/>
                      <w:r>
                        <w:rPr>
                          <w:sz w:val="16"/>
                        </w:rPr>
                        <w:t>ToMnet</w:t>
                      </w:r>
                      <w:proofErr w:type="spellEnd"/>
                      <w:r>
                        <w:rPr>
                          <w:sz w:val="16"/>
                        </w:rPr>
                        <w:t xml:space="preserve">+ as </w:t>
                      </w:r>
                      <w:del w:id="226" w:author="Unknown">
                        <w:r w:rsidDel="00E90BFD">
                          <w:rPr>
                            <w:sz w:val="16"/>
                          </w:rPr>
                          <w:delText xml:space="preserve">learning </w:delText>
                        </w:r>
                      </w:del>
                      <w:ins w:id="227" w:author="Unknown" w:date="2020-03-10T01:18:00Z">
                        <w:r>
                          <w:rPr>
                            <w:sz w:val="16"/>
                          </w:rPr>
                          <w:t xml:space="preserve">training </w:t>
                        </w:r>
                      </w:ins>
                      <w:r>
                        <w:rPr>
                          <w:sz w:val="16"/>
                        </w:rPr>
                        <w:t xml:space="preserve">data. On the right, example new test </w:t>
                      </w:r>
                      <w:ins w:id="228" w:author="Unknown" w:date="2020-03-10T01:14:00Z">
                        <w:r>
                          <w:rPr>
                            <w:sz w:val="16"/>
                          </w:rPr>
                          <w:t xml:space="preserve">query state </w:t>
                        </w:r>
                      </w:ins>
                      <m:oMath>
                        <m:r>
                          <w:ins w:id="229" w:author="Unknown" w:date="2020-03-10T01:15:00Z">
                            <w:rPr>
                              <w:rFonts w:ascii="Cambria Math" w:hAnsi="Cambria Math"/>
                              <w:sz w:val="16"/>
                            </w:rPr>
                            <m:t xml:space="preserve"> </m:t>
                          </w:ins>
                        </m:r>
                        <m:sSub>
                          <m:sSubPr>
                            <m:ctrlPr>
                              <w:ins w:id="230" w:author="Unknown" w:date="2020-03-10T01:15:00Z">
                                <w:rPr>
                                  <w:rFonts w:ascii="Cambria Math" w:hAnsi="Cambria Math"/>
                                  <w:i/>
                                  <w:sz w:val="16"/>
                                </w:rPr>
                              </w:ins>
                            </m:ctrlPr>
                          </m:sSubPr>
                          <m:e>
                            <m:r>
                              <w:ins w:id="231" w:author="Unknown" w:date="2020-03-10T01:15:00Z">
                                <m:rPr>
                                  <m:nor/>
                                </m:rPr>
                                <w:rPr>
                                  <w:i/>
                                  <w:sz w:val="16"/>
                                </w:rPr>
                                <m:t>q</m:t>
                              </w:ins>
                            </m:r>
                          </m:e>
                          <m:sub>
                            <m:r>
                              <w:ins w:id="232" w:author="Unknown" w:date="2020-03-10T01:15:00Z">
                                <w:rPr>
                                  <w:rFonts w:ascii="Cambria Math" w:hAnsi="Cambria Math"/>
                                  <w:sz w:val="16"/>
                                </w:rPr>
                                <m:t>k'</m:t>
                              </w:ins>
                            </m:r>
                          </m:sub>
                        </m:sSub>
                      </m:oMath>
                      <w:ins w:id="233" w:author="Unknown" w:date="2020-03-10T01:15:00Z">
                        <w:r w:rsidRPr="001F50E3">
                          <w:rPr>
                            <w:bCs/>
                            <w:sz w:val="16"/>
                          </w:rPr>
                          <w:t xml:space="preserve"> </w:t>
                        </w:r>
                      </w:ins>
                      <w:del w:id="234" w:author="Unknown">
                        <w:r w:rsidDel="001F50E3">
                          <w:rPr>
                            <w:sz w:val="16"/>
                          </w:rPr>
                          <w:delText xml:space="preserve">grid worlds </w:delText>
                        </w:r>
                      </w:del>
                      <w:ins w:id="235" w:author="Unknown" w:date="2020-03-10T01:15:00Z">
                        <w:r>
                          <w:rPr>
                            <w:sz w:val="16"/>
                          </w:rPr>
                          <w:t>is</w:t>
                        </w:r>
                      </w:ins>
                      <w:del w:id="236" w:author="Unknown">
                        <w:r w:rsidDel="001F50E3">
                          <w:rPr>
                            <w:sz w:val="16"/>
                          </w:rPr>
                          <w:delText>are</w:delText>
                        </w:r>
                      </w:del>
                      <w:r>
                        <w:rPr>
                          <w:sz w:val="16"/>
                        </w:rPr>
                        <w:t xml:space="preserve"> presented (top; different combinations of </w:t>
                      </w:r>
                      <w:r>
                        <w:rPr>
                          <w:i/>
                          <w:sz w:val="16"/>
                        </w:rPr>
                        <w:t>S</w:t>
                      </w:r>
                      <w:r>
                        <w:rPr>
                          <w:sz w:val="16"/>
                        </w:rPr>
                        <w:t xml:space="preserve"> are drawn during testing) for which </w:t>
                      </w:r>
                      <w:proofErr w:type="spellStart"/>
                      <w:r>
                        <w:rPr>
                          <w:sz w:val="16"/>
                        </w:rPr>
                        <w:t>ToMnet</w:t>
                      </w:r>
                      <w:proofErr w:type="spellEnd"/>
                      <w:r>
                        <w:rPr>
                          <w:sz w:val="16"/>
                        </w:rPr>
                        <w:t xml:space="preserve">+ predicts the </w:t>
                      </w:r>
                      <w:del w:id="237" w:author="Unknown">
                        <w:r w:rsidDel="00B12565">
                          <w:rPr>
                            <w:sz w:val="16"/>
                          </w:rPr>
                          <w:delText>trajectory agents take</w:delText>
                        </w:r>
                      </w:del>
                      <w:ins w:id="238" w:author="Unknown" w:date="2020-03-10T01:15:00Z">
                        <w:r>
                          <w:rPr>
                            <w:sz w:val="16"/>
                          </w:rPr>
                          <w:t>target the agent will approach</w:t>
                        </w:r>
                      </w:ins>
                      <w:ins w:id="239" w:author="Unknown" w:date="2020-03-10T01:16:00Z">
                        <w:r>
                          <w:rPr>
                            <w:sz w:val="16"/>
                          </w:rPr>
                          <w:t xml:space="preserve"> (</w: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Pr>
                            <w:sz w:val="16"/>
                          </w:rPr>
                          <w:t>)</w:t>
                        </w:r>
                      </w:ins>
                      <w:r>
                        <w:rPr>
                          <w:sz w:val="16"/>
                        </w:rPr>
                        <w:t xml:space="preserve"> (bottom; blue </w:t>
                      </w:r>
                      <w:del w:id="240" w:author="Unknown">
                        <w:r w:rsidDel="00B12565">
                          <w:rPr>
                            <w:sz w:val="16"/>
                          </w:rPr>
                          <w:delText>arrows</w:delText>
                        </w:r>
                      </w:del>
                      <w:ins w:id="241" w:author="Unknown" w:date="2020-03-10T01:17:00Z">
                        <w:r>
                          <w:rPr>
                            <w:sz w:val="16"/>
                          </w:rPr>
                          <w:t>circle</w:t>
                        </w:r>
                      </w:ins>
                      <w:r>
                        <w:rPr>
                          <w:sz w:val="16"/>
                        </w:rPr>
                        <w:t>).</w:t>
                      </w:r>
                    </w:p>
                  </w:txbxContent>
                </v:textbox>
                <w10:wrap type="square" anchorx="margin" anchory="margin"/>
              </v:shape>
            </w:pict>
          </mc:Fallback>
        </mc:AlternateContent>
      </w:r>
      <w:ins w:id="242" w:author="Unknown" w:date="2020-03-09T20:10:00Z">
        <w:r>
          <w:rPr>
            <w:rFonts w:ascii="Times New Roman"/>
            <w:bCs/>
          </w:rPr>
          <w:t xml:space="preserve">In each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approach</w:t>
        </w:r>
      </w:ins>
      <w:ins w:id="243" w:author="Unknown" w:date="2020-03-09T20:11:00Z">
        <w:r>
          <w:rPr>
            <w:rFonts w:ascii="Times New Roman"/>
            <w:bCs/>
          </w:rPr>
          <w:t>es</w:t>
        </w:r>
      </w:ins>
      <w:ins w:id="244" w:author="Unknown" w:date="2020-03-09T20:10:00Z">
        <w:r>
          <w:rPr>
            <w:rFonts w:ascii="Times New Roman"/>
            <w:bCs/>
          </w:rPr>
          <w:t xml:space="preserve"> </w:t>
        </w:r>
      </w:ins>
      <w:ins w:id="245" w:author="Unknown" w:date="2020-03-09T20:11:00Z">
        <w:r w:rsidRPr="00784812">
          <w:rPr>
            <w:rFonts w:ascii="Times New Roman"/>
            <w:bCs/>
            <w:i/>
            <w:iCs/>
          </w:rPr>
          <w:t>g*</w:t>
        </w:r>
        <w:r>
          <w:rPr>
            <w:rFonts w:ascii="Times New Roman"/>
            <w:bCs/>
          </w:rPr>
          <w:t xml:space="preserve"> following the shortest path</w:t>
        </w:r>
      </w:ins>
      <w:ins w:id="246" w:author="Unknown" w:date="2020-03-09T20:24:00Z">
        <w:r>
          <w:rPr>
            <w:rFonts w:ascii="Times New Roman"/>
            <w:bCs/>
          </w:rPr>
          <w:t xml:space="preserve"> in a determinist way</w:t>
        </w:r>
      </w:ins>
      <w:ins w:id="247" w:author="Unknown" w:date="2020-03-09T20:12:00Z">
        <w:r>
          <w:rPr>
            <w:rFonts w:ascii="Times New Roman"/>
            <w:bCs/>
          </w:rPr>
          <w:t xml:space="preserve">, </w:t>
        </w:r>
      </w:ins>
      <w:del w:id="248" w:author="Unknown">
        <w:r w:rsidRPr="008B3F6C" w:rsidDel="008A0028">
          <w:rPr>
            <w:rFonts w:ascii="Times New Roman"/>
            <w:bCs/>
          </w:rPr>
          <w:delText xml:space="preserve">Using these social agent parameters, we simulated agent movement behaviors to targets by contrasting the </w:delText>
        </w:r>
        <w:r w:rsidDel="008A0028">
          <w:rPr>
            <w:rFonts w:ascii="Times New Roman"/>
            <w:bCs/>
          </w:rPr>
          <w:delText xml:space="preserve">normalized </w:delText>
        </w:r>
        <w:r w:rsidRPr="008B3F6C" w:rsidDel="008A0028">
          <w:rPr>
            <w:rFonts w:ascii="Times New Roman"/>
            <w:bCs/>
          </w:rPr>
          <w:delText xml:space="preserve">physical distances,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d</m:t>
                  </m:r>
                </m:e>
                <m:sub>
                  <m:r>
                    <w:rPr>
                      <w:rFonts w:ascii="Cambria Math" w:hAnsi="Cambria Math"/>
                    </w:rPr>
                    <m:t>s</m:t>
                  </m:r>
                </m:sub>
              </m:sSub>
            </m:e>
          </m:acc>
        </m:oMath>
        <w:r w:rsidRPr="008B3F6C" w:rsidDel="008A0028">
          <w:rPr>
            <w:rFonts w:ascii="Times New Roman"/>
            <w:bCs/>
          </w:rPr>
          <w:delText xml:space="preserve">, which is the </w:delText>
        </w:r>
        <w:r w:rsidDel="008A0028">
          <w:rPr>
            <w:rFonts w:ascii="Times New Roman"/>
            <w:bCs/>
          </w:rPr>
          <w:delText xml:space="preserve">normalized </w:delText>
        </w:r>
        <w:r w:rsidRPr="008B3F6C" w:rsidDel="008A0028">
          <w:rPr>
            <w:rFonts w:ascii="Times New Roman"/>
            <w:bCs/>
          </w:rPr>
          <w:delText xml:space="preserve">number of steps between agent and targets, and </w:delText>
        </w:r>
        <w:r w:rsidDel="008A0028">
          <w:rPr>
            <w:rFonts w:ascii="Times New Roman"/>
            <w:bCs/>
          </w:rPr>
          <w:delText>normalized social support</w:delText>
        </w:r>
        <w:r w:rsidRPr="008B3F6C" w:rsidDel="008A0028">
          <w:rPr>
            <w:rFonts w:ascii="Times New Roman"/>
            <w:bCs/>
          </w:rPr>
          <w:delText>,</w:delText>
        </w:r>
        <w:r w:rsidDel="008A0028">
          <w:rPr>
            <w:rFonts w:ascii="Times New Roman"/>
            <w:bCs/>
          </w:rPr>
          <w:delText xml:space="preserve">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s</m:t>
                  </m:r>
                </m:sub>
              </m:sSub>
            </m:e>
          </m:acc>
        </m:oMath>
        <w:r w:rsidRPr="008B3F6C" w:rsidDel="008A0028">
          <w:rPr>
            <w:rFonts w:ascii="Times New Roman"/>
            <w:bCs/>
          </w:rPr>
          <w:delText>,</w:delText>
        </w:r>
        <m:oMath>
          <m:r>
            <m:rPr>
              <m:sty m:val="p"/>
            </m:rPr>
            <w:rPr>
              <w:rFonts w:ascii="Cambria Math" w:hAnsi="Cambria Math"/>
            </w:rPr>
            <m:t xml:space="preserve"> </m:t>
          </m:r>
        </m:oMath>
        <w:r w:rsidDel="008A0028">
          <w:rPr>
            <w:rFonts w:ascii="Times New Roman"/>
            <w:bCs/>
          </w:rPr>
          <w:delText xml:space="preserve">where </w:delText>
        </w:r>
        <m:oMath>
          <m:r>
            <w:rPr>
              <w:rFonts w:ascii="Cambria Math" w:hAnsi="Cambria Math"/>
            </w:rPr>
            <m:t>s=1,2,3,4</m:t>
          </m:r>
        </m:oMath>
        <w:r w:rsidRPr="00E835A4" w:rsidDel="008A0028">
          <w:rPr>
            <w:rFonts w:ascii="Times New Roman"/>
            <w:bCs/>
          </w:rPr>
          <w:delText>. Then</w:delText>
        </w:r>
        <w:r w:rsidDel="008A0028">
          <w:rPr>
            <w:rFonts w:ascii="Times New Roman"/>
            <w:bCs/>
          </w:rPr>
          <w:delText>,</w:delText>
        </w:r>
        <w:r w:rsidRPr="00E835A4" w:rsidDel="008A0028">
          <w:rPr>
            <w:rFonts w:ascii="Times New Roman"/>
            <w:bCs/>
          </w:rPr>
          <w:delText xml:space="preserve"> </w:delText>
        </w:r>
      </w:del>
    </w:p>
    <w:p w14:paraId="187C85EE" w14:textId="77777777" w:rsidR="00A701AA" w:rsidDel="008A0028" w:rsidRDefault="00A701AA" w:rsidP="00A701AA">
      <w:pPr>
        <w:pStyle w:val="a"/>
        <w:tabs>
          <w:tab w:val="clear" w:pos="800"/>
          <w:tab w:val="left" w:pos="180"/>
        </w:tabs>
        <w:wordWrap/>
        <w:spacing w:line="240" w:lineRule="auto"/>
        <w:contextualSpacing/>
        <w:outlineLvl w:val="0"/>
        <w:rPr>
          <w:del w:id="249" w:author="Unknown"/>
          <w:rFonts w:ascii="Times New Roman"/>
          <w:bCs/>
        </w:rPr>
      </w:pPr>
    </w:p>
    <w:p w14:paraId="7C2ABA9F" w14:textId="77777777" w:rsidR="00A701AA" w:rsidRPr="00CC69C2" w:rsidDel="008A0028" w:rsidRDefault="009E74FA" w:rsidP="00A701AA">
      <w:pPr>
        <w:pStyle w:val="a"/>
        <w:tabs>
          <w:tab w:val="clear" w:pos="800"/>
          <w:tab w:val="left" w:pos="180"/>
        </w:tabs>
        <w:wordWrap/>
        <w:spacing w:line="240" w:lineRule="auto"/>
        <w:contextualSpacing/>
        <w:outlineLvl w:val="0"/>
        <w:rPr>
          <w:del w:id="250" w:author="Unknown"/>
          <w:rFonts w:ascii="Times New Roman"/>
        </w:rPr>
      </w:pPr>
      <m:oMathPara>
        <m:oMathParaPr>
          <m:jc m:val="center"/>
        </m:oMathParaPr>
        <m:oMath>
          <m:acc>
            <m:accPr>
              <m:chr m:val="̃"/>
              <m:ctrlPr>
                <w:del w:id="251" w:author="Unknown">
                  <w:rPr>
                    <w:rFonts w:ascii="Cambria Math" w:hAnsi="Cambria Math"/>
                    <w:i/>
                  </w:rPr>
                </w:del>
              </m:ctrlPr>
            </m:accPr>
            <m:e>
              <m:sSub>
                <m:sSubPr>
                  <m:ctrlPr>
                    <w:del w:id="252" w:author="Unknown">
                      <w:rPr>
                        <w:rFonts w:ascii="Cambria Math" w:hAnsi="Cambria Math"/>
                      </w:rPr>
                    </w:del>
                  </m:ctrlPr>
                </m:sSubPr>
                <m:e>
                  <m:r>
                    <w:del w:id="253" w:author="Unknown">
                      <w:rPr>
                        <w:rFonts w:ascii="Cambria Math" w:hAnsi="Cambria Math"/>
                      </w:rPr>
                      <m:t>P</m:t>
                    </w:del>
                  </m:r>
                </m:e>
                <m:sub>
                  <m:r>
                    <w:del w:id="254" w:author="Unknown">
                      <w:rPr>
                        <w:rFonts w:ascii="Cambria Math" w:hAnsi="Cambria Math"/>
                      </w:rPr>
                      <m:t>s</m:t>
                    </w:del>
                  </m:r>
                </m:sub>
              </m:sSub>
            </m:e>
          </m:acc>
          <m:r>
            <w:del w:id="255" w:author="Unknown">
              <w:rPr>
                <w:rFonts w:ascii="Cambria Math" w:hAnsi="Cambria Math"/>
              </w:rPr>
              <m:t>=</m:t>
            </w:del>
          </m:r>
          <m:acc>
            <m:accPr>
              <m:chr m:val="̃"/>
              <m:ctrlPr>
                <w:del w:id="256" w:author="Unknown">
                  <w:rPr>
                    <w:rFonts w:ascii="Cambria Math" w:hAnsi="Cambria Math"/>
                    <w:i/>
                  </w:rPr>
                </w:del>
              </m:ctrlPr>
            </m:accPr>
            <m:e>
              <m:sSub>
                <m:sSubPr>
                  <m:ctrlPr>
                    <w:del w:id="257" w:author="Unknown">
                      <w:rPr>
                        <w:rFonts w:ascii="Cambria Math" w:hAnsi="Cambria Math"/>
                      </w:rPr>
                    </w:del>
                  </m:ctrlPr>
                </m:sSubPr>
                <m:e>
                  <m:r>
                    <w:del w:id="258" w:author="Unknown">
                      <w:rPr>
                        <w:rFonts w:ascii="Cambria Math" w:hAnsi="Cambria Math"/>
                      </w:rPr>
                      <m:t>u</m:t>
                    </w:del>
                  </m:r>
                </m:e>
                <m:sub>
                  <m:r>
                    <w:del w:id="259" w:author="Unknown">
                      <w:rPr>
                        <w:rFonts w:ascii="Cambria Math" w:hAnsi="Cambria Math"/>
                      </w:rPr>
                      <m:t>s</m:t>
                    </w:del>
                  </m:r>
                </m:sub>
              </m:sSub>
            </m:e>
          </m:acc>
          <m:r>
            <w:del w:id="260" w:author="Unknown">
              <w:rPr>
                <w:rFonts w:ascii="Cambria Math" w:hAnsi="Cambria Math"/>
              </w:rPr>
              <m:t>-</m:t>
            </w:del>
          </m:r>
          <m:acc>
            <m:accPr>
              <m:chr m:val="̃"/>
              <m:ctrlPr>
                <w:del w:id="261" w:author="Unknown">
                  <w:rPr>
                    <w:rFonts w:ascii="Cambria Math" w:hAnsi="Cambria Math"/>
                    <w:i/>
                  </w:rPr>
                </w:del>
              </m:ctrlPr>
            </m:accPr>
            <m:e>
              <m:sSub>
                <m:sSubPr>
                  <m:ctrlPr>
                    <w:del w:id="262" w:author="Unknown">
                      <w:rPr>
                        <w:rFonts w:ascii="Cambria Math" w:hAnsi="Cambria Math"/>
                      </w:rPr>
                    </w:del>
                  </m:ctrlPr>
                </m:sSubPr>
                <m:e>
                  <m:r>
                    <w:del w:id="263" w:author="Unknown">
                      <w:rPr>
                        <w:rFonts w:ascii="Cambria Math" w:hAnsi="Cambria Math"/>
                      </w:rPr>
                      <m:t>d</m:t>
                    </w:del>
                  </m:r>
                </m:e>
                <m:sub>
                  <m:r>
                    <w:del w:id="264" w:author="Unknown">
                      <w:rPr>
                        <w:rFonts w:ascii="Cambria Math" w:hAnsi="Cambria Math"/>
                      </w:rPr>
                      <m:t>s</m:t>
                    </w:del>
                  </m:r>
                </m:sub>
              </m:sSub>
            </m:e>
          </m:acc>
        </m:oMath>
      </m:oMathPara>
    </w:p>
    <w:p w14:paraId="0E466AB0" w14:textId="77777777" w:rsidR="00A701AA" w:rsidDel="008A0028" w:rsidRDefault="00A701AA" w:rsidP="00A701AA">
      <w:pPr>
        <w:pStyle w:val="a"/>
        <w:tabs>
          <w:tab w:val="clear" w:pos="800"/>
          <w:tab w:val="left" w:pos="180"/>
        </w:tabs>
        <w:wordWrap/>
        <w:spacing w:line="240" w:lineRule="auto"/>
        <w:contextualSpacing/>
        <w:outlineLvl w:val="0"/>
        <w:rPr>
          <w:del w:id="265" w:author="Unknown"/>
          <w:rFonts w:ascii="Times New Roman"/>
        </w:rPr>
      </w:pPr>
    </w:p>
    <w:p w14:paraId="3E779E68" w14:textId="1AAF3986" w:rsidR="00A701AA" w:rsidRDefault="00A701AA" w:rsidP="00A701AA">
      <w:pPr>
        <w:pStyle w:val="a"/>
        <w:tabs>
          <w:tab w:val="clear" w:pos="800"/>
          <w:tab w:val="left" w:pos="180"/>
        </w:tabs>
        <w:wordWrap/>
        <w:spacing w:line="240" w:lineRule="auto"/>
        <w:contextualSpacing/>
        <w:outlineLvl w:val="0"/>
        <w:rPr>
          <w:ins w:id="266" w:author="Unknown" w:date="2020-03-09T20:24:00Z"/>
          <w:rFonts w:ascii="Times New Roman"/>
          <w:bCs/>
        </w:rPr>
      </w:pPr>
      <w:del w:id="267" w:author="Unknown">
        <w:r w:rsidRPr="007A1F48" w:rsidDel="008A0028">
          <w:rPr>
            <w:rFonts w:ascii="Times New Roman"/>
            <w:bCs/>
          </w:rPr>
          <w:delText xml:space="preserve">such that the agent was set to move toward the social target with largest </w:delText>
        </w:r>
        <m:oMath>
          <m:acc>
            <m:accPr>
              <m:chr m:val="̃"/>
              <m:ctrlPr>
                <w:rPr>
                  <w:rFonts w:ascii="Cambria Math" w:hAnsi="Cambria Math"/>
                  <w:bCs/>
                  <w:i/>
                </w:rPr>
              </m:ctrlPr>
            </m:accPr>
            <m:e>
              <m:d>
                <m:dPr>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s</m:t>
                      </m:r>
                    </m:sub>
                  </m:sSub>
                </m:e>
              </m:d>
            </m:e>
          </m:acc>
        </m:oMath>
        <w:r w:rsidRPr="007A1F48" w:rsidDel="008A0028">
          <w:rPr>
            <w:rFonts w:ascii="Times New Roman"/>
            <w:bCs/>
          </w:rPr>
          <w:delText xml:space="preserve">, </w:delText>
        </w:r>
      </w:del>
      <w:r w:rsidRPr="007A1F48">
        <w:rPr>
          <w:rFonts w:ascii="Times New Roman"/>
          <w:bCs/>
        </w:rPr>
        <w:t xml:space="preserve">constituting a grid world trajectory </w:t>
      </w:r>
      <w:r>
        <w:rPr>
          <w:rFonts w:ascii="Times New Roman"/>
          <w:bCs/>
        </w:rPr>
        <w:t xml:space="preserve">instance </w:t>
      </w:r>
      <m:oMath>
        <m:sSub>
          <m:sSubPr>
            <m:ctrlPr>
              <w:ins w:id="268" w:author="Unknown" w:date="2020-03-09T20:13:00Z">
                <w:rPr>
                  <w:rFonts w:ascii="Cambria Math" w:hAnsi="Cambria Math"/>
                  <w:bCs/>
                  <w:i/>
                </w:rPr>
              </w:ins>
            </m:ctrlPr>
          </m:sSubPr>
          <m:e>
            <m:r>
              <w:ins w:id="269" w:author="Unknown" w:date="2020-03-09T20:13:00Z">
                <w:rPr>
                  <w:rFonts w:ascii="Cambria Math" w:hAnsi="Cambria Math"/>
                </w:rPr>
                <m:t>τ</m:t>
              </w:ins>
            </m:r>
          </m:e>
          <m:sub>
            <m:r>
              <w:ins w:id="270" w:author="Unknown" w:date="2020-03-09T20:13:00Z">
                <w:rPr>
                  <w:rFonts w:ascii="Cambria Math" w:hAnsi="Cambria Math"/>
                </w:rPr>
                <m:t>j</m:t>
              </w:ins>
            </m:r>
          </m:sub>
        </m:sSub>
        <m:r>
          <w:ins w:id="271" w:author="Unknown" w:date="2020-03-09T20:13:00Z">
            <w:rPr>
              <w:rFonts w:ascii="Cambria Math" w:hAnsi="Cambria Math"/>
            </w:rPr>
            <m:t xml:space="preserve"> </m:t>
          </w:ins>
        </m:r>
      </m:oMath>
      <w:r>
        <w:rPr>
          <w:rFonts w:ascii="Times New Roman"/>
          <w:bCs/>
        </w:rPr>
        <w:t>(green arrows in Fig.</w:t>
      </w:r>
      <w:r w:rsidRPr="007A1F48">
        <w:rPr>
          <w:rFonts w:ascii="Times New Roman"/>
          <w:bCs/>
        </w:rPr>
        <w:t xml:space="preserve"> 2). </w:t>
      </w:r>
      <w:ins w:id="272" w:author="Unknown" w:date="2020-03-09T22:19:00Z">
        <w:r>
          <w:rPr>
            <w:rFonts w:ascii="Times New Roman"/>
            <w:bCs/>
          </w:rPr>
          <w:t xml:space="preserve">For each virtual agent, </w:t>
        </w:r>
      </w:ins>
      <w:ins w:id="273" w:author="Unknown" w:date="2020-03-09T22:20:00Z">
        <w:r>
          <w:rPr>
            <w:rFonts w:ascii="Times New Roman"/>
            <w:bCs/>
          </w:rPr>
          <w:t>t</w:t>
        </w:r>
      </w:ins>
      <w:ins w:id="274" w:author="Unknown" w:date="2020-03-09T22:17:00Z">
        <w:r>
          <w:rPr>
            <w:rFonts w:ascii="Times New Roman"/>
            <w:bCs/>
          </w:rPr>
          <w:t xml:space="preserve">he social reward </w:t>
        </w:r>
      </w:ins>
      <w:ins w:id="275" w:author="Unknown" w:date="2020-03-09T22:19:00Z">
        <w:r>
          <w:rPr>
            <w:rFonts w:ascii="Times New Roman"/>
            <w:bCs/>
          </w:rPr>
          <w:t xml:space="preserve">values </w:t>
        </w:r>
      </w:ins>
      <w:ins w:id="276" w:author="Unknown" w:date="2020-03-09T22:20:00Z">
        <w:r>
          <w:rPr>
            <w:rFonts w:ascii="Times New Roman"/>
            <w:bCs/>
          </w:rPr>
          <w:t xml:space="preserve">for its </w:t>
        </w:r>
      </w:ins>
      <w:ins w:id="277" w:author="Unknown" w:date="2020-03-09T22:26:00Z">
        <w:r>
          <w:rPr>
            <w:rFonts w:ascii="Times New Roman"/>
            <w:bCs/>
          </w:rPr>
          <w:t>four</w:t>
        </w:r>
      </w:ins>
      <w:ins w:id="278" w:author="Unknown" w:date="2020-03-09T22:20:00Z">
        <w:r>
          <w:rPr>
            <w:rFonts w:ascii="Times New Roman"/>
            <w:bCs/>
          </w:rPr>
          <w:t xml:space="preserve"> targets </w:t>
        </w:r>
        <m:oMath>
          <m:r>
            <w:rPr>
              <w:rFonts w:ascii="Cambria Math" w:hAnsi="Cambria Math"/>
            </w:rPr>
            <m:t>{</m:t>
          </m:r>
        </m:oMath>
      </w:ins>
      <m:oMath>
        <m:sSub>
          <m:sSubPr>
            <m:ctrlPr>
              <w:ins w:id="279" w:author="Unknown" w:date="2020-03-09T22:19:00Z">
                <w:rPr>
                  <w:rFonts w:ascii="Cambria Math" w:hAnsi="Cambria Math"/>
                  <w:bCs/>
                  <w:i/>
                </w:rPr>
              </w:ins>
            </m:ctrlPr>
          </m:sSubPr>
          <m:e>
            <m:r>
              <w:ins w:id="280" w:author="Unknown" w:date="2020-03-09T22:19:00Z">
                <w:rPr>
                  <w:rFonts w:ascii="Cambria Math" w:hAnsi="Cambria Math"/>
                </w:rPr>
                <m:t>u</m:t>
              </w:ins>
            </m:r>
          </m:e>
          <m:sub>
            <m:r>
              <w:ins w:id="281" w:author="Unknown" w:date="2020-03-09T22:19:00Z">
                <w:rPr>
                  <w:rFonts w:ascii="Cambria Math" w:hAnsi="Cambria Math"/>
                </w:rPr>
                <m:t>s</m:t>
              </w:ins>
            </m:r>
          </m:sub>
        </m:sSub>
        <m:r>
          <w:ins w:id="282" w:author="Unknown" w:date="2020-03-09T22:19:00Z">
            <w:rPr>
              <w:rFonts w:ascii="Cambria Math" w:hAnsi="Cambria Math"/>
            </w:rPr>
            <m:t>|s∈[1,4]</m:t>
          </w:ins>
        </m:r>
        <m:r>
          <w:ins w:id="283" w:author="Unknown" w:date="2020-03-09T22:23:00Z">
            <w:rPr>
              <w:rFonts w:ascii="Cambria Math" w:hAnsi="Cambria Math"/>
            </w:rPr>
            <m:t>}</m:t>
          </w:ins>
        </m:r>
      </m:oMath>
      <w:ins w:id="284" w:author="Unknown" w:date="2020-03-09T22:20:00Z">
        <w:r>
          <w:rPr>
            <w:rFonts w:ascii="Times New Roman"/>
            <w:bCs/>
          </w:rPr>
          <w:t>are sam</w:t>
        </w:r>
      </w:ins>
      <w:ins w:id="285" w:author="Unknown" w:date="2020-03-09T22:21:00Z">
        <w:r>
          <w:rPr>
            <w:rFonts w:ascii="Times New Roman"/>
            <w:bCs/>
          </w:rPr>
          <w:t xml:space="preserve">pled randomly from a uniform distribution between 0 and </w:t>
        </w:r>
      </w:ins>
      <w:ins w:id="286" w:author="Unknown" w:date="2020-03-09T22:22:00Z">
        <w:r>
          <w:rPr>
            <w:rFonts w:ascii="Times New Roman"/>
            <w:bCs/>
          </w:rPr>
          <w:t>2</w:t>
        </w:r>
      </w:ins>
      <w:ins w:id="287" w:author="Sean Yun-Shiuan Chuang" w:date="2020-03-11T13:07:00Z">
        <w:r w:rsidR="00D1385D">
          <w:rPr>
            <w:rFonts w:ascii="Times New Roman"/>
            <w:bCs/>
          </w:rPr>
          <w:t>3</w:t>
        </w:r>
      </w:ins>
      <w:ins w:id="288" w:author="Unknown" w:date="2020-03-09T22:22:00Z">
        <w:del w:id="289" w:author="Sean Yun-Shiuan Chuang" w:date="2020-03-11T13:07:00Z">
          <w:r w:rsidDel="00D1385D">
            <w:rPr>
              <w:rFonts w:ascii="Times New Roman"/>
              <w:bCs/>
            </w:rPr>
            <w:delText>6</w:delText>
          </w:r>
        </w:del>
        <w:r>
          <w:rPr>
            <w:rFonts w:ascii="Times New Roman"/>
            <w:bCs/>
          </w:rPr>
          <w:t>,</w:t>
        </w:r>
      </w:ins>
      <w:ins w:id="290" w:author="Unknown" w:date="2020-03-09T22:21:00Z">
        <w:r>
          <w:rPr>
            <w:rFonts w:ascii="Times New Roman"/>
            <w:bCs/>
          </w:rPr>
          <w:t xml:space="preserve"> under the </w:t>
        </w:r>
      </w:ins>
      <w:ins w:id="291" w:author="Unknown" w:date="2020-03-09T22:22:00Z">
        <w:r>
          <w:rPr>
            <w:rFonts w:ascii="Times New Roman"/>
            <w:bCs/>
          </w:rPr>
          <w:t xml:space="preserve">hard </w:t>
        </w:r>
      </w:ins>
      <w:ins w:id="292" w:author="Unknown" w:date="2020-03-09T22:21:00Z">
        <w:r>
          <w:rPr>
            <w:rFonts w:ascii="Times New Roman"/>
            <w:bCs/>
          </w:rPr>
          <w:t xml:space="preserve">constraint that </w:t>
        </w:r>
      </w:ins>
      <w:del w:id="293" w:author="Unknown">
        <w:r w:rsidRPr="007A1F48" w:rsidDel="00D507D5">
          <w:rPr>
            <w:rFonts w:ascii="Times New Roman"/>
            <w:bCs/>
          </w:rPr>
          <w:delText xml:space="preserve">We simulated 10,000 grid world trajectories in total. </w:delText>
        </w:r>
      </w:del>
      <w:ins w:id="294" w:author="Unknown" w:date="2020-03-09T22:22:00Z">
        <w:r>
          <w:rPr>
            <w:rFonts w:ascii="Times New Roman"/>
            <w:bCs/>
          </w:rPr>
          <w:t xml:space="preserve">the standard deviation </w:t>
        </w:r>
      </w:ins>
      <w:ins w:id="295" w:author="Unknown" w:date="2020-03-09T22:23:00Z">
        <w:r>
          <w:rPr>
            <w:rFonts w:ascii="Times New Roman"/>
            <w:bCs/>
          </w:rPr>
          <w:t>(SD)</w:t>
        </w:r>
      </w:ins>
      <w:ins w:id="296" w:author="Unknown" w:date="2020-03-09T22:25:00Z">
        <w:r>
          <w:rPr>
            <w:rFonts w:ascii="Times New Roman"/>
            <w:bCs/>
          </w:rPr>
          <w:t xml:space="preserve"> of</w:t>
        </w:r>
      </w:ins>
      <w:ins w:id="297" w:author="Unknown" w:date="2020-03-09T22:23:00Z">
        <w:r>
          <w:rPr>
            <w:rFonts w:ascii="Times New Roman"/>
            <w:bCs/>
          </w:rPr>
          <w:t xml:space="preserve"> </w:t>
        </w:r>
      </w:ins>
      <w:ins w:id="298" w:author="Sean Yun-Shiuan Chuang" w:date="2020-03-11T13:08:00Z">
        <w:r w:rsidR="00D1385D">
          <w:rPr>
            <w:rFonts w:ascii="Times New Roman"/>
            <w:bCs/>
          </w:rPr>
          <w:t xml:space="preserve">the sample </w:t>
        </w:r>
      </w:ins>
      <m:oMath>
        <m:r>
          <w:ins w:id="299" w:author="Unknown" w:date="2020-03-09T22:25:00Z">
            <w:rPr>
              <w:rFonts w:ascii="Cambria Math" w:hAnsi="Cambria Math"/>
            </w:rPr>
            <m:t>u</m:t>
          </w:ins>
        </m:r>
      </m:oMath>
      <w:ins w:id="300" w:author="Unknown" w:date="2020-03-09T22:25:00Z">
        <w:r>
          <w:rPr>
            <w:rFonts w:ascii="Times New Roman"/>
            <w:bCs/>
          </w:rPr>
          <w:t xml:space="preserve"> </w:t>
        </w:r>
      </w:ins>
      <w:ins w:id="301" w:author="Unknown" w:date="2020-03-09T22:23:00Z">
        <w:r>
          <w:rPr>
            <w:rFonts w:ascii="Times New Roman"/>
            <w:bCs/>
          </w:rPr>
          <w:t>belongs to 0.1, 1.1, or 2.1. The constraint on SD is impos</w:t>
        </w:r>
      </w:ins>
      <w:ins w:id="302" w:author="Unknown" w:date="2020-03-09T22:24:00Z">
        <w:r>
          <w:rPr>
            <w:rFonts w:ascii="Times New Roman"/>
            <w:bCs/>
          </w:rPr>
          <w:t>ed to test the robustness of the model (smaller SD should make preference inference harder).</w:t>
        </w:r>
      </w:ins>
      <w:ins w:id="303" w:author="Unknown" w:date="2020-03-09T22:26:00Z">
        <w:r>
          <w:rPr>
            <w:rFonts w:ascii="Times New Roman"/>
            <w:bCs/>
          </w:rPr>
          <w:t xml:space="preserve"> Twelve virtual agents have </w:t>
        </w:r>
        <w:proofErr w:type="gramStart"/>
        <w:r>
          <w:rPr>
            <w:rFonts w:ascii="Times New Roman"/>
            <w:bCs/>
          </w:rPr>
          <w:t>SD(</w:t>
        </w:r>
        <w:proofErr w:type="gramEnd"/>
        <m:oMath>
          <m:r>
            <w:rPr>
              <w:rFonts w:ascii="Cambria Math" w:hAnsi="Cambria Math"/>
            </w:rPr>
            <m:t>u)</m:t>
          </m:r>
        </m:oMath>
        <w:r>
          <w:rPr>
            <w:rFonts w:ascii="Times New Roman"/>
            <w:bCs/>
          </w:rPr>
          <w:t xml:space="preserve"> equals 2.1, </w:t>
        </w:r>
      </w:ins>
      <w:ins w:id="304" w:author="Unknown" w:date="2020-03-09T22:27:00Z">
        <w:r>
          <w:rPr>
            <w:rFonts w:ascii="Times New Roman"/>
            <w:bCs/>
          </w:rPr>
          <w:t>twelve</w:t>
        </w:r>
      </w:ins>
      <w:ins w:id="305" w:author="Unknown" w:date="2020-03-09T22:26:00Z">
        <w:r>
          <w:rPr>
            <w:rFonts w:ascii="Times New Roman"/>
            <w:bCs/>
          </w:rPr>
          <w:t xml:space="preserve"> 1.1, and si</w:t>
        </w:r>
      </w:ins>
      <w:ins w:id="306" w:author="Unknown" w:date="2020-03-09T22:27:00Z">
        <w:r>
          <w:rPr>
            <w:rFonts w:ascii="Times New Roman"/>
            <w:bCs/>
          </w:rPr>
          <w:t>x 0.1.</w:t>
        </w:r>
      </w:ins>
      <w:ins w:id="307" w:author="Sean Yun-Shiuan Chuang" w:date="2020-03-11T13:08:00Z">
        <w:r w:rsidR="00BE3FD1">
          <w:rPr>
            <w:rFonts w:ascii="Times New Roman"/>
            <w:bCs/>
          </w:rPr>
          <w:t xml:space="preserve"> The </w:t>
        </w:r>
        <w:r w:rsidR="00BE3FD1">
          <w:rPr>
            <w:rFonts w:ascii="Times New Roman"/>
            <w:bCs/>
          </w:rPr>
          <w:lastRenderedPageBreak/>
          <w:t xml:space="preserve">range of </w:t>
        </w:r>
      </w:ins>
      <m:oMath>
        <m:sSub>
          <m:sSubPr>
            <m:ctrlPr>
              <w:ins w:id="308" w:author="Sean Yun-Shiuan Chuang" w:date="2020-03-11T13:09:00Z">
                <w:rPr>
                  <w:rFonts w:ascii="Cambria Math" w:hAnsi="Cambria Math"/>
                  <w:bCs/>
                  <w:i/>
                </w:rPr>
              </w:ins>
            </m:ctrlPr>
          </m:sSubPr>
          <m:e>
            <m:r>
              <w:ins w:id="309" w:author="Sean Yun-Shiuan Chuang" w:date="2020-03-11T13:09:00Z">
                <w:rPr>
                  <w:rFonts w:ascii="Cambria Math" w:hAnsi="Cambria Math"/>
                </w:rPr>
                <m:t>u</m:t>
              </w:ins>
            </m:r>
          </m:e>
          <m:sub>
            <m:r>
              <w:ins w:id="310" w:author="Sean Yun-Shiuan Chuang" w:date="2020-03-11T13:09:00Z">
                <w:rPr>
                  <w:rFonts w:ascii="Cambria Math" w:hAnsi="Cambria Math"/>
                </w:rPr>
                <m:t>s</m:t>
              </w:ins>
            </m:r>
          </m:sub>
        </m:sSub>
      </m:oMath>
      <w:ins w:id="311" w:author="Sean Yun-Shiuan Chuang" w:date="2020-03-11T13:09:00Z">
        <w:r w:rsidR="00BE3FD1">
          <w:rPr>
            <w:rFonts w:ascii="Times New Roman"/>
            <w:bCs/>
          </w:rPr>
          <w:t xml:space="preserve"> </w:t>
        </w:r>
        <w:r w:rsidR="00BE3FD1">
          <w:rPr>
            <w:rFonts w:ascii="Times New Roman"/>
            <w:bCs/>
          </w:rPr>
          <w:t>[0,23]</w:t>
        </w:r>
        <w:r w:rsidR="00BE3FD1">
          <w:rPr>
            <w:rFonts w:ascii="Times New Roman"/>
            <w:bCs/>
          </w:rPr>
          <w:t xml:space="preserve"> is chosen to match with the social game for human (see below).</w:t>
        </w:r>
      </w:ins>
    </w:p>
    <w:p w14:paraId="0E04C5AA" w14:textId="77777777" w:rsidR="00A701AA" w:rsidRDefault="00A701AA" w:rsidP="00A701AA">
      <w:pPr>
        <w:pStyle w:val="Heading2"/>
        <w:keepLines/>
        <w:numPr>
          <w:ilvl w:val="1"/>
          <w:numId w:val="0"/>
        </w:numPr>
        <w:tabs>
          <w:tab w:val="num" w:pos="360"/>
        </w:tabs>
        <w:autoSpaceDE/>
        <w:autoSpaceDN/>
        <w:ind w:left="288" w:hanging="288"/>
        <w:contextualSpacing/>
        <w:rPr>
          <w:ins w:id="312" w:author="Unknown" w:date="2020-03-09T20:30:00Z"/>
        </w:rPr>
      </w:pPr>
      <w:ins w:id="313" w:author="Unknown" w:date="2020-03-09T20:30:00Z">
        <w:r>
          <w:t>B.</w:t>
        </w:r>
        <w:r>
          <w:tab/>
          <w:t xml:space="preserve">The </w:t>
        </w:r>
      </w:ins>
      <w:ins w:id="314" w:author="Unknown" w:date="2020-03-09T20:34:00Z">
        <w:r>
          <w:t>Social Game</w:t>
        </w:r>
      </w:ins>
      <w:ins w:id="315" w:author="Unknown" w:date="2020-03-09T20:30:00Z">
        <w:r>
          <w:t xml:space="preserve"> </w:t>
        </w:r>
        <w:del w:id="316" w:author="Unknown" w:date="2020-03-10T01:07:00Z">
          <w:r w:rsidDel="00C82911">
            <w:delText xml:space="preserve">Design </w:delText>
          </w:r>
        </w:del>
      </w:ins>
      <w:ins w:id="317" w:author="Unknown" w:date="2020-03-09T20:33:00Z">
        <w:r>
          <w:t>for</w:t>
        </w:r>
      </w:ins>
      <w:ins w:id="318" w:author="Unknown" w:date="2020-03-09T20:30:00Z">
        <w:r>
          <w:t xml:space="preserve"> </w:t>
        </w:r>
      </w:ins>
      <w:ins w:id="319" w:author="Unknown" w:date="2020-03-09T20:31:00Z">
        <w:r>
          <w:t>Humans</w:t>
        </w:r>
      </w:ins>
    </w:p>
    <w:p w14:paraId="681FC1FA" w14:textId="06B74CCE" w:rsidR="00A701AA" w:rsidDel="00AB3548" w:rsidRDefault="00A701AA">
      <w:pPr>
        <w:pStyle w:val="a"/>
        <w:tabs>
          <w:tab w:val="clear" w:pos="800"/>
          <w:tab w:val="left" w:pos="180"/>
        </w:tabs>
        <w:wordWrap/>
        <w:spacing w:line="240" w:lineRule="auto"/>
        <w:contextualSpacing/>
        <w:outlineLvl w:val="0"/>
        <w:rPr>
          <w:del w:id="320" w:author="Hsin-Yi Hung" w:date="2020-03-10T14:05:00Z"/>
          <w:rFonts w:ascii="Times New Roman"/>
          <w:bCs/>
        </w:rPr>
      </w:pPr>
      <w:ins w:id="321" w:author="Unknown" w:date="2020-03-09T20:32:00Z">
        <w:r>
          <w:rPr>
            <w:rFonts w:ascii="Times New Roman"/>
            <w:bCs/>
          </w:rPr>
          <w:tab/>
          <w:t xml:space="preserve">Human participants play </w:t>
        </w:r>
      </w:ins>
      <w:ins w:id="322" w:author="Unknown" w:date="2020-03-09T20:34:00Z">
        <w:r>
          <w:rPr>
            <w:rFonts w:ascii="Times New Roman"/>
            <w:bCs/>
          </w:rPr>
          <w:t>the social game which</w:t>
        </w:r>
      </w:ins>
      <w:ins w:id="323" w:author="Unknown" w:date="2020-03-09T20:35:00Z">
        <w:r>
          <w:rPr>
            <w:rFonts w:ascii="Times New Roman"/>
            <w:bCs/>
          </w:rPr>
          <w:t xml:space="preserve"> have a similar setup</w:t>
        </w:r>
      </w:ins>
      <w:ins w:id="324" w:author="Unknown" w:date="2020-03-09T20:32:00Z">
        <w:r>
          <w:rPr>
            <w:rFonts w:ascii="Times New Roman"/>
            <w:bCs/>
          </w:rPr>
          <w:t xml:space="preserve"> </w:t>
        </w:r>
      </w:ins>
      <w:ins w:id="325" w:author="Unknown" w:date="2020-03-09T20:35:00Z">
        <w:r>
          <w:rPr>
            <w:rFonts w:ascii="Times New Roman"/>
            <w:bCs/>
          </w:rPr>
          <w:t>as the</w:t>
        </w:r>
      </w:ins>
      <w:ins w:id="326" w:author="Unknown" w:date="2020-03-09T20:33:00Z">
        <w:r>
          <w:rPr>
            <w:rFonts w:ascii="Times New Roman"/>
            <w:bCs/>
          </w:rPr>
          <w:t xml:space="preserve"> </w:t>
        </w:r>
      </w:ins>
      <w:ins w:id="327" w:author="Unknown" w:date="2020-03-09T20:35:00Z">
        <w:r>
          <w:rPr>
            <w:rFonts w:ascii="Times New Roman"/>
            <w:bCs/>
          </w:rPr>
          <w:t>game</w:t>
        </w:r>
      </w:ins>
      <w:ins w:id="328" w:author="Unknown" w:date="2020-03-09T20:33:00Z">
        <w:r>
          <w:rPr>
            <w:rFonts w:ascii="Times New Roman"/>
            <w:bCs/>
          </w:rPr>
          <w:t xml:space="preserve"> for simulated agents.</w:t>
        </w:r>
      </w:ins>
      <w:ins w:id="329" w:author="Unknown" w:date="2020-03-09T20:34:00Z">
        <w:r>
          <w:rPr>
            <w:rFonts w:ascii="Times New Roman"/>
            <w:bCs/>
          </w:rPr>
          <w:t xml:space="preserve"> </w:t>
        </w:r>
      </w:ins>
      <w:ins w:id="330" w:author="Unknown" w:date="2020-03-09T22:12:00Z">
        <w:r>
          <w:rPr>
            <w:rFonts w:ascii="Times New Roman"/>
            <w:bCs/>
          </w:rPr>
          <w:t xml:space="preserve">We have recruited </w:t>
        </w:r>
      </w:ins>
      <w:ins w:id="331" w:author="Unknown" w:date="2020-03-09T22:15:00Z">
        <w:r>
          <w:rPr>
            <w:rFonts w:ascii="Times New Roman"/>
            <w:bCs/>
          </w:rPr>
          <w:t xml:space="preserve">14 </w:t>
        </w:r>
      </w:ins>
      <w:ins w:id="332" w:author="Unknown" w:date="2020-03-09T22:16:00Z">
        <w:r>
          <w:rPr>
            <w:rFonts w:ascii="Times New Roman"/>
            <w:bCs/>
          </w:rPr>
          <w:t xml:space="preserve">participants </w:t>
        </w:r>
      </w:ins>
      <w:commentRangeStart w:id="333"/>
      <w:ins w:id="334" w:author="Unknown" w:date="2020-03-10T01:09:00Z">
        <w:r>
          <w:rPr>
            <w:rFonts w:ascii="Times New Roman"/>
            <w:bCs/>
          </w:rPr>
          <w:t>(mean</w:t>
        </w:r>
      </w:ins>
      <w:ins w:id="335" w:author="Unknown" w:date="2020-03-10T01:10:00Z">
        <w:r>
          <w:rPr>
            <w:rFonts w:ascii="Times New Roman"/>
            <w:bCs/>
          </w:rPr>
          <w:t xml:space="preserve"> ages </w:t>
        </w:r>
        <w:proofErr w:type="gramStart"/>
        <w:r>
          <w:rPr>
            <w:rFonts w:ascii="Times New Roman"/>
            <w:bCs/>
          </w:rPr>
          <w:t>= ,</w:t>
        </w:r>
        <w:proofErr w:type="gramEnd"/>
        <w:r>
          <w:rPr>
            <w:rFonts w:ascii="Times New Roman"/>
            <w:bCs/>
          </w:rPr>
          <w:t xml:space="preserve"> range of age =, males = </w:t>
        </w:r>
      </w:ins>
      <w:ins w:id="336" w:author="Unknown" w:date="2020-03-10T01:09:00Z">
        <w:r>
          <w:rPr>
            <w:rFonts w:ascii="Times New Roman"/>
            <w:bCs/>
          </w:rPr>
          <w:t>)</w:t>
        </w:r>
      </w:ins>
      <w:commentRangeEnd w:id="333"/>
      <w:ins w:id="337" w:author="Unknown" w:date="2020-03-10T01:10:00Z">
        <w:r>
          <w:rPr>
            <w:rStyle w:val="CommentReference"/>
            <w:rFonts w:ascii="Times New Roman" w:eastAsia="PMingLiU"/>
            <w:color w:val="auto"/>
            <w:lang w:eastAsia="en-US"/>
          </w:rPr>
          <w:commentReference w:id="333"/>
        </w:r>
        <w:r>
          <w:rPr>
            <w:rFonts w:ascii="Times New Roman"/>
            <w:bCs/>
          </w:rPr>
          <w:t xml:space="preserve">. </w:t>
        </w:r>
        <w:commentRangeStart w:id="338"/>
        <w:r>
          <w:rPr>
            <w:rFonts w:ascii="Times New Roman"/>
            <w:bCs/>
          </w:rPr>
          <w:t>The st</w:t>
        </w:r>
      </w:ins>
      <w:ins w:id="339" w:author="Unknown" w:date="2020-03-10T01:11:00Z">
        <w:r>
          <w:rPr>
            <w:rFonts w:ascii="Times New Roman"/>
            <w:bCs/>
          </w:rPr>
          <w:t xml:space="preserve">udy was approved by </w:t>
        </w:r>
        <w:proofErr w:type="spellStart"/>
        <w:r>
          <w:rPr>
            <w:rFonts w:ascii="Times New Roman"/>
            <w:bCs/>
          </w:rPr>
          <w:t>xxIRB</w:t>
        </w:r>
        <w:proofErr w:type="spellEnd"/>
        <w:r>
          <w:rPr>
            <w:rFonts w:ascii="Times New Roman"/>
            <w:bCs/>
          </w:rPr>
          <w:t xml:space="preserve">. </w:t>
        </w:r>
        <w:commentRangeEnd w:id="338"/>
        <w:r>
          <w:rPr>
            <w:rStyle w:val="CommentReference"/>
            <w:rFonts w:ascii="Times New Roman" w:eastAsia="PMingLiU"/>
            <w:color w:val="auto"/>
            <w:lang w:eastAsia="en-US"/>
          </w:rPr>
          <w:commentReference w:id="338"/>
        </w:r>
      </w:ins>
      <w:ins w:id="340" w:author="Unknown" w:date="2020-03-09T22:16:00Z">
        <w:del w:id="341" w:author="Unknown" w:date="2020-03-10T01:10:00Z">
          <w:r w:rsidDel="002C3CB8">
            <w:rPr>
              <w:rFonts w:ascii="Times New Roman"/>
              <w:bCs/>
            </w:rPr>
            <w:delText xml:space="preserve">and </w:delText>
          </w:r>
        </w:del>
      </w:ins>
      <w:ins w:id="342" w:author="Unknown" w:date="2020-03-10T01:10:00Z">
        <w:r>
          <w:rPr>
            <w:rFonts w:ascii="Times New Roman"/>
            <w:bCs/>
          </w:rPr>
          <w:t>E</w:t>
        </w:r>
      </w:ins>
      <w:ins w:id="343" w:author="Unknown" w:date="2020-03-09T22:16:00Z">
        <w:del w:id="344" w:author="Unknown" w:date="2020-03-10T01:10:00Z">
          <w:r w:rsidDel="002C3CB8">
            <w:rPr>
              <w:rFonts w:ascii="Times New Roman"/>
              <w:bCs/>
            </w:rPr>
            <w:delText>e</w:delText>
          </w:r>
        </w:del>
        <w:r>
          <w:rPr>
            <w:rFonts w:ascii="Times New Roman"/>
            <w:bCs/>
          </w:rPr>
          <w:t xml:space="preserve">ach </w:t>
        </w:r>
      </w:ins>
      <w:ins w:id="345" w:author="Unknown" w:date="2020-03-09T22:15:00Z">
        <w:r>
          <w:rPr>
            <w:rFonts w:ascii="Times New Roman"/>
            <w:bCs/>
          </w:rPr>
          <w:t xml:space="preserve">of them have </w:t>
        </w:r>
        <w:del w:id="346" w:author="Unknown" w:date="2020-03-09T22:31:00Z">
          <w:r w:rsidDel="00F9011A">
            <w:rPr>
              <w:rFonts w:ascii="Times New Roman"/>
              <w:bCs/>
            </w:rPr>
            <w:delText>played</w:delText>
          </w:r>
        </w:del>
      </w:ins>
      <w:ins w:id="347" w:author="Unknown" w:date="2020-03-09T22:31:00Z">
        <w:r>
          <w:rPr>
            <w:rFonts w:ascii="Times New Roman"/>
            <w:bCs/>
          </w:rPr>
          <w:t>completed</w:t>
        </w:r>
      </w:ins>
      <w:ins w:id="348" w:author="Unknown" w:date="2020-03-09T22:15:00Z">
        <w:r>
          <w:rPr>
            <w:rFonts w:ascii="Times New Roman"/>
            <w:bCs/>
          </w:rPr>
          <w:t xml:space="preserve"> </w:t>
        </w:r>
      </w:ins>
      <w:ins w:id="349" w:author="Unknown" w:date="2020-03-09T22:16:00Z">
        <w:r>
          <w:rPr>
            <w:rFonts w:ascii="Times New Roman"/>
            <w:bCs/>
          </w:rPr>
          <w:t>for</w:t>
        </w:r>
      </w:ins>
      <w:ins w:id="350" w:author="Unknown" w:date="2020-03-09T22:15:00Z">
        <w:r>
          <w:rPr>
            <w:rFonts w:ascii="Times New Roman"/>
            <w:bCs/>
          </w:rPr>
          <w:t xml:space="preserve"> at least 1</w:t>
        </w:r>
      </w:ins>
      <w:ins w:id="351" w:author="Unknown" w:date="2020-03-09T22:31:00Z">
        <w:r>
          <w:rPr>
            <w:rFonts w:ascii="Times New Roman"/>
            <w:bCs/>
          </w:rPr>
          <w:t>5</w:t>
        </w:r>
      </w:ins>
      <w:ins w:id="352" w:author="Unknown" w:date="2020-03-09T22:15:00Z">
        <w:del w:id="353" w:author="Unknown" w:date="2020-03-09T22:31:00Z">
          <w:r w:rsidDel="00AB0961">
            <w:rPr>
              <w:rFonts w:ascii="Times New Roman"/>
              <w:bCs/>
            </w:rPr>
            <w:delText>0</w:delText>
          </w:r>
        </w:del>
        <w:r>
          <w:rPr>
            <w:rFonts w:ascii="Times New Roman"/>
            <w:bCs/>
          </w:rPr>
          <w:t xml:space="preserve">0 trajectories. </w:t>
        </w:r>
      </w:ins>
      <w:ins w:id="354" w:author="Unknown" w:date="2020-03-09T22:37:00Z">
        <w:r>
          <w:rPr>
            <w:rFonts w:ascii="Times New Roman"/>
            <w:bCs/>
          </w:rPr>
          <w:t xml:space="preserve">They played the game via web </w:t>
        </w:r>
      </w:ins>
      <w:ins w:id="355" w:author="Unknown" w:date="2020-03-09T22:38:00Z">
        <w:r>
          <w:rPr>
            <w:rFonts w:ascii="Times New Roman"/>
            <w:bCs/>
          </w:rPr>
          <w:t>browser</w:t>
        </w:r>
      </w:ins>
      <w:ins w:id="356" w:author="Unknown" w:date="2020-03-09T22:37:00Z">
        <w:r>
          <w:rPr>
            <w:rFonts w:ascii="Times New Roman"/>
            <w:bCs/>
          </w:rPr>
          <w:t xml:space="preserve"> either by mobile phone or computers. </w:t>
        </w:r>
      </w:ins>
      <w:ins w:id="357" w:author="Unknown" w:date="2020-03-09T20:34:00Z">
        <w:r>
          <w:rPr>
            <w:rFonts w:ascii="Times New Roman"/>
            <w:bCs/>
          </w:rPr>
          <w:t>Before they play</w:t>
        </w:r>
      </w:ins>
      <w:ins w:id="358" w:author="Unknown" w:date="2020-03-09T22:30:00Z">
        <w:r>
          <w:rPr>
            <w:rFonts w:ascii="Times New Roman"/>
            <w:bCs/>
          </w:rPr>
          <w:t xml:space="preserve">, each of them </w:t>
        </w:r>
      </w:ins>
      <w:ins w:id="359" w:author="Unknown" w:date="2020-03-09T22:34:00Z">
        <w:r w:rsidRPr="007A1F48">
          <w:rPr>
            <w:rFonts w:ascii="Times New Roman"/>
            <w:bCs/>
          </w:rPr>
          <w:t xml:space="preserve">indicated four </w:t>
        </w:r>
        <w:del w:id="360" w:author="Sean Yun-Shiuan Chuang" w:date="2020-03-11T13:01:00Z">
          <w:r w:rsidRPr="007A1F48" w:rsidDel="00073137">
            <w:rPr>
              <w:rFonts w:ascii="Times New Roman"/>
              <w:bCs/>
            </w:rPr>
            <w:delText>friends</w:delText>
          </w:r>
        </w:del>
      </w:ins>
      <w:ins w:id="361" w:author="Sean Yun-Shiuan Chuang" w:date="2020-03-11T13:03:00Z">
        <w:r w:rsidR="00550A1F">
          <w:rPr>
            <w:rFonts w:ascii="Times New Roman"/>
            <w:bCs/>
          </w:rPr>
          <w:t>close friends/family members</w:t>
        </w:r>
      </w:ins>
      <w:ins w:id="362" w:author="Unknown" w:date="2020-03-09T22:34:00Z">
        <w:r w:rsidRPr="007A1F48">
          <w:rPr>
            <w:rFonts w:ascii="Times New Roman"/>
            <w:bCs/>
          </w:rPr>
          <w:t xml:space="preserve"> (targets)</w:t>
        </w:r>
        <w:r>
          <w:rPr>
            <w:rFonts w:ascii="Times New Roman"/>
            <w:bCs/>
          </w:rPr>
          <w:t xml:space="preserve"> and </w:t>
        </w:r>
      </w:ins>
      <w:ins w:id="363" w:author="Unknown" w:date="2020-03-09T22:30:00Z">
        <w:r>
          <w:rPr>
            <w:rFonts w:ascii="Times New Roman"/>
            <w:bCs/>
          </w:rPr>
          <w:t>completed a</w:t>
        </w:r>
      </w:ins>
      <w:ins w:id="364" w:author="Unknown" w:date="2020-03-09T23:24:00Z">
        <w:r>
          <w:rPr>
            <w:rFonts w:ascii="Times New Roman"/>
            <w:bCs/>
          </w:rPr>
          <w:t xml:space="preserve">n adapted </w:t>
        </w:r>
      </w:ins>
      <w:ins w:id="365" w:author="Unknown" w:date="2020-03-09T22:35:00Z">
        <w:r>
          <w:rPr>
            <w:rFonts w:ascii="Times New Roman"/>
            <w:bCs/>
          </w:rPr>
          <w:t xml:space="preserve">SSQ </w:t>
        </w:r>
      </w:ins>
      <w:ins w:id="366" w:author="Unknown" w:date="2020-03-09T23:22:00Z">
        <w:r>
          <w:rPr>
            <w:rFonts w:ascii="Times New Roman"/>
            <w:bCs/>
          </w:rPr>
          <w:t xml:space="preserve">(see below) </w:t>
        </w:r>
      </w:ins>
      <w:ins w:id="367" w:author="Unknown" w:date="2020-03-09T22:34:00Z">
        <w:r>
          <w:rPr>
            <w:rFonts w:ascii="Times New Roman"/>
            <w:bCs/>
          </w:rPr>
          <w:t>to rate the social support that each of the friend could provide</w:t>
        </w:r>
      </w:ins>
      <w:ins w:id="368" w:author="Unknown" w:date="2020-03-09T20:35:00Z">
        <w:del w:id="369" w:author="Unknown" w:date="2020-03-09T22:37:00Z">
          <w:r w:rsidDel="00AF5134">
            <w:rPr>
              <w:rFonts w:ascii="Times New Roman"/>
              <w:bCs/>
            </w:rPr>
            <w:delText xml:space="preserve"> </w:delText>
          </w:r>
        </w:del>
      </w:ins>
      <w:del w:id="370" w:author="Unknown">
        <w:r w:rsidRPr="007A1F48" w:rsidDel="00AF5134">
          <w:rPr>
            <w:rFonts w:ascii="Times New Roman"/>
            <w:bCs/>
          </w:rPr>
          <w:delText xml:space="preserve">In addition, </w:delText>
        </w:r>
        <w:r w:rsidRPr="007A1F48" w:rsidDel="0013313E">
          <w:rPr>
            <w:rFonts w:ascii="Times New Roman"/>
            <w:bCs/>
          </w:rPr>
          <w:delText>a real human participant</w:delText>
        </w:r>
        <w:r w:rsidRPr="007A1F48" w:rsidDel="00AF5134">
          <w:rPr>
            <w:rFonts w:ascii="Times New Roman"/>
            <w:bCs/>
          </w:rPr>
          <w:delText xml:space="preserve"> also indicated four friends (targets) with social </w:delText>
        </w:r>
        <w:r w:rsidDel="00AF5134">
          <w:rPr>
            <w:rFonts w:ascii="Times New Roman"/>
            <w:bCs/>
          </w:rPr>
          <w:delText>support</w:delText>
        </w:r>
        <w:r w:rsidRPr="007A1F48" w:rsidDel="00AF5134">
          <w:rPr>
            <w:rFonts w:ascii="Times New Roman"/>
            <w:bCs/>
          </w:rPr>
          <w:delText xml:space="preserve"> information obtained using questio</w:delText>
        </w:r>
        <w:r w:rsidDel="00AF5134">
          <w:rPr>
            <w:rFonts w:ascii="Times New Roman"/>
            <w:bCs/>
          </w:rPr>
          <w:delText>nnaires adapted from the SSQ</w:delText>
        </w:r>
      </w:del>
      <w:r w:rsidRPr="007A1F48">
        <w:rPr>
          <w:rFonts w:ascii="Times New Roman"/>
          <w:bCs/>
        </w:rPr>
        <w:t xml:space="preserve">. </w:t>
      </w:r>
      <w:commentRangeStart w:id="371"/>
      <w:ins w:id="372" w:author="Unknown" w:date="2020-03-09T22:38:00Z">
        <w:r>
          <w:rPr>
            <w:rFonts w:ascii="Times New Roman"/>
            <w:bCs/>
          </w:rPr>
          <w:t>Partici</w:t>
        </w:r>
      </w:ins>
      <w:ins w:id="373" w:author="Unknown" w:date="2020-03-09T22:39:00Z">
        <w:r>
          <w:rPr>
            <w:rFonts w:ascii="Times New Roman"/>
            <w:bCs/>
          </w:rPr>
          <w:t xml:space="preserve">pants will see a screen of </w:t>
        </w:r>
      </w:ins>
      <w:ins w:id="374" w:author="Hsin-Yi Hung" w:date="2020-03-10T13:23:00Z">
        <w:r w:rsidR="00A703A8">
          <w:rPr>
            <w:rFonts w:ascii="Times New Roman"/>
            <w:bCs/>
          </w:rPr>
          <w:t xml:space="preserve">the </w:t>
        </w:r>
      </w:ins>
      <w:ins w:id="375" w:author="Unknown" w:date="2020-03-09T22:39:00Z">
        <w:r>
          <w:rPr>
            <w:rFonts w:ascii="Times New Roman"/>
            <w:bCs/>
          </w:rPr>
          <w:t xml:space="preserve">grid world with </w:t>
        </w:r>
      </w:ins>
      <w:ins w:id="376" w:author="Unknown" w:date="2020-03-09T23:21:00Z">
        <w:r>
          <w:rPr>
            <w:rFonts w:ascii="Times New Roman"/>
            <w:bCs/>
          </w:rPr>
          <w:t>1-</w:t>
        </w:r>
      </w:ins>
      <w:commentRangeStart w:id="377"/>
      <w:ins w:id="378" w:author="Unknown" w:date="2020-03-09T22:39:00Z">
        <w:r>
          <w:rPr>
            <w:rFonts w:ascii="Times New Roman"/>
            <w:bCs/>
          </w:rPr>
          <w:t>4 targets and some barriers</w:t>
        </w:r>
      </w:ins>
      <w:commentRangeEnd w:id="377"/>
      <w:ins w:id="379" w:author="Unknown" w:date="2020-03-09T22:40:00Z">
        <w:r>
          <w:rPr>
            <w:rStyle w:val="CommentReference"/>
            <w:rFonts w:ascii="Times New Roman" w:eastAsia="PMingLiU"/>
            <w:color w:val="auto"/>
            <w:lang w:eastAsia="en-US"/>
          </w:rPr>
          <w:commentReference w:id="377"/>
        </w:r>
      </w:ins>
      <w:ins w:id="380" w:author="Unknown" w:date="2020-03-09T22:43:00Z">
        <w:r>
          <w:rPr>
            <w:rFonts w:ascii="Times New Roman"/>
            <w:bCs/>
          </w:rPr>
          <w:t>, along with an agent that the participant should navigate</w:t>
        </w:r>
      </w:ins>
      <w:ins w:id="381" w:author="Hsin-Yi Hung" w:date="2020-03-10T13:30:00Z">
        <w:r w:rsidR="001D065E">
          <w:rPr>
            <w:rFonts w:ascii="Times New Roman"/>
            <w:bCs/>
          </w:rPr>
          <w:t xml:space="preserve"> </w:t>
        </w:r>
        <w:r w:rsidR="001D065E" w:rsidRPr="008C6D3B">
          <w:rPr>
            <w:rFonts w:ascii="Times New Roman" w:eastAsia="PMingLiU"/>
            <w:color w:val="auto"/>
            <w:shd w:val="pct15" w:color="auto" w:fill="FFFFFF"/>
            <w:lang w:eastAsia="en-US"/>
          </w:rPr>
          <w:t>(Fig.</w:t>
        </w:r>
        <w:r w:rsidR="001D065E">
          <w:rPr>
            <w:rFonts w:ascii="Times New Roman" w:eastAsia="PMingLiU"/>
            <w:color w:val="auto"/>
            <w:shd w:val="pct15" w:color="auto" w:fill="FFFFFF"/>
            <w:lang w:eastAsia="en-US"/>
          </w:rPr>
          <w:t>3</w:t>
        </w:r>
        <w:r w:rsidR="001D065E" w:rsidRPr="008C6D3B">
          <w:rPr>
            <w:rFonts w:ascii="Times New Roman" w:eastAsia="PMingLiU"/>
            <w:color w:val="auto"/>
            <w:shd w:val="pct15" w:color="auto" w:fill="FFFFFF"/>
            <w:lang w:eastAsia="en-US"/>
          </w:rPr>
          <w:t>)</w:t>
        </w:r>
      </w:ins>
      <w:ins w:id="382" w:author="Unknown" w:date="2020-03-09T22:43:00Z">
        <w:r>
          <w:rPr>
            <w:rFonts w:ascii="Times New Roman"/>
            <w:bCs/>
          </w:rPr>
          <w:t>.</w:t>
        </w:r>
        <w:commentRangeEnd w:id="371"/>
        <w:r>
          <w:rPr>
            <w:rStyle w:val="CommentReference"/>
            <w:rFonts w:ascii="Times New Roman" w:eastAsia="PMingLiU"/>
            <w:color w:val="auto"/>
            <w:lang w:eastAsia="en-US"/>
          </w:rPr>
          <w:commentReference w:id="371"/>
        </w:r>
      </w:ins>
      <w:ins w:id="384" w:author="Unknown" w:date="2020-03-09T22:44:00Z">
        <w:r>
          <w:rPr>
            <w:rFonts w:ascii="Times New Roman"/>
            <w:bCs/>
          </w:rPr>
          <w:t xml:space="preserve"> The </w:t>
        </w:r>
      </w:ins>
      <w:ins w:id="385" w:author="Unknown" w:date="2020-03-09T23:16:00Z">
        <w:r>
          <w:rPr>
            <w:rFonts w:ascii="Times New Roman"/>
            <w:bCs/>
          </w:rPr>
          <w:t>action space is the same as for the virtual agent (e.g., could only take ho</w:t>
        </w:r>
      </w:ins>
      <w:ins w:id="386" w:author="Unknown" w:date="2020-03-09T23:17:00Z">
        <w:r>
          <w:rPr>
            <w:rFonts w:ascii="Times New Roman"/>
            <w:bCs/>
          </w:rPr>
          <w:t>rizontal and vertical move</w:t>
        </w:r>
      </w:ins>
      <w:ins w:id="387" w:author="Hsin-Yi Hung" w:date="2020-03-10T14:19:00Z">
        <w:r w:rsidR="004C2A1F">
          <w:rPr>
            <w:rFonts w:ascii="Times New Roman"/>
            <w:bCs/>
          </w:rPr>
          <w:t>s</w:t>
        </w:r>
      </w:ins>
      <w:ins w:id="388" w:author="Unknown" w:date="2020-03-09T23:17:00Z">
        <w:r>
          <w:rPr>
            <w:rFonts w:ascii="Times New Roman"/>
            <w:bCs/>
          </w:rPr>
          <w:t>)</w:t>
        </w:r>
      </w:ins>
      <w:ins w:id="389" w:author="Unknown" w:date="2020-03-09T23:16:00Z">
        <w:r>
          <w:rPr>
            <w:rFonts w:ascii="Times New Roman"/>
            <w:bCs/>
          </w:rPr>
          <w:t>.</w:t>
        </w:r>
      </w:ins>
    </w:p>
    <w:p w14:paraId="2611CAB1" w14:textId="4A336895" w:rsidR="00AB3548" w:rsidRDefault="00AB3548" w:rsidP="00A701AA">
      <w:pPr>
        <w:pStyle w:val="a"/>
        <w:tabs>
          <w:tab w:val="clear" w:pos="800"/>
          <w:tab w:val="left" w:pos="180"/>
        </w:tabs>
        <w:wordWrap/>
        <w:spacing w:line="240" w:lineRule="auto"/>
        <w:contextualSpacing/>
        <w:outlineLvl w:val="0"/>
        <w:rPr>
          <w:rFonts w:ascii="Times New Roman"/>
          <w:bCs/>
        </w:rPr>
      </w:pPr>
    </w:p>
    <w:p w14:paraId="69CDC844" w14:textId="2276CC6A" w:rsidR="00535443" w:rsidRPr="00806F53" w:rsidRDefault="00535443">
      <w:pPr>
        <w:pStyle w:val="a"/>
        <w:tabs>
          <w:tab w:val="clear" w:pos="800"/>
          <w:tab w:val="left" w:pos="180"/>
        </w:tabs>
        <w:wordWrap/>
        <w:spacing w:line="240" w:lineRule="auto"/>
        <w:contextualSpacing/>
        <w:outlineLvl w:val="0"/>
        <w:rPr>
          <w:ins w:id="390" w:author="Sean Yun-Shiuan Chuang" w:date="2020-03-11T12:47:00Z"/>
          <w:rFonts w:ascii="PMingLiU" w:eastAsia="PMingLiU" w:hAnsi="PMingLiU"/>
          <w:bCs/>
          <w:lang w:eastAsia="zh-TW"/>
          <w:rPrChange w:id="391" w:author="Sean Yun-Shiuan Chuang" w:date="2020-03-11T12:57:00Z">
            <w:rPr>
              <w:ins w:id="392" w:author="Sean Yun-Shiuan Chuang" w:date="2020-03-11T12:47:00Z"/>
              <w:rFonts w:ascii="Times New Roman"/>
              <w:bCs/>
            </w:rPr>
          </w:rPrChange>
        </w:rPr>
      </w:pPr>
      <w:ins w:id="393" w:author="Hsin-Yi Hung" w:date="2020-03-10T13:21:00Z">
        <w:del w:id="394" w:author="Sean Yun-Shiuan Chuang" w:date="2020-03-11T12:46:00Z">
          <w:r w:rsidDel="00535443">
            <w:rPr>
              <w:noProof/>
              <w:lang w:eastAsia="zh-CN"/>
            </w:rPr>
            <mc:AlternateContent>
              <mc:Choice Requires="wps">
                <w:drawing>
                  <wp:anchor distT="45720" distB="45720" distL="114300" distR="114300" simplePos="0" relativeHeight="251665408" behindDoc="0" locked="0" layoutInCell="1" allowOverlap="1" wp14:anchorId="6E082E1D" wp14:editId="18F89124">
                    <wp:simplePos x="0" y="0"/>
                    <wp:positionH relativeFrom="margin">
                      <wp:posOffset>4445</wp:posOffset>
                    </wp:positionH>
                    <wp:positionV relativeFrom="margin">
                      <wp:posOffset>2888615</wp:posOffset>
                    </wp:positionV>
                    <wp:extent cx="3099435" cy="3037205"/>
                    <wp:effectExtent l="0" t="0" r="571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37205"/>
                            </a:xfrm>
                            <a:prstGeom prst="rect">
                              <a:avLst/>
                            </a:prstGeom>
                            <a:solidFill>
                              <a:srgbClr val="FFFFFF"/>
                            </a:solidFill>
                            <a:ln w="9525">
                              <a:noFill/>
                              <a:miter lim="800000"/>
                              <a:headEnd/>
                              <a:tailEnd/>
                            </a:ln>
                          </wps:spPr>
                          <wps:txbx>
                            <w:txbxContent>
                              <w:p w14:paraId="437E22CE" w14:textId="214DD3C0" w:rsidR="009E74FA" w:rsidRDefault="00782990" w:rsidP="00A703A8">
                                <w:pPr>
                                  <w:jc w:val="center"/>
                                  <w:rPr>
                                    <w:sz w:val="16"/>
                                  </w:rPr>
                                </w:pPr>
                                <w:ins w:id="395" w:author="Sean Yun-Shiuan Chuang" w:date="2020-03-11T12:46:00Z">
                                  <w:r w:rsidRPr="00782990">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396" w:author="Hsin-Yi Hung" w:date="2020-03-10T13:21:00Z">
                                  <w:r w:rsidR="009E74FA"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397" w:author="Hsin-Yi Hung" w:date="2020-03-10T13:21:00Z">
                                  <w:del w:id="398" w:author="Sean Yun-Shiuan Chuang" w:date="2020-03-11T12:46:00Z">
                                    <w:r w:rsidR="009E74FA" w:rsidRPr="00B76942" w:rsidDel="00782990">
                                      <w:rPr>
                                        <w:rFonts w:eastAsia="Times New Roman"/>
                                        <w:sz w:val="24"/>
                                        <w:szCs w:val="24"/>
                                        <w:lang w:eastAsia="zh-TW"/>
                                      </w:rPr>
                                      <w:fldChar w:fldCharType="begin"/>
                                    </w:r>
                                    <w:r w:rsidR="009E74FA"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009E74FA" w:rsidRPr="00B76942" w:rsidDel="00782990">
                                      <w:rPr>
                                        <w:rFonts w:eastAsia="Times New Roman"/>
                                        <w:sz w:val="24"/>
                                        <w:szCs w:val="24"/>
                                        <w:lang w:eastAsia="zh-TW"/>
                                      </w:rPr>
                                      <w:fldChar w:fldCharType="separate"/>
                                    </w:r>
                                    <w:r w:rsidR="009E74FA"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009E74FA" w:rsidRPr="00B76942" w:rsidDel="00782990">
                                      <w:rPr>
                                        <w:rFonts w:eastAsia="Times New Roman"/>
                                        <w:sz w:val="24"/>
                                        <w:szCs w:val="24"/>
                                        <w:lang w:eastAsia="zh-TW"/>
                                      </w:rPr>
                                      <w:fldChar w:fldCharType="end"/>
                                    </w:r>
                                  </w:del>
                                </w:ins>
                              </w:p>
                              <w:p w14:paraId="590A0DCE" w14:textId="0E29D5D8" w:rsidR="009E74FA" w:rsidRPr="001D065E" w:rsidRDefault="009E74FA" w:rsidP="00A703A8">
                                <w:pPr>
                                  <w:jc w:val="both"/>
                                  <w:rPr>
                                    <w:sz w:val="16"/>
                                    <w:rPrChange w:id="399" w:author="Hsin-Yi Hung" w:date="2020-03-10T13:32:00Z">
                                      <w:rPr/>
                                    </w:rPrChange>
                                  </w:rPr>
                                </w:pPr>
                                <w:r w:rsidRPr="00AF74F9">
                                  <w:rPr>
                                    <w:sz w:val="16"/>
                                  </w:rPr>
                                  <w:t>Fig</w:t>
                                </w:r>
                                <w:r>
                                  <w:rPr>
                                    <w:sz w:val="16"/>
                                  </w:rPr>
                                  <w:t xml:space="preserve">. </w:t>
                                </w:r>
                                <w:ins w:id="400" w:author="Hsin-Yi Hung" w:date="2020-03-10T13:21:00Z">
                                  <w:r>
                                    <w:rPr>
                                      <w:sz w:val="16"/>
                                    </w:rPr>
                                    <w:t>3</w:t>
                                  </w:r>
                                </w:ins>
                                <w:del w:id="401" w:author="Hsin-Yi Hung" w:date="2020-03-10T13:21:00Z">
                                  <w:r w:rsidDel="00A703A8">
                                    <w:rPr>
                                      <w:sz w:val="16"/>
                                    </w:rPr>
                                    <w:delText>2</w:delText>
                                  </w:r>
                                </w:del>
                                <w:r>
                                  <w:rPr>
                                    <w:sz w:val="16"/>
                                  </w:rPr>
                                  <w:t xml:space="preserve">. </w:t>
                                </w:r>
                                <w:ins w:id="402" w:author="Hsin-Yi Hung" w:date="2020-03-10T13:30:00Z">
                                  <w:r>
                                    <w:rPr>
                                      <w:sz w:val="16"/>
                                    </w:rPr>
                                    <w:t xml:space="preserve">An example of </w:t>
                                  </w:r>
                                </w:ins>
                                <w:ins w:id="403" w:author="Sean Yun-Shiuan Chuang" w:date="2020-03-11T12:36:00Z">
                                  <w:r>
                                    <w:rPr>
                                      <w:sz w:val="16"/>
                                    </w:rPr>
                                    <w:t>a</w:t>
                                  </w:r>
                                </w:ins>
                                <w:ins w:id="404" w:author="Hsin-Yi Hung" w:date="2020-03-10T13:30:00Z">
                                  <w:del w:id="405" w:author="Sean Yun-Shiuan Chuang" w:date="2020-03-11T12:36:00Z">
                                    <w:r w:rsidDel="00CF4385">
                                      <w:rPr>
                                        <w:sz w:val="16"/>
                                      </w:rPr>
                                      <w:delText>the</w:delText>
                                    </w:r>
                                  </w:del>
                                  <w:r>
                                    <w:rPr>
                                      <w:sz w:val="16"/>
                                    </w:rPr>
                                    <w:t xml:space="preserve"> grid world in the s</w:t>
                                  </w:r>
                                </w:ins>
                                <w:ins w:id="406" w:author="Hsin-Yi Hung" w:date="2020-03-10T13:31:00Z">
                                  <w:r>
                                    <w:rPr>
                                      <w:sz w:val="16"/>
                                    </w:rPr>
                                    <w:t>o</w:t>
                                  </w:r>
                                </w:ins>
                                <w:ins w:id="407" w:author="Hsin-Yi Hung" w:date="2020-03-10T13:30:00Z">
                                  <w:r>
                                    <w:rPr>
                                      <w:sz w:val="16"/>
                                    </w:rPr>
                                    <w:t>c</w:t>
                                  </w:r>
                                </w:ins>
                                <w:ins w:id="408" w:author="Hsin-Yi Hung" w:date="2020-03-10T13:31:00Z">
                                  <w:r>
                                    <w:rPr>
                                      <w:sz w:val="16"/>
                                    </w:rPr>
                                    <w:t>i</w:t>
                                  </w:r>
                                </w:ins>
                                <w:ins w:id="409" w:author="Hsin-Yi Hung" w:date="2020-03-10T13:30:00Z">
                                  <w:r>
                                    <w:rPr>
                                      <w:sz w:val="16"/>
                                    </w:rPr>
                                    <w:t>al game.</w:t>
                                  </w:r>
                                </w:ins>
                                <w:ins w:id="410" w:author="Hsin-Yi Hung" w:date="2020-03-10T13:41:00Z">
                                  <w:r>
                                    <w:rPr>
                                      <w:sz w:val="16"/>
                                    </w:rPr>
                                    <w:t xml:space="preserve"> S</w:t>
                                  </w:r>
                                </w:ins>
                                <w:ins w:id="411" w:author="Hsin-Yi Hung" w:date="2020-03-10T13:32:00Z">
                                  <w:r>
                                    <w:rPr>
                                      <w:sz w:val="16"/>
                                    </w:rPr>
                                    <w:t>ubject</w:t>
                                  </w:r>
                                </w:ins>
                                <w:ins w:id="412" w:author="Hsin-Yi Hung" w:date="2020-03-10T13:41:00Z">
                                  <w:r>
                                    <w:rPr>
                                      <w:sz w:val="16"/>
                                    </w:rPr>
                                    <w:t>s</w:t>
                                  </w:r>
                                </w:ins>
                                <w:ins w:id="413" w:author="Hsin-Yi Hung" w:date="2020-03-10T13:32:00Z">
                                  <w:r>
                                    <w:rPr>
                                      <w:sz w:val="16"/>
                                    </w:rPr>
                                    <w:t xml:space="preserve"> are presented with a 12</w:t>
                                  </w:r>
                                  <w:r w:rsidRPr="001D065E">
                                    <w:rPr>
                                      <w:sz w:val="16"/>
                                      <w:rPrChange w:id="414" w:author="Hsin-Yi Hung" w:date="2020-03-10T13:32:00Z">
                                        <w:rPr>
                                          <w:bCs/>
                                        </w:rPr>
                                      </w:rPrChange>
                                    </w:rPr>
                                    <w:t>×12 grid worl</w:t>
                                  </w:r>
                                </w:ins>
                                <w:ins w:id="415" w:author="Hsin-Yi Hung" w:date="2020-03-10T13:33:00Z">
                                  <w:r>
                                    <w:rPr>
                                      <w:sz w:val="16"/>
                                    </w:rPr>
                                    <w:t>d with</w:t>
                                  </w:r>
                                </w:ins>
                                <w:ins w:id="416" w:author="Hsin-Yi Hung" w:date="2020-03-10T13:32:00Z">
                                  <w:r w:rsidRPr="001D065E">
                                    <w:rPr>
                                      <w:sz w:val="16"/>
                                      <w:rPrChange w:id="417" w:author="Hsin-Yi Hung" w:date="2020-03-10T13:32:00Z">
                                        <w:rPr>
                                          <w:bCs/>
                                        </w:rPr>
                                      </w:rPrChange>
                                    </w:rPr>
                                    <w:t xml:space="preserve"> </w:t>
                                  </w:r>
                                </w:ins>
                                <w:ins w:id="418" w:author="Hsin-Yi Hung" w:date="2020-03-10T13:33:00Z">
                                  <w:r>
                                    <w:rPr>
                                      <w:sz w:val="16"/>
                                    </w:rPr>
                                    <w:t>1-4 targets</w:t>
                                  </w:r>
                                </w:ins>
                                <w:ins w:id="419" w:author="Hsin-Yi Hung" w:date="2020-03-10T13:34:00Z">
                                  <w:r>
                                    <w:rPr>
                                      <w:sz w:val="16"/>
                                    </w:rPr>
                                    <w:t>, represent</w:t>
                                  </w:r>
                                </w:ins>
                                <w:ins w:id="420" w:author="Sean Yun-Shiuan Chuang" w:date="2020-03-11T12:36:00Z">
                                  <w:r>
                                    <w:rPr>
                                      <w:sz w:val="16"/>
                                    </w:rPr>
                                    <w:t>ed by</w:t>
                                  </w:r>
                                </w:ins>
                                <w:ins w:id="421" w:author="Hsin-Yi Hung" w:date="2020-03-10T13:34:00Z">
                                  <w:del w:id="422" w:author="Sean Yun-Shiuan Chuang" w:date="2020-03-11T12:36:00Z">
                                    <w:r w:rsidDel="00CF4385">
                                      <w:rPr>
                                        <w:sz w:val="16"/>
                                      </w:rPr>
                                      <w:delText>ing as</w:delText>
                                    </w:r>
                                  </w:del>
                                  <w:r>
                                    <w:rPr>
                                      <w:sz w:val="16"/>
                                    </w:rPr>
                                    <w:t xml:space="preserve"> a </w:t>
                                  </w:r>
                                </w:ins>
                                <w:ins w:id="423" w:author="Hsin-Yi Hung" w:date="2020-03-10T13:38:00Z">
                                  <w:r>
                                    <w:rPr>
                                      <w:sz w:val="16"/>
                                    </w:rPr>
                                    <w:t xml:space="preserve">heart, a key, a </w:t>
                                  </w:r>
                                </w:ins>
                                <w:ins w:id="424" w:author="Hsin-Yi Hung" w:date="2020-03-10T13:39:00Z">
                                  <w:r>
                                    <w:rPr>
                                      <w:sz w:val="16"/>
                                      <w:lang w:eastAsia="zh-TW"/>
                                    </w:rPr>
                                    <w:t xml:space="preserve">paw, and a tree. </w:t>
                                  </w:r>
                                </w:ins>
                                <w:ins w:id="425" w:author="Sean Yun-Shiuan Chuang" w:date="2020-03-11T12:39:00Z">
                                  <w:r>
                                    <w:rPr>
                                      <w:sz w:val="16"/>
                                      <w:lang w:eastAsia="zh-TW"/>
                                    </w:rPr>
                                    <w:t>The name associated with each target as well as t</w:t>
                                  </w:r>
                                </w:ins>
                                <w:ins w:id="426" w:author="Hsin-Yi Hung" w:date="2020-03-10T13:40:00Z">
                                  <w:del w:id="427" w:author="Sean Yun-Shiuan Chuang" w:date="2020-03-11T12:39:00Z">
                                    <w:r w:rsidDel="009E74FA">
                                      <w:rPr>
                                        <w:sz w:val="16"/>
                                        <w:lang w:eastAsia="zh-TW"/>
                                      </w:rPr>
                                      <w:delText>T</w:delText>
                                    </w:r>
                                  </w:del>
                                  <w:r>
                                    <w:rPr>
                                      <w:sz w:val="16"/>
                                      <w:lang w:eastAsia="zh-TW"/>
                                    </w:rPr>
                                    <w:t>he social reward value</w:t>
                                  </w:r>
                                </w:ins>
                                <w:ins w:id="428" w:author="Hsin-Yi Hung" w:date="2020-03-10T14:00:00Z">
                                  <w:r>
                                    <w:rPr>
                                      <w:sz w:val="16"/>
                                      <w:szCs w:val="16"/>
                                      <w:lang w:eastAsia="zh-TW"/>
                                    </w:rPr>
                                    <w:t xml:space="preserve"> </w:t>
                                  </w:r>
                                </w:ins>
                                <w:ins w:id="429" w:author="Hsin-Yi Hung" w:date="2020-03-10T13:40:00Z">
                                  <w:r>
                                    <w:rPr>
                                      <w:sz w:val="16"/>
                                      <w:lang w:eastAsia="zh-TW"/>
                                    </w:rPr>
                                    <w:t>of each target</w:t>
                                  </w:r>
                                </w:ins>
                                <w:ins w:id="430"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431" w:author="Hsin-Yi Hung" w:date="2020-03-10T13:40:00Z">
                                  <w:r>
                                    <w:rPr>
                                      <w:sz w:val="16"/>
                                      <w:lang w:eastAsia="zh-TW"/>
                                    </w:rPr>
                                    <w:t xml:space="preserve">and </w:t>
                                  </w:r>
                                </w:ins>
                                <w:ins w:id="432" w:author="Hsin-Yi Hung" w:date="2020-03-10T13:41:00Z">
                                  <w:r>
                                    <w:rPr>
                                      <w:sz w:val="16"/>
                                      <w:lang w:eastAsia="zh-TW"/>
                                    </w:rPr>
                                    <w:t xml:space="preserve">the </w:t>
                                  </w:r>
                                </w:ins>
                                <w:ins w:id="433" w:author="Sean Yun-Shiuan Chuang" w:date="2020-03-11T12:40:00Z">
                                  <w:r>
                                    <w:rPr>
                                      <w:sz w:val="16"/>
                                      <w:lang w:eastAsia="zh-TW"/>
                                    </w:rPr>
                                    <w:t xml:space="preserve">current </w:t>
                                  </w:r>
                                </w:ins>
                                <w:ins w:id="434" w:author="Hsin-Yi Hung" w:date="2020-03-10T13:41:00Z">
                                  <w:del w:id="435" w:author="Sean Yun-Shiuan Chuang" w:date="2020-03-11T12:39:00Z">
                                    <w:r w:rsidDel="009E74FA">
                                      <w:rPr>
                                        <w:sz w:val="16"/>
                                        <w:lang w:eastAsia="zh-TW"/>
                                      </w:rPr>
                                      <w:delText xml:space="preserve">total </w:delText>
                                    </w:r>
                                  </w:del>
                                  <w:r>
                                    <w:rPr>
                                      <w:sz w:val="16"/>
                                      <w:lang w:eastAsia="zh-TW"/>
                                    </w:rPr>
                                    <w:t>score are</w:t>
                                  </w:r>
                                </w:ins>
                                <w:ins w:id="436" w:author="Hsin-Yi Hung" w:date="2020-03-10T13:40:00Z">
                                  <w:r>
                                    <w:rPr>
                                      <w:sz w:val="16"/>
                                      <w:lang w:eastAsia="zh-TW"/>
                                    </w:rPr>
                                    <w:t xml:space="preserve"> shown in the left</w:t>
                                  </w:r>
                                </w:ins>
                                <w:ins w:id="437" w:author="Hsin-Yi Hung" w:date="2020-03-10T13:41:00Z">
                                  <w:r>
                                    <w:rPr>
                                      <w:sz w:val="16"/>
                                      <w:lang w:eastAsia="zh-TW"/>
                                    </w:rPr>
                                    <w:t xml:space="preserve">. </w:t>
                                  </w:r>
                                </w:ins>
                                <w:ins w:id="438" w:author="Hsin-Yi Hung" w:date="2020-03-10T13:45:00Z">
                                  <w:r>
                                    <w:rPr>
                                      <w:sz w:val="16"/>
                                      <w:lang w:eastAsia="zh-TW"/>
                                    </w:rPr>
                                    <w:t xml:space="preserve">The </w:t>
                                  </w:r>
                                </w:ins>
                                <w:ins w:id="439" w:author="Sean Yun-Shiuan Chuang" w:date="2020-03-11T12:37:00Z">
                                  <w:r>
                                    <w:rPr>
                                      <w:sz w:val="16"/>
                                      <w:lang w:eastAsia="zh-TW"/>
                                    </w:rPr>
                                    <w:t xml:space="preserve">human </w:t>
                                  </w:r>
                                </w:ins>
                                <w:ins w:id="440" w:author="Hsin-Yi Hung" w:date="2020-03-10T13:45:00Z">
                                  <w:del w:id="441" w:author="Sean Yun-Shiuan Chuang" w:date="2020-03-11T12:37:00Z">
                                    <w:r w:rsidDel="00CF4385">
                                      <w:rPr>
                                        <w:sz w:val="16"/>
                                        <w:lang w:eastAsia="zh-TW"/>
                                      </w:rPr>
                                      <w:delText>subject</w:delText>
                                    </w:r>
                                  </w:del>
                                </w:ins>
                                <w:ins w:id="442" w:author="Sean Yun-Shiuan Chuang" w:date="2020-03-11T12:37:00Z">
                                  <w:r>
                                    <w:rPr>
                                      <w:rFonts w:hint="eastAsia"/>
                                      <w:sz w:val="16"/>
                                      <w:lang w:eastAsia="zh-TW"/>
                                    </w:rPr>
                                    <w:t>p</w:t>
                                  </w:r>
                                  <w:r>
                                    <w:rPr>
                                      <w:sz w:val="16"/>
                                      <w:lang w:eastAsia="zh-TW"/>
                                    </w:rPr>
                                    <w:t>articipant</w:t>
                                  </w:r>
                                </w:ins>
                                <w:ins w:id="443" w:author="Hsin-Yi Hung" w:date="2020-03-10T13:45:00Z">
                                  <w:r>
                                    <w:rPr>
                                      <w:sz w:val="16"/>
                                      <w:lang w:eastAsia="zh-TW"/>
                                    </w:rPr>
                                    <w:t xml:space="preserve"> (map marker) </w:t>
                                  </w:r>
                                  <w:del w:id="444" w:author="Sean Yun-Shiuan Chuang" w:date="2020-03-11T12:37:00Z">
                                    <w:r w:rsidDel="00CF4385">
                                      <w:rPr>
                                        <w:sz w:val="16"/>
                                        <w:lang w:eastAsia="zh-TW"/>
                                      </w:rPr>
                                      <w:delText>moves</w:delText>
                                    </w:r>
                                  </w:del>
                                </w:ins>
                                <w:ins w:id="445" w:author="Sean Yun-Shiuan Chuang" w:date="2020-03-11T12:37:00Z">
                                  <w:r>
                                    <w:rPr>
                                      <w:sz w:val="16"/>
                                      <w:lang w:eastAsia="zh-TW"/>
                                    </w:rPr>
                                    <w:t>navigates</w:t>
                                  </w:r>
                                </w:ins>
                                <w:ins w:id="446" w:author="Hsin-Yi Hung" w:date="2020-03-10T13:45:00Z">
                                  <w:r>
                                    <w:rPr>
                                      <w:sz w:val="16"/>
                                      <w:lang w:eastAsia="zh-TW"/>
                                    </w:rPr>
                                    <w:t xml:space="preserve"> horizontally or vertically to r</w:t>
                                  </w:r>
                                </w:ins>
                                <w:ins w:id="447" w:author="Hsin-Yi Hung" w:date="2020-03-10T13:46:00Z">
                                  <w:r>
                                    <w:rPr>
                                      <w:sz w:val="16"/>
                                      <w:lang w:eastAsia="zh-TW"/>
                                    </w:rPr>
                                    <w:t>each the target</w:t>
                                  </w:r>
                                </w:ins>
                                <w:ins w:id="448" w:author="Hsin-Yi Hung" w:date="2020-03-10T14:03:00Z">
                                  <w:r>
                                    <w:rPr>
                                      <w:sz w:val="16"/>
                                      <w:lang w:eastAsia="zh-TW"/>
                                    </w:rPr>
                                    <w:t xml:space="preserve"> by key</w:t>
                                  </w:r>
                                </w:ins>
                                <w:ins w:id="449" w:author="Hsin-Yi Hung" w:date="2020-03-10T14:04:00Z">
                                  <w:r>
                                    <w:rPr>
                                      <w:sz w:val="16"/>
                                      <w:lang w:eastAsia="zh-TW"/>
                                    </w:rPr>
                                    <w:t>press</w:t>
                                  </w:r>
                                </w:ins>
                                <w:ins w:id="450" w:author="Hsin-Yi Hung" w:date="2020-03-10T14:03:00Z">
                                  <w:r>
                                    <w:rPr>
                                      <w:sz w:val="16"/>
                                      <w:lang w:eastAsia="zh-TW"/>
                                    </w:rPr>
                                    <w:t xml:space="preserve"> or </w:t>
                                  </w:r>
                                </w:ins>
                                <w:ins w:id="451" w:author="Hsin-Yi Hung" w:date="2020-03-10T14:04:00Z">
                                  <w:r>
                                    <w:rPr>
                                      <w:sz w:val="16"/>
                                      <w:lang w:eastAsia="zh-TW"/>
                                    </w:rPr>
                                    <w:t xml:space="preserve">clicking </w:t>
                                  </w:r>
                                </w:ins>
                                <w:ins w:id="452" w:author="Hsin-Yi Hung" w:date="2020-03-10T14:03:00Z">
                                  <w:r>
                                    <w:rPr>
                                      <w:sz w:val="16"/>
                                      <w:lang w:eastAsia="zh-TW"/>
                                    </w:rPr>
                                    <w:t>buttons</w:t>
                                  </w:r>
                                </w:ins>
                                <w:ins w:id="453" w:author="Hsin-Yi Hung" w:date="2020-03-10T14:04:00Z">
                                  <w:r>
                                    <w:rPr>
                                      <w:sz w:val="16"/>
                                      <w:lang w:eastAsia="zh-TW"/>
                                    </w:rPr>
                                    <w:t xml:space="preserve"> on the </w:t>
                                  </w:r>
                                </w:ins>
                                <w:ins w:id="454" w:author="Hsin-Yi Hung" w:date="2020-03-10T14:05:00Z">
                                  <w:r>
                                    <w:rPr>
                                      <w:sz w:val="16"/>
                                      <w:lang w:eastAsia="zh-TW"/>
                                    </w:rPr>
                                    <w:t>mobile phones</w:t>
                                  </w:r>
                                </w:ins>
                                <w:ins w:id="455" w:author="Hsin-Yi Hung" w:date="2020-03-10T13:46:00Z">
                                  <w:r>
                                    <w:rPr>
                                      <w:sz w:val="16"/>
                                      <w:lang w:eastAsia="zh-TW"/>
                                    </w:rPr>
                                    <w:t xml:space="preserve">. </w:t>
                                  </w:r>
                                </w:ins>
                                <w:del w:id="456"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457" w:author="Unknown" w:date="2020-03-10T01:12:00Z">
                                          <w:del w:id="458" w:author="Hsin-Yi Hung" w:date="2020-03-10T13:23:00Z">
                                            <w:rPr>
                                              <w:rFonts w:ascii="Cambria Math" w:hAnsi="Cambria Math"/>
                                              <w:sz w:val="16"/>
                                            </w:rPr>
                                          </w:del>
                                        </w:ins>
                                      </m:ctrlPr>
                                    </m:sSubPr>
                                    <m:e>
                                      <m:r>
                                        <w:ins w:id="459" w:author="Unknown" w:date="2020-03-10T01:12:00Z">
                                          <w:del w:id="460" w:author="Hsin-Yi Hung" w:date="2020-03-10T13:23:00Z">
                                            <w:rPr>
                                              <w:rFonts w:ascii="Cambria Math" w:hAnsi="Cambria Math"/>
                                              <w:sz w:val="16"/>
                                            </w:rPr>
                                            <m:t>a</m:t>
                                          </w:del>
                                        </w:ins>
                                      </m:r>
                                    </m:e>
                                    <m:sub>
                                      <m:r>
                                        <w:ins w:id="461" w:author="Unknown" w:date="2020-03-10T01:12:00Z">
                                          <w:del w:id="462" w:author="Hsin-Yi Hung" w:date="2020-03-10T13:23:00Z">
                                            <w:rPr>
                                              <w:rFonts w:ascii="Cambria Math" w:hAnsi="Cambria Math"/>
                                              <w:sz w:val="16"/>
                                            </w:rPr>
                                            <m:t>i</m:t>
                                          </w:del>
                                        </w:ins>
                                      </m:r>
                                    </m:sub>
                                  </m:sSub>
                                </m:oMath>
                                <w:del w:id="463" w:author="Hsin-Yi Hung" w:date="2020-03-10T13:23:00Z">
                                  <w:r w:rsidRPr="001D065E" w:rsidDel="00A703A8">
                                    <w:rPr>
                                      <w:sz w:val="16"/>
                                      <w:rPrChange w:id="464"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465" w:author="Unknown" w:date="2020-03-10T01:12:00Z">
                                  <w:del w:id="466" w:author="Hsin-Yi Hung" w:date="2020-03-10T13:23:00Z">
                                    <w:r w:rsidRPr="001D065E" w:rsidDel="00A703A8">
                                      <w:rPr>
                                        <w:sz w:val="16"/>
                                        <w:rPrChange w:id="467" w:author="Hsin-Yi Hung" w:date="2020-03-10T13:32:00Z">
                                          <w:rPr>
                                            <w:i/>
                                            <w:sz w:val="16"/>
                                          </w:rPr>
                                        </w:rPrChange>
                                      </w:rPr>
                                      <w:delText>G</w:delText>
                                    </w:r>
                                  </w:del>
                                </w:ins>
                                <w:del w:id="468" w:author="Hsin-Yi Hung" w:date="2020-03-10T13:23:00Z">
                                  <w:r w:rsidRPr="001D065E" w:rsidDel="00A703A8">
                                    <w:rPr>
                                      <w:sz w:val="16"/>
                                      <w:rPrChange w:id="469"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470" w:author="Unknown" w:date="2020-03-10T01:13:00Z">
                                  <w:del w:id="471" w:author="Hsin-Yi Hung" w:date="2020-03-10T13:23:00Z">
                                    <w:r w:rsidDel="00A703A8">
                                      <w:rPr>
                                        <w:sz w:val="16"/>
                                      </w:rPr>
                                      <w:delText>one of</w:delText>
                                    </w:r>
                                  </w:del>
                                </w:ins>
                                <w:del w:id="472"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473" w:author="Unknown" w:date="2020-03-10T01:18:00Z">
                                  <w:del w:id="474" w:author="Hsin-Yi Hung" w:date="2020-03-10T13:23:00Z">
                                    <w:r w:rsidDel="00A703A8">
                                      <w:rPr>
                                        <w:sz w:val="16"/>
                                      </w:rPr>
                                      <w:delText xml:space="preserve"> with the </w:delText>
                                    </w:r>
                                  </w:del>
                                  <w:del w:id="475" w:author="Hsin-Yi Hung" w:date="2020-03-10T13:30:00Z">
                                    <w:r w:rsidDel="001D065E">
                                      <w:rPr>
                                        <w:sz w:val="16"/>
                                      </w:rPr>
                                      <w:delText>approached targets</w:delText>
                                    </w:r>
                                  </w:del>
                                </w:ins>
                                <w:del w:id="476" w:author="Hsin-Yi Hung" w:date="2020-03-10T13:30:00Z">
                                  <w:r w:rsidDel="001D065E">
                                    <w:rPr>
                                      <w:sz w:val="16"/>
                                    </w:rPr>
                                    <w:delText xml:space="preserve"> </w:delText>
                                  </w:r>
                                </w:del>
                                <w:ins w:id="477" w:author="Unknown" w:date="2020-03-10T01:18:00Z">
                                  <w:del w:id="478"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479"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480" w:author="Hsin-Yi Hung" w:date="2020-03-10T13:30:00Z">
                                  <w:r w:rsidDel="001D065E">
                                    <w:rPr>
                                      <w:sz w:val="16"/>
                                    </w:rPr>
                                    <w:delText xml:space="preserve">were fed to ToMnet+ as learning </w:delText>
                                  </w:r>
                                </w:del>
                                <w:ins w:id="481" w:author="Unknown" w:date="2020-03-10T01:18:00Z">
                                  <w:del w:id="482" w:author="Hsin-Yi Hung" w:date="2020-03-10T13:30:00Z">
                                    <w:r w:rsidDel="001D065E">
                                      <w:rPr>
                                        <w:sz w:val="16"/>
                                      </w:rPr>
                                      <w:delText xml:space="preserve">training </w:delText>
                                    </w:r>
                                  </w:del>
                                </w:ins>
                                <w:del w:id="483" w:author="Hsin-Yi Hung" w:date="2020-03-10T13:30:00Z">
                                  <w:r w:rsidDel="001D065E">
                                    <w:rPr>
                                      <w:sz w:val="16"/>
                                    </w:rPr>
                                    <w:delText xml:space="preserve">data. On the right, example new test </w:delText>
                                  </w:r>
                                </w:del>
                                <w:ins w:id="484" w:author="Unknown" w:date="2020-03-10T01:14:00Z">
                                  <w:del w:id="485" w:author="Hsin-Yi Hung" w:date="2020-03-10T13:30:00Z">
                                    <w:r w:rsidDel="001D065E">
                                      <w:rPr>
                                        <w:sz w:val="16"/>
                                      </w:rPr>
                                      <w:delText xml:space="preserve">query state </w:delText>
                                    </w:r>
                                  </w:del>
                                </w:ins>
                                <m:oMath>
                                  <m:r>
                                    <w:ins w:id="486" w:author="Unknown" w:date="2020-03-10T01:15:00Z">
                                      <w:del w:id="487" w:author="Hsin-Yi Hung" w:date="2020-03-10T13:30:00Z">
                                        <m:rPr>
                                          <m:sty m:val="p"/>
                                        </m:rPr>
                                        <w:rPr>
                                          <w:rFonts w:ascii="Cambria Math" w:hAnsi="Cambria Math"/>
                                          <w:sz w:val="16"/>
                                        </w:rPr>
                                        <m:t xml:space="preserve"> </m:t>
                                      </w:del>
                                    </w:ins>
                                  </m:r>
                                  <m:sSub>
                                    <m:sSubPr>
                                      <m:ctrlPr>
                                        <w:ins w:id="488" w:author="Unknown" w:date="2020-03-10T01:15:00Z">
                                          <w:del w:id="489" w:author="Hsin-Yi Hung" w:date="2020-03-10T13:30:00Z">
                                            <w:rPr>
                                              <w:rFonts w:ascii="Cambria Math" w:hAnsi="Cambria Math"/>
                                              <w:sz w:val="16"/>
                                            </w:rPr>
                                          </w:del>
                                        </w:ins>
                                      </m:ctrlPr>
                                    </m:sSubPr>
                                    <m:e>
                                      <m:r>
                                        <w:ins w:id="490" w:author="Unknown" w:date="2020-03-10T01:15:00Z">
                                          <w:del w:id="491" w:author="Hsin-Yi Hung" w:date="2020-03-10T13:30:00Z">
                                            <m:rPr>
                                              <m:nor/>
                                            </m:rPr>
                                            <w:rPr>
                                              <w:sz w:val="16"/>
                                              <w:rPrChange w:id="492" w:author="Hsin-Yi Hung" w:date="2020-03-10T13:32:00Z">
                                                <w:rPr>
                                                  <w:i/>
                                                  <w:sz w:val="16"/>
                                                </w:rPr>
                                              </w:rPrChange>
                                            </w:rPr>
                                            <m:t>q</m:t>
                                          </w:del>
                                        </w:ins>
                                      </m:r>
                                    </m:e>
                                    <m:sub>
                                      <m:r>
                                        <w:ins w:id="493" w:author="Unknown" w:date="2020-03-10T01:15:00Z">
                                          <w:del w:id="494" w:author="Hsin-Yi Hung" w:date="2020-03-10T13:30:00Z">
                                            <w:rPr>
                                              <w:rFonts w:ascii="Cambria Math" w:hAnsi="Cambria Math"/>
                                              <w:sz w:val="16"/>
                                            </w:rPr>
                                            <m:t>k</m:t>
                                          </w:del>
                                        </w:ins>
                                      </m:r>
                                      <m:r>
                                        <w:ins w:id="495" w:author="Unknown" w:date="2020-03-10T01:15:00Z">
                                          <w:del w:id="496" w:author="Hsin-Yi Hung" w:date="2020-03-10T13:30:00Z">
                                            <m:rPr>
                                              <m:sty m:val="p"/>
                                            </m:rPr>
                                            <w:rPr>
                                              <w:rFonts w:ascii="Cambria Math" w:hAnsi="Cambria Math" w:hint="eastAsia"/>
                                              <w:sz w:val="16"/>
                                            </w:rPr>
                                            <m:t>'</m:t>
                                          </w:del>
                                        </w:ins>
                                      </m:r>
                                    </m:sub>
                                  </m:sSub>
                                </m:oMath>
                                <w:ins w:id="497" w:author="Unknown" w:date="2020-03-10T01:15:00Z">
                                  <w:del w:id="498" w:author="Hsin-Yi Hung" w:date="2020-03-10T13:30:00Z">
                                    <w:r w:rsidRPr="001D065E" w:rsidDel="001D065E">
                                      <w:rPr>
                                        <w:sz w:val="16"/>
                                      </w:rPr>
                                      <w:delText xml:space="preserve"> </w:delText>
                                    </w:r>
                                  </w:del>
                                </w:ins>
                                <w:del w:id="499" w:author="Hsin-Yi Hung" w:date="2020-03-10T13:30:00Z">
                                  <w:r w:rsidDel="001D065E">
                                    <w:rPr>
                                      <w:sz w:val="16"/>
                                    </w:rPr>
                                    <w:delText xml:space="preserve">grid worlds </w:delText>
                                  </w:r>
                                </w:del>
                                <w:ins w:id="500" w:author="Unknown" w:date="2020-03-10T01:15:00Z">
                                  <w:del w:id="501" w:author="Hsin-Yi Hung" w:date="2020-03-10T13:30:00Z">
                                    <w:r w:rsidDel="001D065E">
                                      <w:rPr>
                                        <w:sz w:val="16"/>
                                      </w:rPr>
                                      <w:delText>is</w:delText>
                                    </w:r>
                                  </w:del>
                                </w:ins>
                                <w:del w:id="502" w:author="Hsin-Yi Hung" w:date="2020-03-10T13:30:00Z">
                                  <w:r w:rsidDel="001D065E">
                                    <w:rPr>
                                      <w:sz w:val="16"/>
                                    </w:rPr>
                                    <w:delText xml:space="preserve">are presented (top; different combinations of </w:delText>
                                  </w:r>
                                  <w:r w:rsidRPr="001D065E" w:rsidDel="001D065E">
                                    <w:rPr>
                                      <w:sz w:val="16"/>
                                      <w:rPrChange w:id="503" w:author="Hsin-Yi Hung" w:date="2020-03-10T13:32:00Z">
                                        <w:rPr>
                                          <w:i/>
                                          <w:sz w:val="16"/>
                                        </w:rPr>
                                      </w:rPrChange>
                                    </w:rPr>
                                    <w:delText>S</w:delText>
                                  </w:r>
                                  <w:r w:rsidDel="001D065E">
                                    <w:rPr>
                                      <w:sz w:val="16"/>
                                    </w:rPr>
                                    <w:delText xml:space="preserve"> are drawn during testing) for which ToMnet+ predicts the trajectory agents take</w:delText>
                                  </w:r>
                                </w:del>
                                <w:ins w:id="504" w:author="Unknown" w:date="2020-03-10T01:15:00Z">
                                  <w:del w:id="505" w:author="Hsin-Yi Hung" w:date="2020-03-10T13:30:00Z">
                                    <w:r w:rsidDel="001D065E">
                                      <w:rPr>
                                        <w:sz w:val="16"/>
                                      </w:rPr>
                                      <w:delText>target the agent will approach</w:delText>
                                    </w:r>
                                  </w:del>
                                </w:ins>
                                <w:ins w:id="506" w:author="Unknown" w:date="2020-03-10T01:16:00Z">
                                  <w:del w:id="507"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508" w:author="Hsin-Yi Hung" w:date="2020-03-10T13:30:00Z">
                                  <w:r w:rsidDel="001D065E">
                                    <w:rPr>
                                      <w:sz w:val="16"/>
                                    </w:rPr>
                                    <w:delText xml:space="preserve"> (bottom; blue arrows</w:delText>
                                  </w:r>
                                </w:del>
                                <w:ins w:id="509" w:author="Unknown" w:date="2020-03-10T01:17:00Z">
                                  <w:del w:id="510" w:author="Hsin-Yi Hung" w:date="2020-03-10T13:30:00Z">
                                    <w:r w:rsidDel="001D065E">
                                      <w:rPr>
                                        <w:sz w:val="16"/>
                                      </w:rPr>
                                      <w:delText>circle</w:delText>
                                    </w:r>
                                  </w:del>
                                </w:ins>
                                <w:del w:id="511" w:author="Hsin-Yi Hung" w:date="2020-03-10T13:30:00Z">
                                  <w:r w:rsidDel="001D065E">
                                    <w:rPr>
                                      <w:sz w:val="16"/>
                                    </w:rPr>
                                    <w:delTex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82E1D" id="_x0000_s1029" type="#_x0000_t202" style="position:absolute;left:0;text-align:left;margin-left:.35pt;margin-top:227.45pt;width:244.05pt;height:239.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" stroked="f">
                    <v:textbox inset="0,0,0,0">
                      <w:txbxContent>
                        <w:p w14:paraId="437E22CE" w14:textId="214DD3C0" w:rsidR="009E74FA" w:rsidRDefault="00782990" w:rsidP="00A703A8">
                          <w:pPr>
                            <w:jc w:val="center"/>
                            <w:rPr>
                              <w:sz w:val="16"/>
                            </w:rPr>
                          </w:pPr>
                          <w:ins w:id="512" w:author="Sean Yun-Shiuan Chuang" w:date="2020-03-11T12:46:00Z">
                            <w:r w:rsidRPr="00782990">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513" w:author="Hsin-Yi Hung" w:date="2020-03-10T13:21:00Z">
                            <w:r w:rsidR="009E74FA"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514" w:author="Hsin-Yi Hung" w:date="2020-03-10T13:21:00Z">
                            <w:del w:id="515" w:author="Sean Yun-Shiuan Chuang" w:date="2020-03-11T12:46:00Z">
                              <w:r w:rsidR="009E74FA" w:rsidRPr="00B76942" w:rsidDel="00782990">
                                <w:rPr>
                                  <w:rFonts w:eastAsia="Times New Roman"/>
                                  <w:sz w:val="24"/>
                                  <w:szCs w:val="24"/>
                                  <w:lang w:eastAsia="zh-TW"/>
                                </w:rPr>
                                <w:fldChar w:fldCharType="begin"/>
                              </w:r>
                              <w:r w:rsidR="009E74FA"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009E74FA" w:rsidRPr="00B76942" w:rsidDel="00782990">
                                <w:rPr>
                                  <w:rFonts w:eastAsia="Times New Roman"/>
                                  <w:sz w:val="24"/>
                                  <w:szCs w:val="24"/>
                                  <w:lang w:eastAsia="zh-TW"/>
                                </w:rPr>
                                <w:fldChar w:fldCharType="separate"/>
                              </w:r>
                              <w:r w:rsidR="009E74FA"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009E74FA" w:rsidRPr="00B76942" w:rsidDel="00782990">
                                <w:rPr>
                                  <w:rFonts w:eastAsia="Times New Roman"/>
                                  <w:sz w:val="24"/>
                                  <w:szCs w:val="24"/>
                                  <w:lang w:eastAsia="zh-TW"/>
                                </w:rPr>
                                <w:fldChar w:fldCharType="end"/>
                              </w:r>
                            </w:del>
                          </w:ins>
                        </w:p>
                        <w:p w14:paraId="590A0DCE" w14:textId="0E29D5D8" w:rsidR="009E74FA" w:rsidRPr="001D065E" w:rsidRDefault="009E74FA" w:rsidP="00A703A8">
                          <w:pPr>
                            <w:jc w:val="both"/>
                            <w:rPr>
                              <w:sz w:val="16"/>
                              <w:rPrChange w:id="516" w:author="Hsin-Yi Hung" w:date="2020-03-10T13:32:00Z">
                                <w:rPr/>
                              </w:rPrChange>
                            </w:rPr>
                          </w:pPr>
                          <w:r w:rsidRPr="00AF74F9">
                            <w:rPr>
                              <w:sz w:val="16"/>
                            </w:rPr>
                            <w:t>Fig</w:t>
                          </w:r>
                          <w:r>
                            <w:rPr>
                              <w:sz w:val="16"/>
                            </w:rPr>
                            <w:t xml:space="preserve">. </w:t>
                          </w:r>
                          <w:ins w:id="517" w:author="Hsin-Yi Hung" w:date="2020-03-10T13:21:00Z">
                            <w:r>
                              <w:rPr>
                                <w:sz w:val="16"/>
                              </w:rPr>
                              <w:t>3</w:t>
                            </w:r>
                          </w:ins>
                          <w:del w:id="518" w:author="Hsin-Yi Hung" w:date="2020-03-10T13:21:00Z">
                            <w:r w:rsidDel="00A703A8">
                              <w:rPr>
                                <w:sz w:val="16"/>
                              </w:rPr>
                              <w:delText>2</w:delText>
                            </w:r>
                          </w:del>
                          <w:r>
                            <w:rPr>
                              <w:sz w:val="16"/>
                            </w:rPr>
                            <w:t xml:space="preserve">. </w:t>
                          </w:r>
                          <w:ins w:id="519" w:author="Hsin-Yi Hung" w:date="2020-03-10T13:30:00Z">
                            <w:r>
                              <w:rPr>
                                <w:sz w:val="16"/>
                              </w:rPr>
                              <w:t xml:space="preserve">An example of </w:t>
                            </w:r>
                          </w:ins>
                          <w:ins w:id="520" w:author="Sean Yun-Shiuan Chuang" w:date="2020-03-11T12:36:00Z">
                            <w:r>
                              <w:rPr>
                                <w:sz w:val="16"/>
                              </w:rPr>
                              <w:t>a</w:t>
                            </w:r>
                          </w:ins>
                          <w:ins w:id="521" w:author="Hsin-Yi Hung" w:date="2020-03-10T13:30:00Z">
                            <w:del w:id="522" w:author="Sean Yun-Shiuan Chuang" w:date="2020-03-11T12:36:00Z">
                              <w:r w:rsidDel="00CF4385">
                                <w:rPr>
                                  <w:sz w:val="16"/>
                                </w:rPr>
                                <w:delText>the</w:delText>
                              </w:r>
                            </w:del>
                            <w:r>
                              <w:rPr>
                                <w:sz w:val="16"/>
                              </w:rPr>
                              <w:t xml:space="preserve"> grid world in the s</w:t>
                            </w:r>
                          </w:ins>
                          <w:ins w:id="523" w:author="Hsin-Yi Hung" w:date="2020-03-10T13:31:00Z">
                            <w:r>
                              <w:rPr>
                                <w:sz w:val="16"/>
                              </w:rPr>
                              <w:t>o</w:t>
                            </w:r>
                          </w:ins>
                          <w:ins w:id="524" w:author="Hsin-Yi Hung" w:date="2020-03-10T13:30:00Z">
                            <w:r>
                              <w:rPr>
                                <w:sz w:val="16"/>
                              </w:rPr>
                              <w:t>c</w:t>
                            </w:r>
                          </w:ins>
                          <w:ins w:id="525" w:author="Hsin-Yi Hung" w:date="2020-03-10T13:31:00Z">
                            <w:r>
                              <w:rPr>
                                <w:sz w:val="16"/>
                              </w:rPr>
                              <w:t>i</w:t>
                            </w:r>
                          </w:ins>
                          <w:ins w:id="526" w:author="Hsin-Yi Hung" w:date="2020-03-10T13:30:00Z">
                            <w:r>
                              <w:rPr>
                                <w:sz w:val="16"/>
                              </w:rPr>
                              <w:t>al game.</w:t>
                            </w:r>
                          </w:ins>
                          <w:ins w:id="527" w:author="Hsin-Yi Hung" w:date="2020-03-10T13:41:00Z">
                            <w:r>
                              <w:rPr>
                                <w:sz w:val="16"/>
                              </w:rPr>
                              <w:t xml:space="preserve"> S</w:t>
                            </w:r>
                          </w:ins>
                          <w:ins w:id="528" w:author="Hsin-Yi Hung" w:date="2020-03-10T13:32:00Z">
                            <w:r>
                              <w:rPr>
                                <w:sz w:val="16"/>
                              </w:rPr>
                              <w:t>ubject</w:t>
                            </w:r>
                          </w:ins>
                          <w:ins w:id="529" w:author="Hsin-Yi Hung" w:date="2020-03-10T13:41:00Z">
                            <w:r>
                              <w:rPr>
                                <w:sz w:val="16"/>
                              </w:rPr>
                              <w:t>s</w:t>
                            </w:r>
                          </w:ins>
                          <w:ins w:id="530" w:author="Hsin-Yi Hung" w:date="2020-03-10T13:32:00Z">
                            <w:r>
                              <w:rPr>
                                <w:sz w:val="16"/>
                              </w:rPr>
                              <w:t xml:space="preserve"> are presented with a 12</w:t>
                            </w:r>
                            <w:r w:rsidRPr="001D065E">
                              <w:rPr>
                                <w:sz w:val="16"/>
                                <w:rPrChange w:id="531" w:author="Hsin-Yi Hung" w:date="2020-03-10T13:32:00Z">
                                  <w:rPr>
                                    <w:bCs/>
                                  </w:rPr>
                                </w:rPrChange>
                              </w:rPr>
                              <w:t>×12 grid worl</w:t>
                            </w:r>
                          </w:ins>
                          <w:ins w:id="532" w:author="Hsin-Yi Hung" w:date="2020-03-10T13:33:00Z">
                            <w:r>
                              <w:rPr>
                                <w:sz w:val="16"/>
                              </w:rPr>
                              <w:t>d with</w:t>
                            </w:r>
                          </w:ins>
                          <w:ins w:id="533" w:author="Hsin-Yi Hung" w:date="2020-03-10T13:32:00Z">
                            <w:r w:rsidRPr="001D065E">
                              <w:rPr>
                                <w:sz w:val="16"/>
                                <w:rPrChange w:id="534" w:author="Hsin-Yi Hung" w:date="2020-03-10T13:32:00Z">
                                  <w:rPr>
                                    <w:bCs/>
                                  </w:rPr>
                                </w:rPrChange>
                              </w:rPr>
                              <w:t xml:space="preserve"> </w:t>
                            </w:r>
                          </w:ins>
                          <w:ins w:id="535" w:author="Hsin-Yi Hung" w:date="2020-03-10T13:33:00Z">
                            <w:r>
                              <w:rPr>
                                <w:sz w:val="16"/>
                              </w:rPr>
                              <w:t>1-4 targets</w:t>
                            </w:r>
                          </w:ins>
                          <w:ins w:id="536" w:author="Hsin-Yi Hung" w:date="2020-03-10T13:34:00Z">
                            <w:r>
                              <w:rPr>
                                <w:sz w:val="16"/>
                              </w:rPr>
                              <w:t>, represent</w:t>
                            </w:r>
                          </w:ins>
                          <w:ins w:id="537" w:author="Sean Yun-Shiuan Chuang" w:date="2020-03-11T12:36:00Z">
                            <w:r>
                              <w:rPr>
                                <w:sz w:val="16"/>
                              </w:rPr>
                              <w:t>ed by</w:t>
                            </w:r>
                          </w:ins>
                          <w:ins w:id="538" w:author="Hsin-Yi Hung" w:date="2020-03-10T13:34:00Z">
                            <w:del w:id="539" w:author="Sean Yun-Shiuan Chuang" w:date="2020-03-11T12:36:00Z">
                              <w:r w:rsidDel="00CF4385">
                                <w:rPr>
                                  <w:sz w:val="16"/>
                                </w:rPr>
                                <w:delText>ing as</w:delText>
                              </w:r>
                            </w:del>
                            <w:r>
                              <w:rPr>
                                <w:sz w:val="16"/>
                              </w:rPr>
                              <w:t xml:space="preserve"> a </w:t>
                            </w:r>
                          </w:ins>
                          <w:ins w:id="540" w:author="Hsin-Yi Hung" w:date="2020-03-10T13:38:00Z">
                            <w:r>
                              <w:rPr>
                                <w:sz w:val="16"/>
                              </w:rPr>
                              <w:t xml:space="preserve">heart, a key, a </w:t>
                            </w:r>
                          </w:ins>
                          <w:ins w:id="541" w:author="Hsin-Yi Hung" w:date="2020-03-10T13:39:00Z">
                            <w:r>
                              <w:rPr>
                                <w:sz w:val="16"/>
                                <w:lang w:eastAsia="zh-TW"/>
                              </w:rPr>
                              <w:t xml:space="preserve">paw, and a tree. </w:t>
                            </w:r>
                          </w:ins>
                          <w:ins w:id="542" w:author="Sean Yun-Shiuan Chuang" w:date="2020-03-11T12:39:00Z">
                            <w:r>
                              <w:rPr>
                                <w:sz w:val="16"/>
                                <w:lang w:eastAsia="zh-TW"/>
                              </w:rPr>
                              <w:t>The name associated with each target as well as t</w:t>
                            </w:r>
                          </w:ins>
                          <w:ins w:id="543" w:author="Hsin-Yi Hung" w:date="2020-03-10T13:40:00Z">
                            <w:del w:id="544" w:author="Sean Yun-Shiuan Chuang" w:date="2020-03-11T12:39:00Z">
                              <w:r w:rsidDel="009E74FA">
                                <w:rPr>
                                  <w:sz w:val="16"/>
                                  <w:lang w:eastAsia="zh-TW"/>
                                </w:rPr>
                                <w:delText>T</w:delText>
                              </w:r>
                            </w:del>
                            <w:r>
                              <w:rPr>
                                <w:sz w:val="16"/>
                                <w:lang w:eastAsia="zh-TW"/>
                              </w:rPr>
                              <w:t>he social reward value</w:t>
                            </w:r>
                          </w:ins>
                          <w:ins w:id="545" w:author="Hsin-Yi Hung" w:date="2020-03-10T14:00:00Z">
                            <w:r>
                              <w:rPr>
                                <w:sz w:val="16"/>
                                <w:szCs w:val="16"/>
                                <w:lang w:eastAsia="zh-TW"/>
                              </w:rPr>
                              <w:t xml:space="preserve"> </w:t>
                            </w:r>
                          </w:ins>
                          <w:ins w:id="546" w:author="Hsin-Yi Hung" w:date="2020-03-10T13:40:00Z">
                            <w:r>
                              <w:rPr>
                                <w:sz w:val="16"/>
                                <w:lang w:eastAsia="zh-TW"/>
                              </w:rPr>
                              <w:t>of each target</w:t>
                            </w:r>
                          </w:ins>
                          <w:ins w:id="547"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548" w:author="Hsin-Yi Hung" w:date="2020-03-10T13:40:00Z">
                            <w:r>
                              <w:rPr>
                                <w:sz w:val="16"/>
                                <w:lang w:eastAsia="zh-TW"/>
                              </w:rPr>
                              <w:t xml:space="preserve">and </w:t>
                            </w:r>
                          </w:ins>
                          <w:ins w:id="549" w:author="Hsin-Yi Hung" w:date="2020-03-10T13:41:00Z">
                            <w:r>
                              <w:rPr>
                                <w:sz w:val="16"/>
                                <w:lang w:eastAsia="zh-TW"/>
                              </w:rPr>
                              <w:t xml:space="preserve">the </w:t>
                            </w:r>
                          </w:ins>
                          <w:ins w:id="550" w:author="Sean Yun-Shiuan Chuang" w:date="2020-03-11T12:40:00Z">
                            <w:r>
                              <w:rPr>
                                <w:sz w:val="16"/>
                                <w:lang w:eastAsia="zh-TW"/>
                              </w:rPr>
                              <w:t xml:space="preserve">current </w:t>
                            </w:r>
                          </w:ins>
                          <w:ins w:id="551" w:author="Hsin-Yi Hung" w:date="2020-03-10T13:41:00Z">
                            <w:del w:id="552" w:author="Sean Yun-Shiuan Chuang" w:date="2020-03-11T12:39:00Z">
                              <w:r w:rsidDel="009E74FA">
                                <w:rPr>
                                  <w:sz w:val="16"/>
                                  <w:lang w:eastAsia="zh-TW"/>
                                </w:rPr>
                                <w:delText xml:space="preserve">total </w:delText>
                              </w:r>
                            </w:del>
                            <w:r>
                              <w:rPr>
                                <w:sz w:val="16"/>
                                <w:lang w:eastAsia="zh-TW"/>
                              </w:rPr>
                              <w:t>score are</w:t>
                            </w:r>
                          </w:ins>
                          <w:ins w:id="553" w:author="Hsin-Yi Hung" w:date="2020-03-10T13:40:00Z">
                            <w:r>
                              <w:rPr>
                                <w:sz w:val="16"/>
                                <w:lang w:eastAsia="zh-TW"/>
                              </w:rPr>
                              <w:t xml:space="preserve"> shown in the left</w:t>
                            </w:r>
                          </w:ins>
                          <w:ins w:id="554" w:author="Hsin-Yi Hung" w:date="2020-03-10T13:41:00Z">
                            <w:r>
                              <w:rPr>
                                <w:sz w:val="16"/>
                                <w:lang w:eastAsia="zh-TW"/>
                              </w:rPr>
                              <w:t xml:space="preserve">. </w:t>
                            </w:r>
                          </w:ins>
                          <w:ins w:id="555" w:author="Hsin-Yi Hung" w:date="2020-03-10T13:45:00Z">
                            <w:r>
                              <w:rPr>
                                <w:sz w:val="16"/>
                                <w:lang w:eastAsia="zh-TW"/>
                              </w:rPr>
                              <w:t xml:space="preserve">The </w:t>
                            </w:r>
                          </w:ins>
                          <w:ins w:id="556" w:author="Sean Yun-Shiuan Chuang" w:date="2020-03-11T12:37:00Z">
                            <w:r>
                              <w:rPr>
                                <w:sz w:val="16"/>
                                <w:lang w:eastAsia="zh-TW"/>
                              </w:rPr>
                              <w:t xml:space="preserve">human </w:t>
                            </w:r>
                          </w:ins>
                          <w:ins w:id="557" w:author="Hsin-Yi Hung" w:date="2020-03-10T13:45:00Z">
                            <w:del w:id="558" w:author="Sean Yun-Shiuan Chuang" w:date="2020-03-11T12:37:00Z">
                              <w:r w:rsidDel="00CF4385">
                                <w:rPr>
                                  <w:sz w:val="16"/>
                                  <w:lang w:eastAsia="zh-TW"/>
                                </w:rPr>
                                <w:delText>subject</w:delText>
                              </w:r>
                            </w:del>
                          </w:ins>
                          <w:ins w:id="559" w:author="Sean Yun-Shiuan Chuang" w:date="2020-03-11T12:37:00Z">
                            <w:r>
                              <w:rPr>
                                <w:rFonts w:hint="eastAsia"/>
                                <w:sz w:val="16"/>
                                <w:lang w:eastAsia="zh-TW"/>
                              </w:rPr>
                              <w:t>p</w:t>
                            </w:r>
                            <w:r>
                              <w:rPr>
                                <w:sz w:val="16"/>
                                <w:lang w:eastAsia="zh-TW"/>
                              </w:rPr>
                              <w:t>articipant</w:t>
                            </w:r>
                          </w:ins>
                          <w:ins w:id="560" w:author="Hsin-Yi Hung" w:date="2020-03-10T13:45:00Z">
                            <w:r>
                              <w:rPr>
                                <w:sz w:val="16"/>
                                <w:lang w:eastAsia="zh-TW"/>
                              </w:rPr>
                              <w:t xml:space="preserve"> (map marker) </w:t>
                            </w:r>
                            <w:del w:id="561" w:author="Sean Yun-Shiuan Chuang" w:date="2020-03-11T12:37:00Z">
                              <w:r w:rsidDel="00CF4385">
                                <w:rPr>
                                  <w:sz w:val="16"/>
                                  <w:lang w:eastAsia="zh-TW"/>
                                </w:rPr>
                                <w:delText>moves</w:delText>
                              </w:r>
                            </w:del>
                          </w:ins>
                          <w:ins w:id="562" w:author="Sean Yun-Shiuan Chuang" w:date="2020-03-11T12:37:00Z">
                            <w:r>
                              <w:rPr>
                                <w:sz w:val="16"/>
                                <w:lang w:eastAsia="zh-TW"/>
                              </w:rPr>
                              <w:t>navigates</w:t>
                            </w:r>
                          </w:ins>
                          <w:ins w:id="563" w:author="Hsin-Yi Hung" w:date="2020-03-10T13:45:00Z">
                            <w:r>
                              <w:rPr>
                                <w:sz w:val="16"/>
                                <w:lang w:eastAsia="zh-TW"/>
                              </w:rPr>
                              <w:t xml:space="preserve"> horizontally or vertically to r</w:t>
                            </w:r>
                          </w:ins>
                          <w:ins w:id="564" w:author="Hsin-Yi Hung" w:date="2020-03-10T13:46:00Z">
                            <w:r>
                              <w:rPr>
                                <w:sz w:val="16"/>
                                <w:lang w:eastAsia="zh-TW"/>
                              </w:rPr>
                              <w:t>each the target</w:t>
                            </w:r>
                          </w:ins>
                          <w:ins w:id="565" w:author="Hsin-Yi Hung" w:date="2020-03-10T14:03:00Z">
                            <w:r>
                              <w:rPr>
                                <w:sz w:val="16"/>
                                <w:lang w:eastAsia="zh-TW"/>
                              </w:rPr>
                              <w:t xml:space="preserve"> by key</w:t>
                            </w:r>
                          </w:ins>
                          <w:ins w:id="566" w:author="Hsin-Yi Hung" w:date="2020-03-10T14:04:00Z">
                            <w:r>
                              <w:rPr>
                                <w:sz w:val="16"/>
                                <w:lang w:eastAsia="zh-TW"/>
                              </w:rPr>
                              <w:t>press</w:t>
                            </w:r>
                          </w:ins>
                          <w:ins w:id="567" w:author="Hsin-Yi Hung" w:date="2020-03-10T14:03:00Z">
                            <w:r>
                              <w:rPr>
                                <w:sz w:val="16"/>
                                <w:lang w:eastAsia="zh-TW"/>
                              </w:rPr>
                              <w:t xml:space="preserve"> or </w:t>
                            </w:r>
                          </w:ins>
                          <w:ins w:id="568" w:author="Hsin-Yi Hung" w:date="2020-03-10T14:04:00Z">
                            <w:r>
                              <w:rPr>
                                <w:sz w:val="16"/>
                                <w:lang w:eastAsia="zh-TW"/>
                              </w:rPr>
                              <w:t xml:space="preserve">clicking </w:t>
                            </w:r>
                          </w:ins>
                          <w:ins w:id="569" w:author="Hsin-Yi Hung" w:date="2020-03-10T14:03:00Z">
                            <w:r>
                              <w:rPr>
                                <w:sz w:val="16"/>
                                <w:lang w:eastAsia="zh-TW"/>
                              </w:rPr>
                              <w:t>buttons</w:t>
                            </w:r>
                          </w:ins>
                          <w:ins w:id="570" w:author="Hsin-Yi Hung" w:date="2020-03-10T14:04:00Z">
                            <w:r>
                              <w:rPr>
                                <w:sz w:val="16"/>
                                <w:lang w:eastAsia="zh-TW"/>
                              </w:rPr>
                              <w:t xml:space="preserve"> on the </w:t>
                            </w:r>
                          </w:ins>
                          <w:ins w:id="571" w:author="Hsin-Yi Hung" w:date="2020-03-10T14:05:00Z">
                            <w:r>
                              <w:rPr>
                                <w:sz w:val="16"/>
                                <w:lang w:eastAsia="zh-TW"/>
                              </w:rPr>
                              <w:t>mobile phones</w:t>
                            </w:r>
                          </w:ins>
                          <w:ins w:id="572" w:author="Hsin-Yi Hung" w:date="2020-03-10T13:46:00Z">
                            <w:r>
                              <w:rPr>
                                <w:sz w:val="16"/>
                                <w:lang w:eastAsia="zh-TW"/>
                              </w:rPr>
                              <w:t xml:space="preserve">. </w:t>
                            </w:r>
                          </w:ins>
                          <w:del w:id="573"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574" w:author="Unknown" w:date="2020-03-10T01:12:00Z">
                                    <w:del w:id="575" w:author="Hsin-Yi Hung" w:date="2020-03-10T13:23:00Z">
                                      <w:rPr>
                                        <w:rFonts w:ascii="Cambria Math" w:hAnsi="Cambria Math"/>
                                        <w:sz w:val="16"/>
                                      </w:rPr>
                                    </w:del>
                                  </w:ins>
                                </m:ctrlPr>
                              </m:sSubPr>
                              <m:e>
                                <m:r>
                                  <w:ins w:id="576" w:author="Unknown" w:date="2020-03-10T01:12:00Z">
                                    <w:del w:id="577" w:author="Hsin-Yi Hung" w:date="2020-03-10T13:23:00Z">
                                      <w:rPr>
                                        <w:rFonts w:ascii="Cambria Math" w:hAnsi="Cambria Math"/>
                                        <w:sz w:val="16"/>
                                      </w:rPr>
                                      <m:t>a</m:t>
                                    </w:del>
                                  </w:ins>
                                </m:r>
                              </m:e>
                              <m:sub>
                                <m:r>
                                  <w:ins w:id="578" w:author="Unknown" w:date="2020-03-10T01:12:00Z">
                                    <w:del w:id="579" w:author="Hsin-Yi Hung" w:date="2020-03-10T13:23:00Z">
                                      <w:rPr>
                                        <w:rFonts w:ascii="Cambria Math" w:hAnsi="Cambria Math"/>
                                        <w:sz w:val="16"/>
                                      </w:rPr>
                                      <m:t>i</m:t>
                                    </w:del>
                                  </w:ins>
                                </m:r>
                              </m:sub>
                            </m:sSub>
                          </m:oMath>
                          <w:del w:id="580" w:author="Hsin-Yi Hung" w:date="2020-03-10T13:23:00Z">
                            <w:r w:rsidRPr="001D065E" w:rsidDel="00A703A8">
                              <w:rPr>
                                <w:sz w:val="16"/>
                                <w:rPrChange w:id="581"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582" w:author="Unknown" w:date="2020-03-10T01:12:00Z">
                            <w:del w:id="583" w:author="Hsin-Yi Hung" w:date="2020-03-10T13:23:00Z">
                              <w:r w:rsidRPr="001D065E" w:rsidDel="00A703A8">
                                <w:rPr>
                                  <w:sz w:val="16"/>
                                  <w:rPrChange w:id="584" w:author="Hsin-Yi Hung" w:date="2020-03-10T13:32:00Z">
                                    <w:rPr>
                                      <w:i/>
                                      <w:sz w:val="16"/>
                                    </w:rPr>
                                  </w:rPrChange>
                                </w:rPr>
                                <w:delText>G</w:delText>
                              </w:r>
                            </w:del>
                          </w:ins>
                          <w:del w:id="585" w:author="Hsin-Yi Hung" w:date="2020-03-10T13:23:00Z">
                            <w:r w:rsidRPr="001D065E" w:rsidDel="00A703A8">
                              <w:rPr>
                                <w:sz w:val="16"/>
                                <w:rPrChange w:id="586"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587" w:author="Unknown" w:date="2020-03-10T01:13:00Z">
                            <w:del w:id="588" w:author="Hsin-Yi Hung" w:date="2020-03-10T13:23:00Z">
                              <w:r w:rsidDel="00A703A8">
                                <w:rPr>
                                  <w:sz w:val="16"/>
                                </w:rPr>
                                <w:delText>one of</w:delText>
                              </w:r>
                            </w:del>
                          </w:ins>
                          <w:del w:id="589"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590" w:author="Unknown" w:date="2020-03-10T01:18:00Z">
                            <w:del w:id="591" w:author="Hsin-Yi Hung" w:date="2020-03-10T13:23:00Z">
                              <w:r w:rsidDel="00A703A8">
                                <w:rPr>
                                  <w:sz w:val="16"/>
                                </w:rPr>
                                <w:delText xml:space="preserve"> with the </w:delText>
                              </w:r>
                            </w:del>
                            <w:del w:id="592" w:author="Hsin-Yi Hung" w:date="2020-03-10T13:30:00Z">
                              <w:r w:rsidDel="001D065E">
                                <w:rPr>
                                  <w:sz w:val="16"/>
                                </w:rPr>
                                <w:delText>approached targets</w:delText>
                              </w:r>
                            </w:del>
                          </w:ins>
                          <w:del w:id="593" w:author="Hsin-Yi Hung" w:date="2020-03-10T13:30:00Z">
                            <w:r w:rsidDel="001D065E">
                              <w:rPr>
                                <w:sz w:val="16"/>
                              </w:rPr>
                              <w:delText xml:space="preserve"> </w:delText>
                            </w:r>
                          </w:del>
                          <w:ins w:id="594" w:author="Unknown" w:date="2020-03-10T01:18:00Z">
                            <w:del w:id="595"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596"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597" w:author="Hsin-Yi Hung" w:date="2020-03-10T13:30:00Z">
                            <w:r w:rsidDel="001D065E">
                              <w:rPr>
                                <w:sz w:val="16"/>
                              </w:rPr>
                              <w:delText xml:space="preserve">were fed to ToMnet+ as learning </w:delText>
                            </w:r>
                          </w:del>
                          <w:ins w:id="598" w:author="Unknown" w:date="2020-03-10T01:18:00Z">
                            <w:del w:id="599" w:author="Hsin-Yi Hung" w:date="2020-03-10T13:30:00Z">
                              <w:r w:rsidDel="001D065E">
                                <w:rPr>
                                  <w:sz w:val="16"/>
                                </w:rPr>
                                <w:delText xml:space="preserve">training </w:delText>
                              </w:r>
                            </w:del>
                          </w:ins>
                          <w:del w:id="600" w:author="Hsin-Yi Hung" w:date="2020-03-10T13:30:00Z">
                            <w:r w:rsidDel="001D065E">
                              <w:rPr>
                                <w:sz w:val="16"/>
                              </w:rPr>
                              <w:delText xml:space="preserve">data. On the right, example new test </w:delText>
                            </w:r>
                          </w:del>
                          <w:ins w:id="601" w:author="Unknown" w:date="2020-03-10T01:14:00Z">
                            <w:del w:id="602" w:author="Hsin-Yi Hung" w:date="2020-03-10T13:30:00Z">
                              <w:r w:rsidDel="001D065E">
                                <w:rPr>
                                  <w:sz w:val="16"/>
                                </w:rPr>
                                <w:delText xml:space="preserve">query state </w:delText>
                              </w:r>
                            </w:del>
                          </w:ins>
                          <m:oMath>
                            <m:r>
                              <w:ins w:id="603" w:author="Unknown" w:date="2020-03-10T01:15:00Z">
                                <w:del w:id="604" w:author="Hsin-Yi Hung" w:date="2020-03-10T13:30:00Z">
                                  <m:rPr>
                                    <m:sty m:val="p"/>
                                  </m:rPr>
                                  <w:rPr>
                                    <w:rFonts w:ascii="Cambria Math" w:hAnsi="Cambria Math"/>
                                    <w:sz w:val="16"/>
                                  </w:rPr>
                                  <m:t xml:space="preserve"> </m:t>
                                </w:del>
                              </w:ins>
                            </m:r>
                            <m:sSub>
                              <m:sSubPr>
                                <m:ctrlPr>
                                  <w:ins w:id="605" w:author="Unknown" w:date="2020-03-10T01:15:00Z">
                                    <w:del w:id="606" w:author="Hsin-Yi Hung" w:date="2020-03-10T13:30:00Z">
                                      <w:rPr>
                                        <w:rFonts w:ascii="Cambria Math" w:hAnsi="Cambria Math"/>
                                        <w:sz w:val="16"/>
                                      </w:rPr>
                                    </w:del>
                                  </w:ins>
                                </m:ctrlPr>
                              </m:sSubPr>
                              <m:e>
                                <m:r>
                                  <w:ins w:id="607" w:author="Unknown" w:date="2020-03-10T01:15:00Z">
                                    <w:del w:id="608" w:author="Hsin-Yi Hung" w:date="2020-03-10T13:30:00Z">
                                      <m:rPr>
                                        <m:nor/>
                                      </m:rPr>
                                      <w:rPr>
                                        <w:sz w:val="16"/>
                                        <w:rPrChange w:id="609" w:author="Hsin-Yi Hung" w:date="2020-03-10T13:32:00Z">
                                          <w:rPr>
                                            <w:i/>
                                            <w:sz w:val="16"/>
                                          </w:rPr>
                                        </w:rPrChange>
                                      </w:rPr>
                                      <m:t>q</m:t>
                                    </w:del>
                                  </w:ins>
                                </m:r>
                              </m:e>
                              <m:sub>
                                <m:r>
                                  <w:ins w:id="610" w:author="Unknown" w:date="2020-03-10T01:15:00Z">
                                    <w:del w:id="611" w:author="Hsin-Yi Hung" w:date="2020-03-10T13:30:00Z">
                                      <w:rPr>
                                        <w:rFonts w:ascii="Cambria Math" w:hAnsi="Cambria Math"/>
                                        <w:sz w:val="16"/>
                                      </w:rPr>
                                      <m:t>k</m:t>
                                    </w:del>
                                  </w:ins>
                                </m:r>
                                <m:r>
                                  <w:ins w:id="612" w:author="Unknown" w:date="2020-03-10T01:15:00Z">
                                    <w:del w:id="613" w:author="Hsin-Yi Hung" w:date="2020-03-10T13:30:00Z">
                                      <m:rPr>
                                        <m:sty m:val="p"/>
                                      </m:rPr>
                                      <w:rPr>
                                        <w:rFonts w:ascii="Cambria Math" w:hAnsi="Cambria Math" w:hint="eastAsia"/>
                                        <w:sz w:val="16"/>
                                      </w:rPr>
                                      <m:t>'</m:t>
                                    </w:del>
                                  </w:ins>
                                </m:r>
                              </m:sub>
                            </m:sSub>
                          </m:oMath>
                          <w:ins w:id="614" w:author="Unknown" w:date="2020-03-10T01:15:00Z">
                            <w:del w:id="615" w:author="Hsin-Yi Hung" w:date="2020-03-10T13:30:00Z">
                              <w:r w:rsidRPr="001D065E" w:rsidDel="001D065E">
                                <w:rPr>
                                  <w:sz w:val="16"/>
                                </w:rPr>
                                <w:delText xml:space="preserve"> </w:delText>
                              </w:r>
                            </w:del>
                          </w:ins>
                          <w:del w:id="616" w:author="Hsin-Yi Hung" w:date="2020-03-10T13:30:00Z">
                            <w:r w:rsidDel="001D065E">
                              <w:rPr>
                                <w:sz w:val="16"/>
                              </w:rPr>
                              <w:delText xml:space="preserve">grid worlds </w:delText>
                            </w:r>
                          </w:del>
                          <w:ins w:id="617" w:author="Unknown" w:date="2020-03-10T01:15:00Z">
                            <w:del w:id="618" w:author="Hsin-Yi Hung" w:date="2020-03-10T13:30:00Z">
                              <w:r w:rsidDel="001D065E">
                                <w:rPr>
                                  <w:sz w:val="16"/>
                                </w:rPr>
                                <w:delText>is</w:delText>
                              </w:r>
                            </w:del>
                          </w:ins>
                          <w:del w:id="619" w:author="Hsin-Yi Hung" w:date="2020-03-10T13:30:00Z">
                            <w:r w:rsidDel="001D065E">
                              <w:rPr>
                                <w:sz w:val="16"/>
                              </w:rPr>
                              <w:delText xml:space="preserve">are presented (top; different combinations of </w:delText>
                            </w:r>
                            <w:r w:rsidRPr="001D065E" w:rsidDel="001D065E">
                              <w:rPr>
                                <w:sz w:val="16"/>
                                <w:rPrChange w:id="620" w:author="Hsin-Yi Hung" w:date="2020-03-10T13:32:00Z">
                                  <w:rPr>
                                    <w:i/>
                                    <w:sz w:val="16"/>
                                  </w:rPr>
                                </w:rPrChange>
                              </w:rPr>
                              <w:delText>S</w:delText>
                            </w:r>
                            <w:r w:rsidDel="001D065E">
                              <w:rPr>
                                <w:sz w:val="16"/>
                              </w:rPr>
                              <w:delText xml:space="preserve"> are drawn during testing) for which ToMnet+ predicts the trajectory agents take</w:delText>
                            </w:r>
                          </w:del>
                          <w:ins w:id="621" w:author="Unknown" w:date="2020-03-10T01:15:00Z">
                            <w:del w:id="622" w:author="Hsin-Yi Hung" w:date="2020-03-10T13:30:00Z">
                              <w:r w:rsidDel="001D065E">
                                <w:rPr>
                                  <w:sz w:val="16"/>
                                </w:rPr>
                                <w:delText>target the agent will approach</w:delText>
                              </w:r>
                            </w:del>
                          </w:ins>
                          <w:ins w:id="623" w:author="Unknown" w:date="2020-03-10T01:16:00Z">
                            <w:del w:id="624"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625" w:author="Hsin-Yi Hung" w:date="2020-03-10T13:30:00Z">
                            <w:r w:rsidDel="001D065E">
                              <w:rPr>
                                <w:sz w:val="16"/>
                              </w:rPr>
                              <w:delText xml:space="preserve"> (bottom; blue arrows</w:delText>
                            </w:r>
                          </w:del>
                          <w:ins w:id="626" w:author="Unknown" w:date="2020-03-10T01:17:00Z">
                            <w:del w:id="627" w:author="Hsin-Yi Hung" w:date="2020-03-10T13:30:00Z">
                              <w:r w:rsidDel="001D065E">
                                <w:rPr>
                                  <w:sz w:val="16"/>
                                </w:rPr>
                                <w:delText>circle</w:delText>
                              </w:r>
                            </w:del>
                          </w:ins>
                          <w:del w:id="628" w:author="Hsin-Yi Hung" w:date="2020-03-10T13:30:00Z">
                            <w:r w:rsidDel="001D065E">
                              <w:rPr>
                                <w:sz w:val="16"/>
                              </w:rPr>
                              <w:delText>).</w:delText>
                            </w:r>
                          </w:del>
                        </w:p>
                      </w:txbxContent>
                    </v:textbox>
                    <w10:wrap type="square" anchorx="margin" anchory="margin"/>
                  </v:shape>
                </w:pict>
              </mc:Fallback>
            </mc:AlternateContent>
          </w:r>
        </w:del>
      </w:ins>
      <w:r w:rsidR="00AB3548">
        <w:rPr>
          <w:rFonts w:ascii="Times New Roman"/>
          <w:bCs/>
        </w:rPr>
        <w:tab/>
        <w:t xml:space="preserve">The social reward value of each target is </w:t>
      </w:r>
      <w:del w:id="629" w:author="Sean Yun-Shiuan Chuang" w:date="2020-03-11T12:41:00Z">
        <w:r w:rsidR="00AB3548" w:rsidDel="009E74FA">
          <w:rPr>
            <w:rFonts w:ascii="Times New Roman"/>
            <w:bCs/>
          </w:rPr>
          <w:delText xml:space="preserve">calculated </w:delText>
        </w:r>
      </w:del>
      <w:ins w:id="630" w:author="Sean Yun-Shiuan Chuang" w:date="2020-03-11T12:41:00Z">
        <w:r w:rsidR="009E74FA">
          <w:rPr>
            <w:rFonts w:ascii="Times New Roman"/>
            <w:bCs/>
          </w:rPr>
          <w:t xml:space="preserve">derived </w:t>
        </w:r>
      </w:ins>
      <w:r w:rsidR="00AB3548">
        <w:rPr>
          <w:rFonts w:ascii="Times New Roman"/>
          <w:bCs/>
        </w:rPr>
        <w:t xml:space="preserve">by averaging </w:t>
      </w:r>
      <w:r w:rsidR="00E357D5">
        <w:rPr>
          <w:rFonts w:ascii="Times New Roman"/>
          <w:bCs/>
        </w:rPr>
        <w:t xml:space="preserve">and scaling </w:t>
      </w:r>
      <w:r w:rsidR="00AB3548">
        <w:rPr>
          <w:rFonts w:ascii="Times New Roman"/>
          <w:bCs/>
        </w:rPr>
        <w:t>the SSQ score</w:t>
      </w:r>
      <w:ins w:id="631" w:author="Sean Yun-Shiuan Chuang" w:date="2020-03-11T13:05:00Z">
        <w:r w:rsidR="00550A1F">
          <w:rPr>
            <w:rFonts w:ascii="Times New Roman"/>
            <w:bCs/>
          </w:rPr>
          <w:t xml:space="preserve">. </w:t>
        </w:r>
      </w:ins>
      <w:del w:id="632" w:author="Sean Yun-Shiuan Chuang" w:date="2020-03-11T12:40:00Z">
        <w:r w:rsidR="00AB3548" w:rsidDel="009E74FA">
          <w:rPr>
            <w:rFonts w:ascii="Times New Roman"/>
            <w:bCs/>
          </w:rPr>
          <w:delText>s</w:delText>
        </w:r>
      </w:del>
      <w:del w:id="633" w:author="Sean Yun-Shiuan Chuang" w:date="2020-03-11T13:05:00Z">
        <w:r w:rsidR="00AB3548" w:rsidDel="00550A1F">
          <w:rPr>
            <w:rFonts w:ascii="Times New Roman"/>
            <w:bCs/>
          </w:rPr>
          <w:delText xml:space="preserve">. </w:delText>
        </w:r>
      </w:del>
      <w:r w:rsidR="004C2A1F">
        <w:rPr>
          <w:rFonts w:ascii="Times New Roman"/>
          <w:bCs/>
        </w:rPr>
        <w:t xml:space="preserve">The </w:t>
      </w:r>
      <w:del w:id="634" w:author="Sean Yun-Shiuan Chuang" w:date="2020-03-11T12:56:00Z">
        <w:r w:rsidR="004C2A1F" w:rsidDel="00806F53">
          <w:rPr>
            <w:rFonts w:ascii="Times New Roman"/>
            <w:bCs/>
          </w:rPr>
          <w:delText xml:space="preserve">total </w:delText>
        </w:r>
      </w:del>
      <w:ins w:id="635" w:author="Sean Yun-Shiuan Chuang" w:date="2020-03-11T12:56:00Z">
        <w:r w:rsidR="00806F53">
          <w:rPr>
            <w:rFonts w:ascii="Times New Roman"/>
            <w:bCs/>
          </w:rPr>
          <w:t>current</w:t>
        </w:r>
        <w:r w:rsidR="00806F53">
          <w:rPr>
            <w:rFonts w:ascii="Times New Roman"/>
            <w:bCs/>
          </w:rPr>
          <w:t xml:space="preserve"> </w:t>
        </w:r>
      </w:ins>
      <w:r w:rsidR="004C2A1F">
        <w:rPr>
          <w:rFonts w:ascii="Times New Roman"/>
          <w:bCs/>
        </w:rPr>
        <w:t xml:space="preserve">score is shown in the upper left corner. </w:t>
      </w:r>
      <w:ins w:id="636" w:author="Sean Yun-Shiuan Chuang" w:date="2020-03-11T12:57:00Z">
        <w:r w:rsidR="00806F53">
          <w:rPr>
            <w:rFonts w:ascii="Times New Roman"/>
            <w:bCs/>
          </w:rPr>
          <w:t xml:space="preserve">Each step </w:t>
        </w:r>
      </w:ins>
      <w:ins w:id="637" w:author="Sean Yun-Shiuan Chuang" w:date="2020-03-11T12:58:00Z">
        <w:r w:rsidR="00806F53">
          <w:rPr>
            <w:rFonts w:ascii="Times New Roman"/>
            <w:bCs/>
          </w:rPr>
          <w:t>costs</w:t>
        </w:r>
      </w:ins>
      <w:ins w:id="638" w:author="Sean Yun-Shiuan Chuang" w:date="2020-03-11T12:57:00Z">
        <w:r w:rsidR="00806F53">
          <w:rPr>
            <w:rFonts w:ascii="Times New Roman"/>
            <w:bCs/>
          </w:rPr>
          <w:t xml:space="preserve"> one point</w:t>
        </w:r>
      </w:ins>
      <w:del w:id="639" w:author="Sean Yun-Shiuan Chuang" w:date="2020-03-11T12:56:00Z">
        <w:r w:rsidR="004C2A1F" w:rsidRPr="00806F53" w:rsidDel="00806F53">
          <w:rPr>
            <w:rFonts w:ascii="Times New Roman" w:hint="eastAsia"/>
            <w:bCs/>
            <w:rPrChange w:id="640" w:author="Sean Yun-Shiuan Chuang" w:date="2020-03-11T12:57:00Z">
              <w:rPr>
                <w:rFonts w:ascii="PMingLiU" w:eastAsia="PMingLiU" w:hAnsi="PMingLiU" w:hint="eastAsia"/>
                <w:bCs/>
                <w:lang w:eastAsia="zh-TW"/>
              </w:rPr>
            </w:rPrChange>
          </w:rPr>
          <w:delText>The subjects are taken off 1 point for each movement</w:delText>
        </w:r>
      </w:del>
      <w:r w:rsidR="004C2A1F">
        <w:rPr>
          <w:rFonts w:ascii="Times New Roman"/>
          <w:bCs/>
        </w:rPr>
        <w:t xml:space="preserve">. As the subjects reach a target, they are rewarded by </w:t>
      </w:r>
      <w:ins w:id="641" w:author="Sean Yun-Shiuan Chuang" w:date="2020-03-11T12:58:00Z">
        <w:r w:rsidR="00806F53">
          <w:rPr>
            <w:rFonts w:ascii="Times New Roman"/>
            <w:bCs/>
          </w:rPr>
          <w:t xml:space="preserve">the </w:t>
        </w:r>
      </w:ins>
      <w:del w:id="642" w:author="Sean Yun-Shiuan Chuang" w:date="2020-03-11T12:58:00Z">
        <w:r w:rsidR="004C2A1F" w:rsidDel="00806F53">
          <w:rPr>
            <w:rFonts w:ascii="Times New Roman"/>
            <w:bCs/>
          </w:rPr>
          <w:delText xml:space="preserve">getting the </w:delText>
        </w:r>
      </w:del>
      <w:del w:id="643" w:author="Sean Yun-Shiuan Chuang" w:date="2020-03-11T12:57:00Z">
        <w:r w:rsidR="004C2A1F" w:rsidDel="00806F53">
          <w:rPr>
            <w:rFonts w:ascii="Times New Roman"/>
            <w:bCs/>
          </w:rPr>
          <w:delText>points of</w:delText>
        </w:r>
      </w:del>
      <w:ins w:id="644" w:author="Sean Yun-Shiuan Chuang" w:date="2020-03-11T12:57:00Z">
        <w:r w:rsidR="00806F53">
          <w:rPr>
            <w:rFonts w:ascii="Times New Roman"/>
            <w:bCs/>
          </w:rPr>
          <w:t xml:space="preserve">social </w:t>
        </w:r>
      </w:ins>
      <w:ins w:id="645" w:author="Sean Yun-Shiuan Chuang" w:date="2020-03-11T12:58:00Z">
        <w:r w:rsidR="00806F53">
          <w:rPr>
            <w:rFonts w:ascii="Times New Roman"/>
            <w:bCs/>
          </w:rPr>
          <w:t>reward value of</w:t>
        </w:r>
      </w:ins>
      <w:r w:rsidR="004C2A1F">
        <w:rPr>
          <w:rFonts w:ascii="Times New Roman"/>
          <w:bCs/>
        </w:rPr>
        <w:t xml:space="preserve"> that target</w:t>
      </w:r>
      <w:ins w:id="646" w:author="Sean Yun-Shiuan Chuang" w:date="2020-03-11T12:58:00Z">
        <w:r w:rsidR="00806F53">
          <w:rPr>
            <w:rFonts w:ascii="Times New Roman"/>
            <w:bCs/>
          </w:rPr>
          <w:t xml:space="preserve"> minus the number of steps taken.</w:t>
        </w:r>
      </w:ins>
      <w:del w:id="647" w:author="Sean Yun-Shiuan Chuang" w:date="2020-03-11T12:58:00Z">
        <w:r w:rsidR="004C2A1F" w:rsidDel="00806F53">
          <w:rPr>
            <w:rFonts w:ascii="Times New Roman"/>
            <w:bCs/>
          </w:rPr>
          <w:delText>.</w:delText>
        </w:r>
      </w:del>
    </w:p>
    <w:p w14:paraId="3C531367" w14:textId="15E0BD60" w:rsidR="00B76942" w:rsidRPr="00A57A10" w:rsidRDefault="00535443">
      <w:pPr>
        <w:pStyle w:val="a"/>
        <w:tabs>
          <w:tab w:val="clear" w:pos="800"/>
          <w:tab w:val="left" w:pos="180"/>
        </w:tabs>
        <w:wordWrap/>
        <w:spacing w:line="240" w:lineRule="auto"/>
        <w:contextualSpacing/>
        <w:outlineLvl w:val="0"/>
        <w:rPr>
          <w:ins w:id="648" w:author="Hsin-Yi Hung" w:date="2020-03-10T13:19:00Z"/>
          <w:bCs/>
          <w:rPrChange w:id="649" w:author="Hsin-Yi Hung" w:date="2020-03-10T14:29:00Z">
            <w:rPr>
              <w:ins w:id="650" w:author="Hsin-Yi Hung" w:date="2020-03-10T13:19:00Z"/>
              <w:rFonts w:eastAsia="Times New Roman"/>
              <w:sz w:val="24"/>
              <w:szCs w:val="24"/>
              <w:lang w:eastAsia="zh-TW"/>
            </w:rPr>
          </w:rPrChange>
        </w:rPr>
        <w:pPrChange w:id="651" w:author="Hsin-Yi Hung" w:date="2020-03-10T13:21:00Z">
          <w:pPr>
            <w:autoSpaceDE/>
            <w:autoSpaceDN/>
          </w:pPr>
        </w:pPrChange>
      </w:pPr>
      <w:ins w:id="652" w:author="Sean Yun-Shiuan Chuang" w:date="2020-03-11T12:46:00Z">
        <w:r w:rsidRPr="00535443">
          <w:rPr>
            <w:noProof/>
            <w:lang w:eastAsia="zh-CN"/>
          </w:rPr>
          <w:t xml:space="preserve"> </w:t>
        </w:r>
        <w:r>
          <w:rPr>
            <w:noProof/>
            <w:lang w:eastAsia="zh-CN"/>
          </w:rPr>
          <mc:AlternateContent>
            <mc:Choice Requires="wps">
              <w:drawing>
                <wp:inline distT="0" distB="0" distL="0" distR="0" wp14:anchorId="43C8E933" wp14:editId="373CB839">
                  <wp:extent cx="3099435" cy="3305907"/>
                  <wp:effectExtent l="0" t="0" r="5715" b="889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305907"/>
                          </a:xfrm>
                          <a:prstGeom prst="rect">
                            <a:avLst/>
                          </a:prstGeom>
                          <a:solidFill>
                            <a:srgbClr val="FFFFFF"/>
                          </a:solidFill>
                          <a:ln w="9525">
                            <a:noFill/>
                            <a:miter lim="800000"/>
                            <a:headEnd/>
                            <a:tailEnd/>
                          </a:ln>
                        </wps:spPr>
                        <wps:txbx>
                          <w:txbxContent>
                            <w:p w14:paraId="12E4C7F4" w14:textId="6B50A8EE" w:rsidR="00535443" w:rsidRDefault="00090FD2" w:rsidP="00535443">
                              <w:pPr>
                                <w:jc w:val="center"/>
                                <w:rPr>
                                  <w:sz w:val="16"/>
                                </w:rPr>
                              </w:pPr>
                              <w:ins w:id="653" w:author="Sean Yun-Shiuan Chuang" w:date="2020-03-11T12:52:00Z">
                                <w:r w:rsidRPr="00090FD2">
                                  <w:drawing>
                                    <wp:inline distT="0" distB="0" distL="0" distR="0" wp14:anchorId="7F2875F0" wp14:editId="03A19E51">
                                      <wp:extent cx="3090545" cy="2267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ins>
                              <w:ins w:id="654" w:author="Sean Yun-Shiuan Chuang" w:date="2020-03-11T12:46:00Z">
                                <w:r w:rsidR="00535443" w:rsidRPr="00782990" w:rsidDel="00A703A8">
                                  <w:t xml:space="preserve"> </w:t>
                                </w:r>
                              </w:ins>
                              <w:del w:id="655" w:author="Hsin-Yi Hung" w:date="2020-03-10T13:21:00Z">
                                <w:r w:rsidR="00535443"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656" w:author="Hsin-Yi Hung" w:date="2020-03-10T13:21:00Z">
                                <w:del w:id="657" w:author="Sean Yun-Shiuan Chuang" w:date="2020-03-11T12:46:00Z">
                                  <w:r w:rsidR="00535443" w:rsidRPr="00B76942" w:rsidDel="00782990">
                                    <w:rPr>
                                      <w:rFonts w:eastAsia="Times New Roman"/>
                                      <w:sz w:val="24"/>
                                      <w:szCs w:val="24"/>
                                      <w:lang w:eastAsia="zh-TW"/>
                                    </w:rPr>
                                    <w:fldChar w:fldCharType="begin"/>
                                  </w:r>
                                  <w:r w:rsidR="00535443"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00535443" w:rsidRPr="00B76942" w:rsidDel="00782990">
                                    <w:rPr>
                                      <w:rFonts w:eastAsia="Times New Roman"/>
                                      <w:sz w:val="24"/>
                                      <w:szCs w:val="24"/>
                                      <w:lang w:eastAsia="zh-TW"/>
                                    </w:rPr>
                                    <w:fldChar w:fldCharType="separate"/>
                                  </w:r>
                                  <w:r w:rsidR="00535443"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00535443" w:rsidRPr="00B76942" w:rsidDel="00782990">
                                    <w:rPr>
                                      <w:rFonts w:eastAsia="Times New Roman"/>
                                      <w:sz w:val="24"/>
                                      <w:szCs w:val="24"/>
                                      <w:lang w:eastAsia="zh-TW"/>
                                    </w:rPr>
                                    <w:fldChar w:fldCharType="end"/>
                                  </w:r>
                                </w:del>
                              </w:ins>
                            </w:p>
                            <w:p w14:paraId="6DD7A61E" w14:textId="15DB19C9" w:rsidR="00535443" w:rsidRPr="001D065E" w:rsidRDefault="00535443" w:rsidP="00535443">
                              <w:pPr>
                                <w:jc w:val="both"/>
                                <w:rPr>
                                  <w:sz w:val="16"/>
                                  <w:rPrChange w:id="658" w:author="Hsin-Yi Hung" w:date="2020-03-10T13:32:00Z">
                                    <w:rPr/>
                                  </w:rPrChange>
                                </w:rPr>
                              </w:pPr>
                              <w:r w:rsidRPr="00AF74F9">
                                <w:rPr>
                                  <w:sz w:val="16"/>
                                </w:rPr>
                                <w:t>Fig</w:t>
                              </w:r>
                              <w:r>
                                <w:rPr>
                                  <w:sz w:val="16"/>
                                </w:rPr>
                                <w:t xml:space="preserve">. </w:t>
                              </w:r>
                              <w:ins w:id="659" w:author="Hsin-Yi Hung" w:date="2020-03-10T13:21:00Z">
                                <w:r>
                                  <w:rPr>
                                    <w:sz w:val="16"/>
                                  </w:rPr>
                                  <w:t>3</w:t>
                                </w:r>
                              </w:ins>
                              <w:del w:id="660" w:author="Hsin-Yi Hung" w:date="2020-03-10T13:21:00Z">
                                <w:r w:rsidDel="00A703A8">
                                  <w:rPr>
                                    <w:sz w:val="16"/>
                                  </w:rPr>
                                  <w:delText>2</w:delText>
                                </w:r>
                              </w:del>
                              <w:r>
                                <w:rPr>
                                  <w:sz w:val="16"/>
                                </w:rPr>
                                <w:t xml:space="preserve">. </w:t>
                              </w:r>
                              <w:ins w:id="661" w:author="Hsin-Yi Hung" w:date="2020-03-10T13:30:00Z">
                                <w:r>
                                  <w:rPr>
                                    <w:sz w:val="16"/>
                                  </w:rPr>
                                  <w:t>An example</w:t>
                                </w:r>
                                <w:del w:id="662" w:author="Sean Yun-Shiuan Chuang" w:date="2020-03-11T12:47:00Z">
                                  <w:r w:rsidDel="00535443">
                                    <w:rPr>
                                      <w:sz w:val="16"/>
                                    </w:rPr>
                                    <w:delText xml:space="preserve"> of </w:delText>
                                  </w:r>
                                </w:del>
                                <w:del w:id="663" w:author="Sean Yun-Shiuan Chuang" w:date="2020-03-11T12:36:00Z">
                                  <w:r w:rsidDel="00CF4385">
                                    <w:rPr>
                                      <w:sz w:val="16"/>
                                    </w:rPr>
                                    <w:delText>the</w:delText>
                                  </w:r>
                                </w:del>
                                <w:r>
                                  <w:rPr>
                                    <w:sz w:val="16"/>
                                  </w:rPr>
                                  <w:t xml:space="preserve"> grid world </w:t>
                                </w:r>
                              </w:ins>
                              <w:ins w:id="664" w:author="Sean Yun-Shiuan Chuang" w:date="2020-03-11T12:47:00Z">
                                <w:r>
                                  <w:rPr>
                                    <w:sz w:val="16"/>
                                  </w:rPr>
                                  <w:t>of</w:t>
                                </w:r>
                              </w:ins>
                              <w:ins w:id="665" w:author="Hsin-Yi Hung" w:date="2020-03-10T13:30:00Z">
                                <w:del w:id="666" w:author="Sean Yun-Shiuan Chuang" w:date="2020-03-11T12:47:00Z">
                                  <w:r w:rsidDel="00535443">
                                    <w:rPr>
                                      <w:sz w:val="16"/>
                                    </w:rPr>
                                    <w:delText>in</w:delText>
                                  </w:r>
                                </w:del>
                                <w:r>
                                  <w:rPr>
                                    <w:sz w:val="16"/>
                                  </w:rPr>
                                  <w:t xml:space="preserve"> the s</w:t>
                                </w:r>
                              </w:ins>
                              <w:ins w:id="667" w:author="Hsin-Yi Hung" w:date="2020-03-10T13:31:00Z">
                                <w:r>
                                  <w:rPr>
                                    <w:sz w:val="16"/>
                                  </w:rPr>
                                  <w:t>o</w:t>
                                </w:r>
                              </w:ins>
                              <w:ins w:id="668" w:author="Hsin-Yi Hung" w:date="2020-03-10T13:30:00Z">
                                <w:r>
                                  <w:rPr>
                                    <w:sz w:val="16"/>
                                  </w:rPr>
                                  <w:t>c</w:t>
                                </w:r>
                              </w:ins>
                              <w:ins w:id="669" w:author="Hsin-Yi Hung" w:date="2020-03-10T13:31:00Z">
                                <w:r>
                                  <w:rPr>
                                    <w:sz w:val="16"/>
                                  </w:rPr>
                                  <w:t>i</w:t>
                                </w:r>
                              </w:ins>
                              <w:ins w:id="670" w:author="Hsin-Yi Hung" w:date="2020-03-10T13:30:00Z">
                                <w:r>
                                  <w:rPr>
                                    <w:sz w:val="16"/>
                                  </w:rPr>
                                  <w:t>al game</w:t>
                                </w:r>
                              </w:ins>
                              <w:ins w:id="671" w:author="Sean Yun-Shiuan Chuang" w:date="2020-03-11T12:47:00Z">
                                <w:r>
                                  <w:rPr>
                                    <w:sz w:val="16"/>
                                  </w:rPr>
                                  <w:t xml:space="preserve"> for humans</w:t>
                                </w:r>
                              </w:ins>
                              <w:ins w:id="672" w:author="Hsin-Yi Hung" w:date="2020-03-10T13:30:00Z">
                                <w:r>
                                  <w:rPr>
                                    <w:sz w:val="16"/>
                                  </w:rPr>
                                  <w:t>.</w:t>
                                </w:r>
                              </w:ins>
                              <w:ins w:id="673" w:author="Hsin-Yi Hung" w:date="2020-03-10T13:41:00Z">
                                <w:r>
                                  <w:rPr>
                                    <w:sz w:val="16"/>
                                  </w:rPr>
                                  <w:t xml:space="preserve"> </w:t>
                                </w:r>
                              </w:ins>
                              <w:ins w:id="674" w:author="Sean Yun-Shiuan Chuang" w:date="2020-03-11T12:47:00Z">
                                <w:r>
                                  <w:rPr>
                                    <w:sz w:val="16"/>
                                  </w:rPr>
                                  <w:t>In each tr</w:t>
                                </w:r>
                              </w:ins>
                              <w:ins w:id="675" w:author="Sean Yun-Shiuan Chuang" w:date="2020-03-11T12:48:00Z">
                                <w:r>
                                  <w:rPr>
                                    <w:sz w:val="16"/>
                                  </w:rPr>
                                  <w:t xml:space="preserve">ial, </w:t>
                                </w:r>
                              </w:ins>
                              <w:ins w:id="676" w:author="Hsin-Yi Hung" w:date="2020-03-10T13:41:00Z">
                                <w:del w:id="677" w:author="Sean Yun-Shiuan Chuang" w:date="2020-03-11T12:47:00Z">
                                  <w:r w:rsidDel="00535443">
                                    <w:rPr>
                                      <w:sz w:val="16"/>
                                    </w:rPr>
                                    <w:delText>S</w:delText>
                                  </w:r>
                                </w:del>
                              </w:ins>
                              <w:ins w:id="678" w:author="Hsin-Yi Hung" w:date="2020-03-10T13:32:00Z">
                                <w:del w:id="679" w:author="Sean Yun-Shiuan Chuang" w:date="2020-03-11T12:47:00Z">
                                  <w:r w:rsidDel="00535443">
                                    <w:rPr>
                                      <w:sz w:val="16"/>
                                    </w:rPr>
                                    <w:delText>ubject</w:delText>
                                  </w:r>
                                </w:del>
                              </w:ins>
                              <w:ins w:id="680" w:author="Hsin-Yi Hung" w:date="2020-03-10T13:41:00Z">
                                <w:del w:id="681" w:author="Sean Yun-Shiuan Chuang" w:date="2020-03-11T12:47:00Z">
                                  <w:r w:rsidDel="00535443">
                                    <w:rPr>
                                      <w:sz w:val="16"/>
                                    </w:rPr>
                                    <w:delText>s</w:delText>
                                  </w:r>
                                </w:del>
                              </w:ins>
                              <w:ins w:id="682" w:author="Sean Yun-Shiuan Chuang" w:date="2020-03-11T12:48:00Z">
                                <w:r>
                                  <w:rPr>
                                    <w:sz w:val="16"/>
                                  </w:rPr>
                                  <w:t>p</w:t>
                                </w:r>
                              </w:ins>
                              <w:ins w:id="683" w:author="Sean Yun-Shiuan Chuang" w:date="2020-03-11T12:47:00Z">
                                <w:r>
                                  <w:rPr>
                                    <w:sz w:val="16"/>
                                  </w:rPr>
                                  <w:t>articipants</w:t>
                                </w:r>
                              </w:ins>
                              <w:ins w:id="684" w:author="Hsin-Yi Hung" w:date="2020-03-10T13:32:00Z">
                                <w:r>
                                  <w:rPr>
                                    <w:sz w:val="16"/>
                                  </w:rPr>
                                  <w:t xml:space="preserve"> are presented with a 12</w:t>
                                </w:r>
                                <w:r w:rsidRPr="001D065E">
                                  <w:rPr>
                                    <w:sz w:val="16"/>
                                    <w:rPrChange w:id="685" w:author="Hsin-Yi Hung" w:date="2020-03-10T13:32:00Z">
                                      <w:rPr>
                                        <w:bCs/>
                                      </w:rPr>
                                    </w:rPrChange>
                                  </w:rPr>
                                  <w:t>×12 grid worl</w:t>
                                </w:r>
                              </w:ins>
                              <w:ins w:id="686" w:author="Hsin-Yi Hung" w:date="2020-03-10T13:33:00Z">
                                <w:r>
                                  <w:rPr>
                                    <w:sz w:val="16"/>
                                  </w:rPr>
                                  <w:t>d with</w:t>
                                </w:r>
                              </w:ins>
                              <w:ins w:id="687" w:author="Hsin-Yi Hung" w:date="2020-03-10T13:32:00Z">
                                <w:r w:rsidRPr="001D065E">
                                  <w:rPr>
                                    <w:sz w:val="16"/>
                                    <w:rPrChange w:id="688" w:author="Hsin-Yi Hung" w:date="2020-03-10T13:32:00Z">
                                      <w:rPr>
                                        <w:bCs/>
                                      </w:rPr>
                                    </w:rPrChange>
                                  </w:rPr>
                                  <w:t xml:space="preserve"> </w:t>
                                </w:r>
                              </w:ins>
                              <w:ins w:id="689" w:author="Hsin-Yi Hung" w:date="2020-03-10T13:33:00Z">
                                <w:r>
                                  <w:rPr>
                                    <w:sz w:val="16"/>
                                  </w:rPr>
                                  <w:t>1-4 targets</w:t>
                                </w:r>
                              </w:ins>
                              <w:ins w:id="690" w:author="Hsin-Yi Hung" w:date="2020-03-10T13:34:00Z">
                                <w:r>
                                  <w:rPr>
                                    <w:sz w:val="16"/>
                                  </w:rPr>
                                  <w:t>, represent</w:t>
                                </w:r>
                              </w:ins>
                              <w:ins w:id="691" w:author="Sean Yun-Shiuan Chuang" w:date="2020-03-11T12:36:00Z">
                                <w:r>
                                  <w:rPr>
                                    <w:sz w:val="16"/>
                                  </w:rPr>
                                  <w:t>ed by</w:t>
                                </w:r>
                              </w:ins>
                              <w:ins w:id="692" w:author="Hsin-Yi Hung" w:date="2020-03-10T13:34:00Z">
                                <w:del w:id="693" w:author="Sean Yun-Shiuan Chuang" w:date="2020-03-11T12:36:00Z">
                                  <w:r w:rsidDel="00CF4385">
                                    <w:rPr>
                                      <w:sz w:val="16"/>
                                    </w:rPr>
                                    <w:delText>ing as</w:delText>
                                  </w:r>
                                </w:del>
                                <w:r>
                                  <w:rPr>
                                    <w:sz w:val="16"/>
                                  </w:rPr>
                                  <w:t xml:space="preserve"> a </w:t>
                                </w:r>
                              </w:ins>
                              <w:ins w:id="694" w:author="Hsin-Yi Hung" w:date="2020-03-10T13:38:00Z">
                                <w:r>
                                  <w:rPr>
                                    <w:sz w:val="16"/>
                                  </w:rPr>
                                  <w:t xml:space="preserve">heart, a key, a </w:t>
                                </w:r>
                              </w:ins>
                              <w:ins w:id="695" w:author="Hsin-Yi Hung" w:date="2020-03-10T13:39:00Z">
                                <w:r>
                                  <w:rPr>
                                    <w:sz w:val="16"/>
                                    <w:lang w:eastAsia="zh-TW"/>
                                  </w:rPr>
                                  <w:t xml:space="preserve">paw, and a tree. </w:t>
                                </w:r>
                              </w:ins>
                              <w:ins w:id="696" w:author="Sean Yun-Shiuan Chuang" w:date="2020-03-11T12:39:00Z">
                                <w:r>
                                  <w:rPr>
                                    <w:sz w:val="16"/>
                                    <w:lang w:eastAsia="zh-TW"/>
                                  </w:rPr>
                                  <w:t>The name associated with each target as well as t</w:t>
                                </w:r>
                              </w:ins>
                              <w:ins w:id="697" w:author="Hsin-Yi Hung" w:date="2020-03-10T13:40:00Z">
                                <w:del w:id="698" w:author="Sean Yun-Shiuan Chuang" w:date="2020-03-11T12:39:00Z">
                                  <w:r w:rsidDel="009E74FA">
                                    <w:rPr>
                                      <w:sz w:val="16"/>
                                      <w:lang w:eastAsia="zh-TW"/>
                                    </w:rPr>
                                    <w:delText>T</w:delText>
                                  </w:r>
                                </w:del>
                                <w:r>
                                  <w:rPr>
                                    <w:sz w:val="16"/>
                                    <w:lang w:eastAsia="zh-TW"/>
                                  </w:rPr>
                                  <w:t xml:space="preserve">he </w:t>
                                </w:r>
                              </w:ins>
                              <w:ins w:id="699" w:author="Sean Yun-Shiuan Chuang" w:date="2020-03-11T12:53:00Z">
                                <w:r w:rsidR="00090FD2">
                                  <w:rPr>
                                    <w:sz w:val="16"/>
                                    <w:lang w:eastAsia="zh-TW"/>
                                  </w:rPr>
                                  <w:t xml:space="preserve">corresponding </w:t>
                                </w:r>
                              </w:ins>
                              <w:ins w:id="700" w:author="Hsin-Yi Hung" w:date="2020-03-10T13:40:00Z">
                                <w:r>
                                  <w:rPr>
                                    <w:sz w:val="16"/>
                                    <w:lang w:eastAsia="zh-TW"/>
                                  </w:rPr>
                                  <w:t>social reward</w:t>
                                </w:r>
                                <w:del w:id="701" w:author="Sean Yun-Shiuan Chuang" w:date="2020-03-11T12:53:00Z">
                                  <w:r w:rsidDel="00090FD2">
                                    <w:rPr>
                                      <w:sz w:val="16"/>
                                      <w:lang w:eastAsia="zh-TW"/>
                                    </w:rPr>
                                    <w:delText xml:space="preserve"> value</w:delText>
                                  </w:r>
                                </w:del>
                              </w:ins>
                              <w:ins w:id="702" w:author="Hsin-Yi Hung" w:date="2020-03-10T14:00:00Z">
                                <w:del w:id="703" w:author="Sean Yun-Shiuan Chuang" w:date="2020-03-11T12:53:00Z">
                                  <w:r w:rsidDel="00090FD2">
                                    <w:rPr>
                                      <w:sz w:val="16"/>
                                      <w:szCs w:val="16"/>
                                      <w:lang w:eastAsia="zh-TW"/>
                                    </w:rPr>
                                    <w:delText xml:space="preserve"> </w:delText>
                                  </w:r>
                                </w:del>
                              </w:ins>
                              <w:ins w:id="704" w:author="Hsin-Yi Hung" w:date="2020-03-10T13:40:00Z">
                                <w:del w:id="705" w:author="Sean Yun-Shiuan Chuang" w:date="2020-03-11T12:53:00Z">
                                  <w:r w:rsidDel="00090FD2">
                                    <w:rPr>
                                      <w:sz w:val="16"/>
                                      <w:lang w:eastAsia="zh-TW"/>
                                    </w:rPr>
                                    <w:delText>of each target</w:delText>
                                  </w:r>
                                </w:del>
                              </w:ins>
                              <w:ins w:id="706"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707" w:author="Hsin-Yi Hung" w:date="2020-03-10T13:40:00Z">
                                <w:r>
                                  <w:rPr>
                                    <w:sz w:val="16"/>
                                    <w:lang w:eastAsia="zh-TW"/>
                                  </w:rPr>
                                  <w:t xml:space="preserve">and </w:t>
                                </w:r>
                              </w:ins>
                              <w:ins w:id="708" w:author="Hsin-Yi Hung" w:date="2020-03-10T13:41:00Z">
                                <w:r>
                                  <w:rPr>
                                    <w:sz w:val="16"/>
                                    <w:lang w:eastAsia="zh-TW"/>
                                  </w:rPr>
                                  <w:t xml:space="preserve">the </w:t>
                                </w:r>
                              </w:ins>
                              <w:ins w:id="709" w:author="Sean Yun-Shiuan Chuang" w:date="2020-03-11T12:40:00Z">
                                <w:r>
                                  <w:rPr>
                                    <w:sz w:val="16"/>
                                    <w:lang w:eastAsia="zh-TW"/>
                                  </w:rPr>
                                  <w:t xml:space="preserve">current </w:t>
                                </w:r>
                              </w:ins>
                              <w:ins w:id="710" w:author="Hsin-Yi Hung" w:date="2020-03-10T13:41:00Z">
                                <w:del w:id="711" w:author="Sean Yun-Shiuan Chuang" w:date="2020-03-11T12:39:00Z">
                                  <w:r w:rsidDel="009E74FA">
                                    <w:rPr>
                                      <w:sz w:val="16"/>
                                      <w:lang w:eastAsia="zh-TW"/>
                                    </w:rPr>
                                    <w:delText xml:space="preserve">total </w:delText>
                                  </w:r>
                                </w:del>
                                <w:r>
                                  <w:rPr>
                                    <w:sz w:val="16"/>
                                    <w:lang w:eastAsia="zh-TW"/>
                                  </w:rPr>
                                  <w:t>score are</w:t>
                                </w:r>
                              </w:ins>
                              <w:ins w:id="712" w:author="Hsin-Yi Hung" w:date="2020-03-10T13:40:00Z">
                                <w:r>
                                  <w:rPr>
                                    <w:sz w:val="16"/>
                                    <w:lang w:eastAsia="zh-TW"/>
                                  </w:rPr>
                                  <w:t xml:space="preserve"> shown in the left</w:t>
                                </w:r>
                              </w:ins>
                              <w:ins w:id="713" w:author="Hsin-Yi Hung" w:date="2020-03-10T13:41:00Z">
                                <w:r>
                                  <w:rPr>
                                    <w:sz w:val="16"/>
                                    <w:lang w:eastAsia="zh-TW"/>
                                  </w:rPr>
                                  <w:t xml:space="preserve">. </w:t>
                                </w:r>
                              </w:ins>
                              <w:ins w:id="714" w:author="Hsin-Yi Hung" w:date="2020-03-10T13:45:00Z">
                                <w:r>
                                  <w:rPr>
                                    <w:sz w:val="16"/>
                                    <w:lang w:eastAsia="zh-TW"/>
                                  </w:rPr>
                                  <w:t xml:space="preserve">The </w:t>
                                </w:r>
                              </w:ins>
                              <w:ins w:id="715" w:author="Sean Yun-Shiuan Chuang" w:date="2020-03-11T12:37:00Z">
                                <w:r>
                                  <w:rPr>
                                    <w:sz w:val="16"/>
                                    <w:lang w:eastAsia="zh-TW"/>
                                  </w:rPr>
                                  <w:t xml:space="preserve">human </w:t>
                                </w:r>
                              </w:ins>
                              <w:ins w:id="716" w:author="Hsin-Yi Hung" w:date="2020-03-10T13:45:00Z">
                                <w:del w:id="717" w:author="Sean Yun-Shiuan Chuang" w:date="2020-03-11T12:37:00Z">
                                  <w:r w:rsidDel="00CF4385">
                                    <w:rPr>
                                      <w:sz w:val="16"/>
                                      <w:lang w:eastAsia="zh-TW"/>
                                    </w:rPr>
                                    <w:delText>subject</w:delText>
                                  </w:r>
                                </w:del>
                              </w:ins>
                              <w:ins w:id="718" w:author="Sean Yun-Shiuan Chuang" w:date="2020-03-11T12:37:00Z">
                                <w:r>
                                  <w:rPr>
                                    <w:rFonts w:hint="eastAsia"/>
                                    <w:sz w:val="16"/>
                                    <w:lang w:eastAsia="zh-TW"/>
                                  </w:rPr>
                                  <w:t>p</w:t>
                                </w:r>
                                <w:r>
                                  <w:rPr>
                                    <w:sz w:val="16"/>
                                    <w:lang w:eastAsia="zh-TW"/>
                                  </w:rPr>
                                  <w:t>articipant</w:t>
                                </w:r>
                              </w:ins>
                              <w:ins w:id="719" w:author="Hsin-Yi Hung" w:date="2020-03-10T13:45:00Z">
                                <w:r>
                                  <w:rPr>
                                    <w:sz w:val="16"/>
                                    <w:lang w:eastAsia="zh-TW"/>
                                  </w:rPr>
                                  <w:t xml:space="preserve"> (map marker) </w:t>
                                </w:r>
                                <w:del w:id="720" w:author="Sean Yun-Shiuan Chuang" w:date="2020-03-11T12:37:00Z">
                                  <w:r w:rsidDel="00CF4385">
                                    <w:rPr>
                                      <w:sz w:val="16"/>
                                      <w:lang w:eastAsia="zh-TW"/>
                                    </w:rPr>
                                    <w:delText>moves</w:delText>
                                  </w:r>
                                </w:del>
                              </w:ins>
                              <w:ins w:id="721" w:author="Sean Yun-Shiuan Chuang" w:date="2020-03-11T12:37:00Z">
                                <w:r>
                                  <w:rPr>
                                    <w:sz w:val="16"/>
                                    <w:lang w:eastAsia="zh-TW"/>
                                  </w:rPr>
                                  <w:t>navigates</w:t>
                                </w:r>
                              </w:ins>
                              <w:ins w:id="722" w:author="Hsin-Yi Hung" w:date="2020-03-10T13:45:00Z">
                                <w:r>
                                  <w:rPr>
                                    <w:sz w:val="16"/>
                                    <w:lang w:eastAsia="zh-TW"/>
                                  </w:rPr>
                                  <w:t xml:space="preserve"> horizontally or vertically to r</w:t>
                                </w:r>
                              </w:ins>
                              <w:ins w:id="723" w:author="Hsin-Yi Hung" w:date="2020-03-10T13:46:00Z">
                                <w:r>
                                  <w:rPr>
                                    <w:sz w:val="16"/>
                                    <w:lang w:eastAsia="zh-TW"/>
                                  </w:rPr>
                                  <w:t>each the target</w:t>
                                </w:r>
                              </w:ins>
                              <w:ins w:id="724" w:author="Hsin-Yi Hung" w:date="2020-03-10T14:03:00Z">
                                <w:r>
                                  <w:rPr>
                                    <w:sz w:val="16"/>
                                    <w:lang w:eastAsia="zh-TW"/>
                                  </w:rPr>
                                  <w:t xml:space="preserve"> by key</w:t>
                                </w:r>
                              </w:ins>
                              <w:ins w:id="725" w:author="Hsin-Yi Hung" w:date="2020-03-10T14:04:00Z">
                                <w:r>
                                  <w:rPr>
                                    <w:sz w:val="16"/>
                                    <w:lang w:eastAsia="zh-TW"/>
                                  </w:rPr>
                                  <w:t>press</w:t>
                                </w:r>
                              </w:ins>
                              <w:ins w:id="726" w:author="Hsin-Yi Hung" w:date="2020-03-10T14:03:00Z">
                                <w:r>
                                  <w:rPr>
                                    <w:sz w:val="16"/>
                                    <w:lang w:eastAsia="zh-TW"/>
                                  </w:rPr>
                                  <w:t xml:space="preserve"> or </w:t>
                                </w:r>
                              </w:ins>
                              <w:ins w:id="727" w:author="Hsin-Yi Hung" w:date="2020-03-10T14:04:00Z">
                                <w:r>
                                  <w:rPr>
                                    <w:sz w:val="16"/>
                                    <w:lang w:eastAsia="zh-TW"/>
                                  </w:rPr>
                                  <w:t xml:space="preserve">clicking </w:t>
                                </w:r>
                              </w:ins>
                              <w:ins w:id="728" w:author="Hsin-Yi Hung" w:date="2020-03-10T14:03:00Z">
                                <w:r>
                                  <w:rPr>
                                    <w:sz w:val="16"/>
                                    <w:lang w:eastAsia="zh-TW"/>
                                  </w:rPr>
                                  <w:t>buttons</w:t>
                                </w:r>
                              </w:ins>
                              <w:ins w:id="729" w:author="Hsin-Yi Hung" w:date="2020-03-10T14:04:00Z">
                                <w:r>
                                  <w:rPr>
                                    <w:sz w:val="16"/>
                                    <w:lang w:eastAsia="zh-TW"/>
                                  </w:rPr>
                                  <w:t xml:space="preserve"> on the </w:t>
                                </w:r>
                              </w:ins>
                              <w:ins w:id="730" w:author="Hsin-Yi Hung" w:date="2020-03-10T14:05:00Z">
                                <w:r>
                                  <w:rPr>
                                    <w:sz w:val="16"/>
                                    <w:lang w:eastAsia="zh-TW"/>
                                  </w:rPr>
                                  <w:t>mobile phones</w:t>
                                </w:r>
                              </w:ins>
                              <w:ins w:id="731" w:author="Hsin-Yi Hung" w:date="2020-03-10T13:46:00Z">
                                <w:r>
                                  <w:rPr>
                                    <w:sz w:val="16"/>
                                    <w:lang w:eastAsia="zh-TW"/>
                                  </w:rPr>
                                  <w:t xml:space="preserve">. </w:t>
                                </w:r>
                              </w:ins>
                              <w:ins w:id="732" w:author="Sean Yun-Shiuan Chuang" w:date="2020-03-11T12:55:00Z">
                                <w:r w:rsidR="00090FD2">
                                  <w:rPr>
                                    <w:sz w:val="16"/>
                                    <w:lang w:eastAsia="zh-TW"/>
                                  </w:rPr>
                                  <w:t>Once the participant reaches one of the targets, t</w:t>
                                </w:r>
                              </w:ins>
                              <w:ins w:id="733" w:author="Sean Yun-Shiuan Chuang" w:date="2020-03-11T12:54:00Z">
                                <w:r w:rsidR="00090FD2">
                                  <w:rPr>
                                    <w:sz w:val="16"/>
                                    <w:lang w:eastAsia="zh-TW"/>
                                  </w:rPr>
                                  <w:t>he final score</w:t>
                                </w:r>
                              </w:ins>
                              <w:ins w:id="734" w:author="Sean Yun-Shiuan Chuang" w:date="2020-03-11T12:55:00Z">
                                <w:r w:rsidR="00806F53">
                                  <w:rPr>
                                    <w:sz w:val="16"/>
                                    <w:lang w:eastAsia="zh-TW"/>
                                  </w:rPr>
                                  <w:t xml:space="preserve"> is derived </w:t>
                                </w:r>
                              </w:ins>
                              <w:ins w:id="735" w:author="Sean Yun-Shiuan Chuang" w:date="2020-03-11T12:56:00Z">
                                <w:r w:rsidR="00806F53">
                                  <w:rPr>
                                    <w:sz w:val="16"/>
                                    <w:lang w:eastAsia="zh-TW"/>
                                  </w:rPr>
                                  <w:t>via</w:t>
                                </w:r>
                              </w:ins>
                              <w:ins w:id="736" w:author="Sean Yun-Shiuan Chuang" w:date="2020-03-11T12:54:00Z">
                                <w:r w:rsidR="00090FD2">
                                  <w:rPr>
                                    <w:sz w:val="16"/>
                                    <w:lang w:eastAsia="zh-TW"/>
                                  </w:rPr>
                                  <w:t xml:space="preserve"> </w:t>
                                </w:r>
                              </w:ins>
                              <w:ins w:id="737" w:author="Sean Yun-Shiuan Chuang" w:date="2020-03-11T12:56:00Z">
                                <w:r w:rsidR="00806F53">
                                  <w:rPr>
                                    <w:sz w:val="16"/>
                                    <w:lang w:eastAsia="zh-TW"/>
                                  </w:rPr>
                                  <w:t xml:space="preserve">subtracting </w:t>
                                </w:r>
                              </w:ins>
                              <m:oMath>
                                <m:sSub>
                                  <m:sSubPr>
                                    <m:ctrlPr>
                                      <w:ins w:id="738" w:author="Sean Yun-Shiuan Chuang" w:date="2020-03-11T12:54:00Z">
                                        <w:rPr>
                                          <w:rFonts w:ascii="Cambria Math" w:hAnsi="Cambria Math"/>
                                          <w:bCs/>
                                          <w:i/>
                                          <w:sz w:val="16"/>
                                          <w:szCs w:val="16"/>
                                        </w:rPr>
                                      </w:ins>
                                    </m:ctrlPr>
                                  </m:sSubPr>
                                  <m:e>
                                    <m:r>
                                      <w:ins w:id="739" w:author="Sean Yun-Shiuan Chuang" w:date="2020-03-11T12:54:00Z">
                                        <w:rPr>
                                          <w:rFonts w:ascii="Cambria Math" w:hAnsi="Cambria Math"/>
                                          <w:sz w:val="16"/>
                                          <w:szCs w:val="16"/>
                                        </w:rPr>
                                        <m:t>u</m:t>
                                      </w:ins>
                                    </m:r>
                                  </m:e>
                                  <m:sub>
                                    <m:r>
                                      <w:ins w:id="740" w:author="Sean Yun-Shiuan Chuang" w:date="2020-03-11T12:54:00Z">
                                        <w:rPr>
                                          <w:rFonts w:ascii="Cambria Math" w:hAnsi="Cambria Math"/>
                                          <w:sz w:val="16"/>
                                          <w:szCs w:val="16"/>
                                        </w:rPr>
                                        <m:t>s</m:t>
                                      </w:ins>
                                    </m:r>
                                  </m:sub>
                                </m:sSub>
                              </m:oMath>
                              <w:ins w:id="741" w:author="Sean Yun-Shiuan Chuang" w:date="2020-03-11T12:54:00Z">
                                <w:r w:rsidR="00090FD2" w:rsidRPr="000B6A55">
                                  <w:rPr>
                                    <w:sz w:val="16"/>
                                    <w:szCs w:val="16"/>
                                    <w:lang w:eastAsia="zh-TW"/>
                                  </w:rPr>
                                  <w:t>,</w:t>
                                </w:r>
                                <w:r w:rsidR="00090FD2">
                                  <w:rPr>
                                    <w:sz w:val="16"/>
                                    <w:lang w:eastAsia="zh-TW"/>
                                  </w:rPr>
                                  <w:t xml:space="preserve"> </w:t>
                                </w:r>
                              </w:ins>
                              <w:del w:id="742"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743" w:author="Unknown" w:date="2020-03-10T01:12:00Z">
                                        <w:del w:id="744" w:author="Hsin-Yi Hung" w:date="2020-03-10T13:23:00Z">
                                          <w:rPr>
                                            <w:rFonts w:ascii="Cambria Math" w:hAnsi="Cambria Math"/>
                                            <w:sz w:val="16"/>
                                          </w:rPr>
                                        </w:del>
                                      </w:ins>
                                    </m:ctrlPr>
                                  </m:sSubPr>
                                  <m:e>
                                    <m:r>
                                      <w:ins w:id="745" w:author="Unknown" w:date="2020-03-10T01:12:00Z">
                                        <w:del w:id="746" w:author="Hsin-Yi Hung" w:date="2020-03-10T13:23:00Z">
                                          <w:rPr>
                                            <w:rFonts w:ascii="Cambria Math" w:hAnsi="Cambria Math"/>
                                            <w:sz w:val="16"/>
                                          </w:rPr>
                                          <m:t>a</m:t>
                                        </w:del>
                                      </w:ins>
                                    </m:r>
                                  </m:e>
                                  <m:sub>
                                    <m:r>
                                      <w:ins w:id="747" w:author="Unknown" w:date="2020-03-10T01:12:00Z">
                                        <w:del w:id="748" w:author="Hsin-Yi Hung" w:date="2020-03-10T13:23:00Z">
                                          <w:rPr>
                                            <w:rFonts w:ascii="Cambria Math" w:hAnsi="Cambria Math"/>
                                            <w:sz w:val="16"/>
                                          </w:rPr>
                                          <m:t>i</m:t>
                                        </w:del>
                                      </w:ins>
                                    </m:r>
                                  </m:sub>
                                </m:sSub>
                              </m:oMath>
                              <w:del w:id="749" w:author="Hsin-Yi Hung" w:date="2020-03-10T13:23:00Z">
                                <w:r w:rsidRPr="001D065E" w:rsidDel="00A703A8">
                                  <w:rPr>
                                    <w:sz w:val="16"/>
                                    <w:rPrChange w:id="750"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751" w:author="Unknown" w:date="2020-03-10T01:12:00Z">
                                <w:del w:id="752" w:author="Hsin-Yi Hung" w:date="2020-03-10T13:23:00Z">
                                  <w:r w:rsidRPr="001D065E" w:rsidDel="00A703A8">
                                    <w:rPr>
                                      <w:sz w:val="16"/>
                                      <w:rPrChange w:id="753" w:author="Hsin-Yi Hung" w:date="2020-03-10T13:32:00Z">
                                        <w:rPr>
                                          <w:i/>
                                          <w:sz w:val="16"/>
                                        </w:rPr>
                                      </w:rPrChange>
                                    </w:rPr>
                                    <w:delText>G</w:delText>
                                  </w:r>
                                </w:del>
                              </w:ins>
                              <w:del w:id="754" w:author="Hsin-Yi Hung" w:date="2020-03-10T13:23:00Z">
                                <w:r w:rsidRPr="001D065E" w:rsidDel="00A703A8">
                                  <w:rPr>
                                    <w:sz w:val="16"/>
                                    <w:rPrChange w:id="755"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756" w:author="Unknown" w:date="2020-03-10T01:13:00Z">
                                <w:del w:id="757" w:author="Hsin-Yi Hung" w:date="2020-03-10T13:23:00Z">
                                  <w:r w:rsidDel="00A703A8">
                                    <w:rPr>
                                      <w:sz w:val="16"/>
                                    </w:rPr>
                                    <w:delText>one of</w:delText>
                                  </w:r>
                                </w:del>
                              </w:ins>
                              <w:del w:id="758"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759" w:author="Unknown" w:date="2020-03-10T01:18:00Z">
                                <w:del w:id="760" w:author="Hsin-Yi Hung" w:date="2020-03-10T13:23:00Z">
                                  <w:r w:rsidDel="00A703A8">
                                    <w:rPr>
                                      <w:sz w:val="16"/>
                                    </w:rPr>
                                    <w:delText xml:space="preserve"> with the </w:delText>
                                  </w:r>
                                </w:del>
                                <w:del w:id="761" w:author="Hsin-Yi Hung" w:date="2020-03-10T13:30:00Z">
                                  <w:r w:rsidDel="001D065E">
                                    <w:rPr>
                                      <w:sz w:val="16"/>
                                    </w:rPr>
                                    <w:delText>approached targets</w:delText>
                                  </w:r>
                                </w:del>
                              </w:ins>
                              <w:del w:id="762" w:author="Hsin-Yi Hung" w:date="2020-03-10T13:30:00Z">
                                <w:r w:rsidDel="001D065E">
                                  <w:rPr>
                                    <w:sz w:val="16"/>
                                  </w:rPr>
                                  <w:delText xml:space="preserve"> </w:delText>
                                </w:r>
                              </w:del>
                              <w:ins w:id="763" w:author="Unknown" w:date="2020-03-10T01:18:00Z">
                                <w:del w:id="764"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765"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766" w:author="Hsin-Yi Hung" w:date="2020-03-10T13:30:00Z">
                                <w:r w:rsidDel="001D065E">
                                  <w:rPr>
                                    <w:sz w:val="16"/>
                                  </w:rPr>
                                  <w:delText xml:space="preserve">were fed to ToMnet+ as learning </w:delText>
                                </w:r>
                              </w:del>
                              <w:ins w:id="767" w:author="Unknown" w:date="2020-03-10T01:18:00Z">
                                <w:del w:id="768" w:author="Hsin-Yi Hung" w:date="2020-03-10T13:30:00Z">
                                  <w:r w:rsidDel="001D065E">
                                    <w:rPr>
                                      <w:sz w:val="16"/>
                                    </w:rPr>
                                    <w:delText xml:space="preserve">training </w:delText>
                                  </w:r>
                                </w:del>
                              </w:ins>
                              <w:del w:id="769" w:author="Hsin-Yi Hung" w:date="2020-03-10T13:30:00Z">
                                <w:r w:rsidDel="001D065E">
                                  <w:rPr>
                                    <w:sz w:val="16"/>
                                  </w:rPr>
                                  <w:delText xml:space="preserve">data. On the right, example new test </w:delText>
                                </w:r>
                              </w:del>
                              <w:ins w:id="770" w:author="Unknown" w:date="2020-03-10T01:14:00Z">
                                <w:del w:id="771" w:author="Hsin-Yi Hung" w:date="2020-03-10T13:30:00Z">
                                  <w:r w:rsidDel="001D065E">
                                    <w:rPr>
                                      <w:sz w:val="16"/>
                                    </w:rPr>
                                    <w:delText xml:space="preserve">query state </w:delText>
                                  </w:r>
                                </w:del>
                              </w:ins>
                              <m:oMath>
                                <m:r>
                                  <w:ins w:id="772" w:author="Unknown" w:date="2020-03-10T01:15:00Z">
                                    <w:del w:id="773" w:author="Hsin-Yi Hung" w:date="2020-03-10T13:30:00Z">
                                      <m:rPr>
                                        <m:sty m:val="p"/>
                                      </m:rPr>
                                      <w:rPr>
                                        <w:rFonts w:ascii="Cambria Math" w:hAnsi="Cambria Math"/>
                                        <w:sz w:val="16"/>
                                      </w:rPr>
                                      <m:t xml:space="preserve"> </m:t>
                                    </w:del>
                                  </w:ins>
                                </m:r>
                                <m:sSub>
                                  <m:sSubPr>
                                    <m:ctrlPr>
                                      <w:ins w:id="774" w:author="Unknown" w:date="2020-03-10T01:15:00Z">
                                        <w:del w:id="775" w:author="Hsin-Yi Hung" w:date="2020-03-10T13:30:00Z">
                                          <w:rPr>
                                            <w:rFonts w:ascii="Cambria Math" w:hAnsi="Cambria Math"/>
                                            <w:sz w:val="16"/>
                                          </w:rPr>
                                        </w:del>
                                      </w:ins>
                                    </m:ctrlPr>
                                  </m:sSubPr>
                                  <m:e>
                                    <m:r>
                                      <w:ins w:id="776" w:author="Unknown" w:date="2020-03-10T01:15:00Z">
                                        <w:del w:id="777" w:author="Hsin-Yi Hung" w:date="2020-03-10T13:30:00Z">
                                          <m:rPr>
                                            <m:nor/>
                                          </m:rPr>
                                          <w:rPr>
                                            <w:sz w:val="16"/>
                                            <w:rPrChange w:id="778" w:author="Hsin-Yi Hung" w:date="2020-03-10T13:32:00Z">
                                              <w:rPr>
                                                <w:i/>
                                                <w:sz w:val="16"/>
                                              </w:rPr>
                                            </w:rPrChange>
                                          </w:rPr>
                                          <m:t>q</m:t>
                                        </w:del>
                                      </w:ins>
                                    </m:r>
                                  </m:e>
                                  <m:sub>
                                    <m:r>
                                      <w:ins w:id="779" w:author="Unknown" w:date="2020-03-10T01:15:00Z">
                                        <w:del w:id="780" w:author="Hsin-Yi Hung" w:date="2020-03-10T13:30:00Z">
                                          <w:rPr>
                                            <w:rFonts w:ascii="Cambria Math" w:hAnsi="Cambria Math"/>
                                            <w:sz w:val="16"/>
                                          </w:rPr>
                                          <m:t>k</m:t>
                                        </w:del>
                                      </w:ins>
                                    </m:r>
                                    <m:r>
                                      <w:ins w:id="781" w:author="Unknown" w:date="2020-03-10T01:15:00Z">
                                        <w:del w:id="782" w:author="Hsin-Yi Hung" w:date="2020-03-10T13:30:00Z">
                                          <m:rPr>
                                            <m:sty m:val="p"/>
                                          </m:rPr>
                                          <w:rPr>
                                            <w:rFonts w:ascii="Cambria Math" w:hAnsi="Cambria Math" w:hint="eastAsia"/>
                                            <w:sz w:val="16"/>
                                          </w:rPr>
                                          <m:t>'</m:t>
                                        </w:del>
                                      </w:ins>
                                    </m:r>
                                  </m:sub>
                                </m:sSub>
                              </m:oMath>
                              <w:ins w:id="783" w:author="Unknown" w:date="2020-03-10T01:15:00Z">
                                <w:del w:id="784" w:author="Hsin-Yi Hung" w:date="2020-03-10T13:30:00Z">
                                  <w:r w:rsidRPr="001D065E" w:rsidDel="001D065E">
                                    <w:rPr>
                                      <w:sz w:val="16"/>
                                    </w:rPr>
                                    <w:delText xml:space="preserve"> </w:delText>
                                  </w:r>
                                </w:del>
                              </w:ins>
                              <w:del w:id="785" w:author="Hsin-Yi Hung" w:date="2020-03-10T13:30:00Z">
                                <w:r w:rsidDel="001D065E">
                                  <w:rPr>
                                    <w:sz w:val="16"/>
                                  </w:rPr>
                                  <w:delText xml:space="preserve">grid worlds </w:delText>
                                </w:r>
                              </w:del>
                              <w:ins w:id="786" w:author="Unknown" w:date="2020-03-10T01:15:00Z">
                                <w:del w:id="787" w:author="Hsin-Yi Hung" w:date="2020-03-10T13:30:00Z">
                                  <w:r w:rsidDel="001D065E">
                                    <w:rPr>
                                      <w:sz w:val="16"/>
                                    </w:rPr>
                                    <w:delText>is</w:delText>
                                  </w:r>
                                </w:del>
                              </w:ins>
                              <w:del w:id="788" w:author="Hsin-Yi Hung" w:date="2020-03-10T13:30:00Z">
                                <w:r w:rsidDel="001D065E">
                                  <w:rPr>
                                    <w:sz w:val="16"/>
                                  </w:rPr>
                                  <w:delText xml:space="preserve">are presented (top; different combinations of </w:delText>
                                </w:r>
                                <w:r w:rsidRPr="001D065E" w:rsidDel="001D065E">
                                  <w:rPr>
                                    <w:sz w:val="16"/>
                                    <w:rPrChange w:id="789" w:author="Hsin-Yi Hung" w:date="2020-03-10T13:32:00Z">
                                      <w:rPr>
                                        <w:i/>
                                        <w:sz w:val="16"/>
                                      </w:rPr>
                                    </w:rPrChange>
                                  </w:rPr>
                                  <w:delText>S</w:delText>
                                </w:r>
                                <w:r w:rsidDel="001D065E">
                                  <w:rPr>
                                    <w:sz w:val="16"/>
                                  </w:rPr>
                                  <w:delText xml:space="preserve"> are drawn during testing) for which ToMnet+ predicts the trajectory agents take</w:delText>
                                </w:r>
                              </w:del>
                              <w:ins w:id="790" w:author="Unknown" w:date="2020-03-10T01:15:00Z">
                                <w:del w:id="791" w:author="Hsin-Yi Hung" w:date="2020-03-10T13:30:00Z">
                                  <w:r w:rsidDel="001D065E">
                                    <w:rPr>
                                      <w:sz w:val="16"/>
                                    </w:rPr>
                                    <w:delText>target the agent will approach</w:delText>
                                  </w:r>
                                </w:del>
                              </w:ins>
                              <w:ins w:id="792" w:author="Unknown" w:date="2020-03-10T01:16:00Z">
                                <w:del w:id="793"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794" w:author="Hsin-Yi Hung" w:date="2020-03-10T13:30:00Z">
                                <w:r w:rsidDel="001D065E">
                                  <w:rPr>
                                    <w:sz w:val="16"/>
                                  </w:rPr>
                                  <w:delText xml:space="preserve"> (bottom; blue arrows</w:delText>
                                </w:r>
                              </w:del>
                              <w:ins w:id="795" w:author="Unknown" w:date="2020-03-10T01:17:00Z">
                                <w:del w:id="796" w:author="Hsin-Yi Hung" w:date="2020-03-10T13:30:00Z">
                                  <w:r w:rsidDel="001D065E">
                                    <w:rPr>
                                      <w:sz w:val="16"/>
                                    </w:rPr>
                                    <w:delText>circle</w:delText>
                                  </w:r>
                                </w:del>
                              </w:ins>
                              <w:ins w:id="797" w:author="Sean Yun-Shiuan Chuang" w:date="2020-03-11T12:56:00Z">
                                <w:r w:rsidR="00806F53">
                                  <w:rPr>
                                    <w:sz w:val="16"/>
                                  </w:rPr>
                                  <w:t>by the number of steps taken.</w:t>
                                </w:r>
                              </w:ins>
                              <w:del w:id="798" w:author="Hsin-Yi Hung" w:date="2020-03-10T13:30:00Z">
                                <w:r w:rsidDel="001D065E">
                                  <w:rPr>
                                    <w:sz w:val="16"/>
                                  </w:rPr>
                                  <w:delText>).</w:delText>
                                </w:r>
                              </w:del>
                            </w:p>
                          </w:txbxContent>
                        </wps:txbx>
                        <wps:bodyPr rot="0" vert="horz" wrap="square" lIns="0" tIns="0" rIns="0" bIns="0" anchor="t" anchorCtr="0">
                          <a:noAutofit/>
                        </wps:bodyPr>
                      </wps:wsp>
                    </a:graphicData>
                  </a:graphic>
                </wp:inline>
              </w:drawing>
            </mc:Choice>
            <mc:Fallback>
              <w:pict>
                <v:shape w14:anchorId="43C8E933" id="Text Box 2" o:spid="_x0000_s1030" type="#_x0000_t202" style="width:244.05pt;height:26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" stroked="f">
                  <v:textbox inset="0,0,0,0">
                    <w:txbxContent>
                      <w:p w14:paraId="12E4C7F4" w14:textId="6B50A8EE" w:rsidR="00535443" w:rsidRDefault="00090FD2" w:rsidP="00535443">
                        <w:pPr>
                          <w:jc w:val="center"/>
                          <w:rPr>
                            <w:sz w:val="16"/>
                          </w:rPr>
                        </w:pPr>
                        <w:ins w:id="799" w:author="Sean Yun-Shiuan Chuang" w:date="2020-03-11T12:52:00Z">
                          <w:r w:rsidRPr="00090FD2">
                            <w:drawing>
                              <wp:inline distT="0" distB="0" distL="0" distR="0" wp14:anchorId="7F2875F0" wp14:editId="03A19E51">
                                <wp:extent cx="3090545" cy="2267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ins>
                        <w:ins w:id="800" w:author="Sean Yun-Shiuan Chuang" w:date="2020-03-11T12:46:00Z">
                          <w:r w:rsidR="00535443" w:rsidRPr="00782990" w:rsidDel="00A703A8">
                            <w:t xml:space="preserve"> </w:t>
                          </w:r>
                        </w:ins>
                        <w:del w:id="801" w:author="Hsin-Yi Hung" w:date="2020-03-10T13:21:00Z">
                          <w:r w:rsidR="00535443"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802" w:author="Hsin-Yi Hung" w:date="2020-03-10T13:21:00Z">
                          <w:del w:id="803" w:author="Sean Yun-Shiuan Chuang" w:date="2020-03-11T12:46:00Z">
                            <w:r w:rsidR="00535443" w:rsidRPr="00B76942" w:rsidDel="00782990">
                              <w:rPr>
                                <w:rFonts w:eastAsia="Times New Roman"/>
                                <w:sz w:val="24"/>
                                <w:szCs w:val="24"/>
                                <w:lang w:eastAsia="zh-TW"/>
                              </w:rPr>
                              <w:fldChar w:fldCharType="begin"/>
                            </w:r>
                            <w:r w:rsidR="00535443"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00535443" w:rsidRPr="00B76942" w:rsidDel="00782990">
                              <w:rPr>
                                <w:rFonts w:eastAsia="Times New Roman"/>
                                <w:sz w:val="24"/>
                                <w:szCs w:val="24"/>
                                <w:lang w:eastAsia="zh-TW"/>
                              </w:rPr>
                              <w:fldChar w:fldCharType="separate"/>
                            </w:r>
                            <w:r w:rsidR="00535443"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00535443" w:rsidRPr="00B76942" w:rsidDel="00782990">
                              <w:rPr>
                                <w:rFonts w:eastAsia="Times New Roman"/>
                                <w:sz w:val="24"/>
                                <w:szCs w:val="24"/>
                                <w:lang w:eastAsia="zh-TW"/>
                              </w:rPr>
                              <w:fldChar w:fldCharType="end"/>
                            </w:r>
                          </w:del>
                        </w:ins>
                      </w:p>
                      <w:p w14:paraId="6DD7A61E" w14:textId="15DB19C9" w:rsidR="00535443" w:rsidRPr="001D065E" w:rsidRDefault="00535443" w:rsidP="00535443">
                        <w:pPr>
                          <w:jc w:val="both"/>
                          <w:rPr>
                            <w:sz w:val="16"/>
                            <w:rPrChange w:id="804" w:author="Hsin-Yi Hung" w:date="2020-03-10T13:32:00Z">
                              <w:rPr/>
                            </w:rPrChange>
                          </w:rPr>
                        </w:pPr>
                        <w:r w:rsidRPr="00AF74F9">
                          <w:rPr>
                            <w:sz w:val="16"/>
                          </w:rPr>
                          <w:t>Fig</w:t>
                        </w:r>
                        <w:r>
                          <w:rPr>
                            <w:sz w:val="16"/>
                          </w:rPr>
                          <w:t xml:space="preserve">. </w:t>
                        </w:r>
                        <w:ins w:id="805" w:author="Hsin-Yi Hung" w:date="2020-03-10T13:21:00Z">
                          <w:r>
                            <w:rPr>
                              <w:sz w:val="16"/>
                            </w:rPr>
                            <w:t>3</w:t>
                          </w:r>
                        </w:ins>
                        <w:del w:id="806" w:author="Hsin-Yi Hung" w:date="2020-03-10T13:21:00Z">
                          <w:r w:rsidDel="00A703A8">
                            <w:rPr>
                              <w:sz w:val="16"/>
                            </w:rPr>
                            <w:delText>2</w:delText>
                          </w:r>
                        </w:del>
                        <w:r>
                          <w:rPr>
                            <w:sz w:val="16"/>
                          </w:rPr>
                          <w:t xml:space="preserve">. </w:t>
                        </w:r>
                        <w:ins w:id="807" w:author="Hsin-Yi Hung" w:date="2020-03-10T13:30:00Z">
                          <w:r>
                            <w:rPr>
                              <w:sz w:val="16"/>
                            </w:rPr>
                            <w:t>An example</w:t>
                          </w:r>
                          <w:del w:id="808" w:author="Sean Yun-Shiuan Chuang" w:date="2020-03-11T12:47:00Z">
                            <w:r w:rsidDel="00535443">
                              <w:rPr>
                                <w:sz w:val="16"/>
                              </w:rPr>
                              <w:delText xml:space="preserve"> of </w:delText>
                            </w:r>
                          </w:del>
                          <w:del w:id="809" w:author="Sean Yun-Shiuan Chuang" w:date="2020-03-11T12:36:00Z">
                            <w:r w:rsidDel="00CF4385">
                              <w:rPr>
                                <w:sz w:val="16"/>
                              </w:rPr>
                              <w:delText>the</w:delText>
                            </w:r>
                          </w:del>
                          <w:r>
                            <w:rPr>
                              <w:sz w:val="16"/>
                            </w:rPr>
                            <w:t xml:space="preserve"> grid world </w:t>
                          </w:r>
                        </w:ins>
                        <w:ins w:id="810" w:author="Sean Yun-Shiuan Chuang" w:date="2020-03-11T12:47:00Z">
                          <w:r>
                            <w:rPr>
                              <w:sz w:val="16"/>
                            </w:rPr>
                            <w:t>of</w:t>
                          </w:r>
                        </w:ins>
                        <w:ins w:id="811" w:author="Hsin-Yi Hung" w:date="2020-03-10T13:30:00Z">
                          <w:del w:id="812" w:author="Sean Yun-Shiuan Chuang" w:date="2020-03-11T12:47:00Z">
                            <w:r w:rsidDel="00535443">
                              <w:rPr>
                                <w:sz w:val="16"/>
                              </w:rPr>
                              <w:delText>in</w:delText>
                            </w:r>
                          </w:del>
                          <w:r>
                            <w:rPr>
                              <w:sz w:val="16"/>
                            </w:rPr>
                            <w:t xml:space="preserve"> the s</w:t>
                          </w:r>
                        </w:ins>
                        <w:ins w:id="813" w:author="Hsin-Yi Hung" w:date="2020-03-10T13:31:00Z">
                          <w:r>
                            <w:rPr>
                              <w:sz w:val="16"/>
                            </w:rPr>
                            <w:t>o</w:t>
                          </w:r>
                        </w:ins>
                        <w:ins w:id="814" w:author="Hsin-Yi Hung" w:date="2020-03-10T13:30:00Z">
                          <w:r>
                            <w:rPr>
                              <w:sz w:val="16"/>
                            </w:rPr>
                            <w:t>c</w:t>
                          </w:r>
                        </w:ins>
                        <w:ins w:id="815" w:author="Hsin-Yi Hung" w:date="2020-03-10T13:31:00Z">
                          <w:r>
                            <w:rPr>
                              <w:sz w:val="16"/>
                            </w:rPr>
                            <w:t>i</w:t>
                          </w:r>
                        </w:ins>
                        <w:ins w:id="816" w:author="Hsin-Yi Hung" w:date="2020-03-10T13:30:00Z">
                          <w:r>
                            <w:rPr>
                              <w:sz w:val="16"/>
                            </w:rPr>
                            <w:t>al game</w:t>
                          </w:r>
                        </w:ins>
                        <w:ins w:id="817" w:author="Sean Yun-Shiuan Chuang" w:date="2020-03-11T12:47:00Z">
                          <w:r>
                            <w:rPr>
                              <w:sz w:val="16"/>
                            </w:rPr>
                            <w:t xml:space="preserve"> for humans</w:t>
                          </w:r>
                        </w:ins>
                        <w:ins w:id="818" w:author="Hsin-Yi Hung" w:date="2020-03-10T13:30:00Z">
                          <w:r>
                            <w:rPr>
                              <w:sz w:val="16"/>
                            </w:rPr>
                            <w:t>.</w:t>
                          </w:r>
                        </w:ins>
                        <w:ins w:id="819" w:author="Hsin-Yi Hung" w:date="2020-03-10T13:41:00Z">
                          <w:r>
                            <w:rPr>
                              <w:sz w:val="16"/>
                            </w:rPr>
                            <w:t xml:space="preserve"> </w:t>
                          </w:r>
                        </w:ins>
                        <w:ins w:id="820" w:author="Sean Yun-Shiuan Chuang" w:date="2020-03-11T12:47:00Z">
                          <w:r>
                            <w:rPr>
                              <w:sz w:val="16"/>
                            </w:rPr>
                            <w:t>In each tr</w:t>
                          </w:r>
                        </w:ins>
                        <w:ins w:id="821" w:author="Sean Yun-Shiuan Chuang" w:date="2020-03-11T12:48:00Z">
                          <w:r>
                            <w:rPr>
                              <w:sz w:val="16"/>
                            </w:rPr>
                            <w:t xml:space="preserve">ial, </w:t>
                          </w:r>
                        </w:ins>
                        <w:ins w:id="822" w:author="Hsin-Yi Hung" w:date="2020-03-10T13:41:00Z">
                          <w:del w:id="823" w:author="Sean Yun-Shiuan Chuang" w:date="2020-03-11T12:47:00Z">
                            <w:r w:rsidDel="00535443">
                              <w:rPr>
                                <w:sz w:val="16"/>
                              </w:rPr>
                              <w:delText>S</w:delText>
                            </w:r>
                          </w:del>
                        </w:ins>
                        <w:ins w:id="824" w:author="Hsin-Yi Hung" w:date="2020-03-10T13:32:00Z">
                          <w:del w:id="825" w:author="Sean Yun-Shiuan Chuang" w:date="2020-03-11T12:47:00Z">
                            <w:r w:rsidDel="00535443">
                              <w:rPr>
                                <w:sz w:val="16"/>
                              </w:rPr>
                              <w:delText>ubject</w:delText>
                            </w:r>
                          </w:del>
                        </w:ins>
                        <w:ins w:id="826" w:author="Hsin-Yi Hung" w:date="2020-03-10T13:41:00Z">
                          <w:del w:id="827" w:author="Sean Yun-Shiuan Chuang" w:date="2020-03-11T12:47:00Z">
                            <w:r w:rsidDel="00535443">
                              <w:rPr>
                                <w:sz w:val="16"/>
                              </w:rPr>
                              <w:delText>s</w:delText>
                            </w:r>
                          </w:del>
                        </w:ins>
                        <w:ins w:id="828" w:author="Sean Yun-Shiuan Chuang" w:date="2020-03-11T12:48:00Z">
                          <w:r>
                            <w:rPr>
                              <w:sz w:val="16"/>
                            </w:rPr>
                            <w:t>p</w:t>
                          </w:r>
                        </w:ins>
                        <w:ins w:id="829" w:author="Sean Yun-Shiuan Chuang" w:date="2020-03-11T12:47:00Z">
                          <w:r>
                            <w:rPr>
                              <w:sz w:val="16"/>
                            </w:rPr>
                            <w:t>articipants</w:t>
                          </w:r>
                        </w:ins>
                        <w:ins w:id="830" w:author="Hsin-Yi Hung" w:date="2020-03-10T13:32:00Z">
                          <w:r>
                            <w:rPr>
                              <w:sz w:val="16"/>
                            </w:rPr>
                            <w:t xml:space="preserve"> are presented with a 12</w:t>
                          </w:r>
                          <w:r w:rsidRPr="001D065E">
                            <w:rPr>
                              <w:sz w:val="16"/>
                              <w:rPrChange w:id="831" w:author="Hsin-Yi Hung" w:date="2020-03-10T13:32:00Z">
                                <w:rPr>
                                  <w:bCs/>
                                </w:rPr>
                              </w:rPrChange>
                            </w:rPr>
                            <w:t>×12 grid worl</w:t>
                          </w:r>
                        </w:ins>
                        <w:ins w:id="832" w:author="Hsin-Yi Hung" w:date="2020-03-10T13:33:00Z">
                          <w:r>
                            <w:rPr>
                              <w:sz w:val="16"/>
                            </w:rPr>
                            <w:t>d with</w:t>
                          </w:r>
                        </w:ins>
                        <w:ins w:id="833" w:author="Hsin-Yi Hung" w:date="2020-03-10T13:32:00Z">
                          <w:r w:rsidRPr="001D065E">
                            <w:rPr>
                              <w:sz w:val="16"/>
                              <w:rPrChange w:id="834" w:author="Hsin-Yi Hung" w:date="2020-03-10T13:32:00Z">
                                <w:rPr>
                                  <w:bCs/>
                                </w:rPr>
                              </w:rPrChange>
                            </w:rPr>
                            <w:t xml:space="preserve"> </w:t>
                          </w:r>
                        </w:ins>
                        <w:ins w:id="835" w:author="Hsin-Yi Hung" w:date="2020-03-10T13:33:00Z">
                          <w:r>
                            <w:rPr>
                              <w:sz w:val="16"/>
                            </w:rPr>
                            <w:t>1-4 targets</w:t>
                          </w:r>
                        </w:ins>
                        <w:ins w:id="836" w:author="Hsin-Yi Hung" w:date="2020-03-10T13:34:00Z">
                          <w:r>
                            <w:rPr>
                              <w:sz w:val="16"/>
                            </w:rPr>
                            <w:t>, represent</w:t>
                          </w:r>
                        </w:ins>
                        <w:ins w:id="837" w:author="Sean Yun-Shiuan Chuang" w:date="2020-03-11T12:36:00Z">
                          <w:r>
                            <w:rPr>
                              <w:sz w:val="16"/>
                            </w:rPr>
                            <w:t>ed by</w:t>
                          </w:r>
                        </w:ins>
                        <w:ins w:id="838" w:author="Hsin-Yi Hung" w:date="2020-03-10T13:34:00Z">
                          <w:del w:id="839" w:author="Sean Yun-Shiuan Chuang" w:date="2020-03-11T12:36:00Z">
                            <w:r w:rsidDel="00CF4385">
                              <w:rPr>
                                <w:sz w:val="16"/>
                              </w:rPr>
                              <w:delText>ing as</w:delText>
                            </w:r>
                          </w:del>
                          <w:r>
                            <w:rPr>
                              <w:sz w:val="16"/>
                            </w:rPr>
                            <w:t xml:space="preserve"> a </w:t>
                          </w:r>
                        </w:ins>
                        <w:ins w:id="840" w:author="Hsin-Yi Hung" w:date="2020-03-10T13:38:00Z">
                          <w:r>
                            <w:rPr>
                              <w:sz w:val="16"/>
                            </w:rPr>
                            <w:t xml:space="preserve">heart, a key, a </w:t>
                          </w:r>
                        </w:ins>
                        <w:ins w:id="841" w:author="Hsin-Yi Hung" w:date="2020-03-10T13:39:00Z">
                          <w:r>
                            <w:rPr>
                              <w:sz w:val="16"/>
                              <w:lang w:eastAsia="zh-TW"/>
                            </w:rPr>
                            <w:t xml:space="preserve">paw, and a tree. </w:t>
                          </w:r>
                        </w:ins>
                        <w:ins w:id="842" w:author="Sean Yun-Shiuan Chuang" w:date="2020-03-11T12:39:00Z">
                          <w:r>
                            <w:rPr>
                              <w:sz w:val="16"/>
                              <w:lang w:eastAsia="zh-TW"/>
                            </w:rPr>
                            <w:t>The name associated with each target as well as t</w:t>
                          </w:r>
                        </w:ins>
                        <w:ins w:id="843" w:author="Hsin-Yi Hung" w:date="2020-03-10T13:40:00Z">
                          <w:del w:id="844" w:author="Sean Yun-Shiuan Chuang" w:date="2020-03-11T12:39:00Z">
                            <w:r w:rsidDel="009E74FA">
                              <w:rPr>
                                <w:sz w:val="16"/>
                                <w:lang w:eastAsia="zh-TW"/>
                              </w:rPr>
                              <w:delText>T</w:delText>
                            </w:r>
                          </w:del>
                          <w:r>
                            <w:rPr>
                              <w:sz w:val="16"/>
                              <w:lang w:eastAsia="zh-TW"/>
                            </w:rPr>
                            <w:t xml:space="preserve">he </w:t>
                          </w:r>
                        </w:ins>
                        <w:ins w:id="845" w:author="Sean Yun-Shiuan Chuang" w:date="2020-03-11T12:53:00Z">
                          <w:r w:rsidR="00090FD2">
                            <w:rPr>
                              <w:sz w:val="16"/>
                              <w:lang w:eastAsia="zh-TW"/>
                            </w:rPr>
                            <w:t xml:space="preserve">corresponding </w:t>
                          </w:r>
                        </w:ins>
                        <w:ins w:id="846" w:author="Hsin-Yi Hung" w:date="2020-03-10T13:40:00Z">
                          <w:r>
                            <w:rPr>
                              <w:sz w:val="16"/>
                              <w:lang w:eastAsia="zh-TW"/>
                            </w:rPr>
                            <w:t>social reward</w:t>
                          </w:r>
                          <w:del w:id="847" w:author="Sean Yun-Shiuan Chuang" w:date="2020-03-11T12:53:00Z">
                            <w:r w:rsidDel="00090FD2">
                              <w:rPr>
                                <w:sz w:val="16"/>
                                <w:lang w:eastAsia="zh-TW"/>
                              </w:rPr>
                              <w:delText xml:space="preserve"> value</w:delText>
                            </w:r>
                          </w:del>
                        </w:ins>
                        <w:ins w:id="848" w:author="Hsin-Yi Hung" w:date="2020-03-10T14:00:00Z">
                          <w:del w:id="849" w:author="Sean Yun-Shiuan Chuang" w:date="2020-03-11T12:53:00Z">
                            <w:r w:rsidDel="00090FD2">
                              <w:rPr>
                                <w:sz w:val="16"/>
                                <w:szCs w:val="16"/>
                                <w:lang w:eastAsia="zh-TW"/>
                              </w:rPr>
                              <w:delText xml:space="preserve"> </w:delText>
                            </w:r>
                          </w:del>
                        </w:ins>
                        <w:ins w:id="850" w:author="Hsin-Yi Hung" w:date="2020-03-10T13:40:00Z">
                          <w:del w:id="851" w:author="Sean Yun-Shiuan Chuang" w:date="2020-03-11T12:53:00Z">
                            <w:r w:rsidDel="00090FD2">
                              <w:rPr>
                                <w:sz w:val="16"/>
                                <w:lang w:eastAsia="zh-TW"/>
                              </w:rPr>
                              <w:delText>of each target</w:delText>
                            </w:r>
                          </w:del>
                        </w:ins>
                        <w:ins w:id="852"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853" w:author="Hsin-Yi Hung" w:date="2020-03-10T13:40:00Z">
                          <w:r>
                            <w:rPr>
                              <w:sz w:val="16"/>
                              <w:lang w:eastAsia="zh-TW"/>
                            </w:rPr>
                            <w:t xml:space="preserve">and </w:t>
                          </w:r>
                        </w:ins>
                        <w:ins w:id="854" w:author="Hsin-Yi Hung" w:date="2020-03-10T13:41:00Z">
                          <w:r>
                            <w:rPr>
                              <w:sz w:val="16"/>
                              <w:lang w:eastAsia="zh-TW"/>
                            </w:rPr>
                            <w:t xml:space="preserve">the </w:t>
                          </w:r>
                        </w:ins>
                        <w:ins w:id="855" w:author="Sean Yun-Shiuan Chuang" w:date="2020-03-11T12:40:00Z">
                          <w:r>
                            <w:rPr>
                              <w:sz w:val="16"/>
                              <w:lang w:eastAsia="zh-TW"/>
                            </w:rPr>
                            <w:t xml:space="preserve">current </w:t>
                          </w:r>
                        </w:ins>
                        <w:ins w:id="856" w:author="Hsin-Yi Hung" w:date="2020-03-10T13:41:00Z">
                          <w:del w:id="857" w:author="Sean Yun-Shiuan Chuang" w:date="2020-03-11T12:39:00Z">
                            <w:r w:rsidDel="009E74FA">
                              <w:rPr>
                                <w:sz w:val="16"/>
                                <w:lang w:eastAsia="zh-TW"/>
                              </w:rPr>
                              <w:delText xml:space="preserve">total </w:delText>
                            </w:r>
                          </w:del>
                          <w:r>
                            <w:rPr>
                              <w:sz w:val="16"/>
                              <w:lang w:eastAsia="zh-TW"/>
                            </w:rPr>
                            <w:t>score are</w:t>
                          </w:r>
                        </w:ins>
                        <w:ins w:id="858" w:author="Hsin-Yi Hung" w:date="2020-03-10T13:40:00Z">
                          <w:r>
                            <w:rPr>
                              <w:sz w:val="16"/>
                              <w:lang w:eastAsia="zh-TW"/>
                            </w:rPr>
                            <w:t xml:space="preserve"> shown in the left</w:t>
                          </w:r>
                        </w:ins>
                        <w:ins w:id="859" w:author="Hsin-Yi Hung" w:date="2020-03-10T13:41:00Z">
                          <w:r>
                            <w:rPr>
                              <w:sz w:val="16"/>
                              <w:lang w:eastAsia="zh-TW"/>
                            </w:rPr>
                            <w:t xml:space="preserve">. </w:t>
                          </w:r>
                        </w:ins>
                        <w:ins w:id="860" w:author="Hsin-Yi Hung" w:date="2020-03-10T13:45:00Z">
                          <w:r>
                            <w:rPr>
                              <w:sz w:val="16"/>
                              <w:lang w:eastAsia="zh-TW"/>
                            </w:rPr>
                            <w:t xml:space="preserve">The </w:t>
                          </w:r>
                        </w:ins>
                        <w:ins w:id="861" w:author="Sean Yun-Shiuan Chuang" w:date="2020-03-11T12:37:00Z">
                          <w:r>
                            <w:rPr>
                              <w:sz w:val="16"/>
                              <w:lang w:eastAsia="zh-TW"/>
                            </w:rPr>
                            <w:t xml:space="preserve">human </w:t>
                          </w:r>
                        </w:ins>
                        <w:ins w:id="862" w:author="Hsin-Yi Hung" w:date="2020-03-10T13:45:00Z">
                          <w:del w:id="863" w:author="Sean Yun-Shiuan Chuang" w:date="2020-03-11T12:37:00Z">
                            <w:r w:rsidDel="00CF4385">
                              <w:rPr>
                                <w:sz w:val="16"/>
                                <w:lang w:eastAsia="zh-TW"/>
                              </w:rPr>
                              <w:delText>subject</w:delText>
                            </w:r>
                          </w:del>
                        </w:ins>
                        <w:ins w:id="864" w:author="Sean Yun-Shiuan Chuang" w:date="2020-03-11T12:37:00Z">
                          <w:r>
                            <w:rPr>
                              <w:rFonts w:hint="eastAsia"/>
                              <w:sz w:val="16"/>
                              <w:lang w:eastAsia="zh-TW"/>
                            </w:rPr>
                            <w:t>p</w:t>
                          </w:r>
                          <w:r>
                            <w:rPr>
                              <w:sz w:val="16"/>
                              <w:lang w:eastAsia="zh-TW"/>
                            </w:rPr>
                            <w:t>articipant</w:t>
                          </w:r>
                        </w:ins>
                        <w:ins w:id="865" w:author="Hsin-Yi Hung" w:date="2020-03-10T13:45:00Z">
                          <w:r>
                            <w:rPr>
                              <w:sz w:val="16"/>
                              <w:lang w:eastAsia="zh-TW"/>
                            </w:rPr>
                            <w:t xml:space="preserve"> (map marker) </w:t>
                          </w:r>
                          <w:del w:id="866" w:author="Sean Yun-Shiuan Chuang" w:date="2020-03-11T12:37:00Z">
                            <w:r w:rsidDel="00CF4385">
                              <w:rPr>
                                <w:sz w:val="16"/>
                                <w:lang w:eastAsia="zh-TW"/>
                              </w:rPr>
                              <w:delText>moves</w:delText>
                            </w:r>
                          </w:del>
                        </w:ins>
                        <w:ins w:id="867" w:author="Sean Yun-Shiuan Chuang" w:date="2020-03-11T12:37:00Z">
                          <w:r>
                            <w:rPr>
                              <w:sz w:val="16"/>
                              <w:lang w:eastAsia="zh-TW"/>
                            </w:rPr>
                            <w:t>navigates</w:t>
                          </w:r>
                        </w:ins>
                        <w:ins w:id="868" w:author="Hsin-Yi Hung" w:date="2020-03-10T13:45:00Z">
                          <w:r>
                            <w:rPr>
                              <w:sz w:val="16"/>
                              <w:lang w:eastAsia="zh-TW"/>
                            </w:rPr>
                            <w:t xml:space="preserve"> horizontally or vertically to r</w:t>
                          </w:r>
                        </w:ins>
                        <w:ins w:id="869" w:author="Hsin-Yi Hung" w:date="2020-03-10T13:46:00Z">
                          <w:r>
                            <w:rPr>
                              <w:sz w:val="16"/>
                              <w:lang w:eastAsia="zh-TW"/>
                            </w:rPr>
                            <w:t>each the target</w:t>
                          </w:r>
                        </w:ins>
                        <w:ins w:id="870" w:author="Hsin-Yi Hung" w:date="2020-03-10T14:03:00Z">
                          <w:r>
                            <w:rPr>
                              <w:sz w:val="16"/>
                              <w:lang w:eastAsia="zh-TW"/>
                            </w:rPr>
                            <w:t xml:space="preserve"> by key</w:t>
                          </w:r>
                        </w:ins>
                        <w:ins w:id="871" w:author="Hsin-Yi Hung" w:date="2020-03-10T14:04:00Z">
                          <w:r>
                            <w:rPr>
                              <w:sz w:val="16"/>
                              <w:lang w:eastAsia="zh-TW"/>
                            </w:rPr>
                            <w:t>press</w:t>
                          </w:r>
                        </w:ins>
                        <w:ins w:id="872" w:author="Hsin-Yi Hung" w:date="2020-03-10T14:03:00Z">
                          <w:r>
                            <w:rPr>
                              <w:sz w:val="16"/>
                              <w:lang w:eastAsia="zh-TW"/>
                            </w:rPr>
                            <w:t xml:space="preserve"> or </w:t>
                          </w:r>
                        </w:ins>
                        <w:ins w:id="873" w:author="Hsin-Yi Hung" w:date="2020-03-10T14:04:00Z">
                          <w:r>
                            <w:rPr>
                              <w:sz w:val="16"/>
                              <w:lang w:eastAsia="zh-TW"/>
                            </w:rPr>
                            <w:t xml:space="preserve">clicking </w:t>
                          </w:r>
                        </w:ins>
                        <w:ins w:id="874" w:author="Hsin-Yi Hung" w:date="2020-03-10T14:03:00Z">
                          <w:r>
                            <w:rPr>
                              <w:sz w:val="16"/>
                              <w:lang w:eastAsia="zh-TW"/>
                            </w:rPr>
                            <w:t>buttons</w:t>
                          </w:r>
                        </w:ins>
                        <w:ins w:id="875" w:author="Hsin-Yi Hung" w:date="2020-03-10T14:04:00Z">
                          <w:r>
                            <w:rPr>
                              <w:sz w:val="16"/>
                              <w:lang w:eastAsia="zh-TW"/>
                            </w:rPr>
                            <w:t xml:space="preserve"> on the </w:t>
                          </w:r>
                        </w:ins>
                        <w:ins w:id="876" w:author="Hsin-Yi Hung" w:date="2020-03-10T14:05:00Z">
                          <w:r>
                            <w:rPr>
                              <w:sz w:val="16"/>
                              <w:lang w:eastAsia="zh-TW"/>
                            </w:rPr>
                            <w:t>mobile phones</w:t>
                          </w:r>
                        </w:ins>
                        <w:ins w:id="877" w:author="Hsin-Yi Hung" w:date="2020-03-10T13:46:00Z">
                          <w:r>
                            <w:rPr>
                              <w:sz w:val="16"/>
                              <w:lang w:eastAsia="zh-TW"/>
                            </w:rPr>
                            <w:t xml:space="preserve">. </w:t>
                          </w:r>
                        </w:ins>
                        <w:ins w:id="878" w:author="Sean Yun-Shiuan Chuang" w:date="2020-03-11T12:55:00Z">
                          <w:r w:rsidR="00090FD2">
                            <w:rPr>
                              <w:sz w:val="16"/>
                              <w:lang w:eastAsia="zh-TW"/>
                            </w:rPr>
                            <w:t>Once the participant reaches one of the targets, t</w:t>
                          </w:r>
                        </w:ins>
                        <w:ins w:id="879" w:author="Sean Yun-Shiuan Chuang" w:date="2020-03-11T12:54:00Z">
                          <w:r w:rsidR="00090FD2">
                            <w:rPr>
                              <w:sz w:val="16"/>
                              <w:lang w:eastAsia="zh-TW"/>
                            </w:rPr>
                            <w:t>he final score</w:t>
                          </w:r>
                        </w:ins>
                        <w:ins w:id="880" w:author="Sean Yun-Shiuan Chuang" w:date="2020-03-11T12:55:00Z">
                          <w:r w:rsidR="00806F53">
                            <w:rPr>
                              <w:sz w:val="16"/>
                              <w:lang w:eastAsia="zh-TW"/>
                            </w:rPr>
                            <w:t xml:space="preserve"> is derived </w:t>
                          </w:r>
                        </w:ins>
                        <w:ins w:id="881" w:author="Sean Yun-Shiuan Chuang" w:date="2020-03-11T12:56:00Z">
                          <w:r w:rsidR="00806F53">
                            <w:rPr>
                              <w:sz w:val="16"/>
                              <w:lang w:eastAsia="zh-TW"/>
                            </w:rPr>
                            <w:t>via</w:t>
                          </w:r>
                        </w:ins>
                        <w:ins w:id="882" w:author="Sean Yun-Shiuan Chuang" w:date="2020-03-11T12:54:00Z">
                          <w:r w:rsidR="00090FD2">
                            <w:rPr>
                              <w:sz w:val="16"/>
                              <w:lang w:eastAsia="zh-TW"/>
                            </w:rPr>
                            <w:t xml:space="preserve"> </w:t>
                          </w:r>
                        </w:ins>
                        <w:ins w:id="883" w:author="Sean Yun-Shiuan Chuang" w:date="2020-03-11T12:56:00Z">
                          <w:r w:rsidR="00806F53">
                            <w:rPr>
                              <w:sz w:val="16"/>
                              <w:lang w:eastAsia="zh-TW"/>
                            </w:rPr>
                            <w:t xml:space="preserve">subtracting </w:t>
                          </w:r>
                        </w:ins>
                        <m:oMath>
                          <m:sSub>
                            <m:sSubPr>
                              <m:ctrlPr>
                                <w:ins w:id="884" w:author="Sean Yun-Shiuan Chuang" w:date="2020-03-11T12:54:00Z">
                                  <w:rPr>
                                    <w:rFonts w:ascii="Cambria Math" w:hAnsi="Cambria Math"/>
                                    <w:bCs/>
                                    <w:i/>
                                    <w:sz w:val="16"/>
                                    <w:szCs w:val="16"/>
                                  </w:rPr>
                                </w:ins>
                              </m:ctrlPr>
                            </m:sSubPr>
                            <m:e>
                              <m:r>
                                <w:ins w:id="885" w:author="Sean Yun-Shiuan Chuang" w:date="2020-03-11T12:54:00Z">
                                  <w:rPr>
                                    <w:rFonts w:ascii="Cambria Math" w:hAnsi="Cambria Math"/>
                                    <w:sz w:val="16"/>
                                    <w:szCs w:val="16"/>
                                  </w:rPr>
                                  <m:t>u</m:t>
                                </w:ins>
                              </m:r>
                            </m:e>
                            <m:sub>
                              <m:r>
                                <w:ins w:id="886" w:author="Sean Yun-Shiuan Chuang" w:date="2020-03-11T12:54:00Z">
                                  <w:rPr>
                                    <w:rFonts w:ascii="Cambria Math" w:hAnsi="Cambria Math"/>
                                    <w:sz w:val="16"/>
                                    <w:szCs w:val="16"/>
                                  </w:rPr>
                                  <m:t>s</m:t>
                                </w:ins>
                              </m:r>
                            </m:sub>
                          </m:sSub>
                        </m:oMath>
                        <w:ins w:id="887" w:author="Sean Yun-Shiuan Chuang" w:date="2020-03-11T12:54:00Z">
                          <w:r w:rsidR="00090FD2" w:rsidRPr="000B6A55">
                            <w:rPr>
                              <w:sz w:val="16"/>
                              <w:szCs w:val="16"/>
                              <w:lang w:eastAsia="zh-TW"/>
                            </w:rPr>
                            <w:t>,</w:t>
                          </w:r>
                          <w:r w:rsidR="00090FD2">
                            <w:rPr>
                              <w:sz w:val="16"/>
                              <w:lang w:eastAsia="zh-TW"/>
                            </w:rPr>
                            <w:t xml:space="preserve"> </w:t>
                          </w:r>
                        </w:ins>
                        <w:del w:id="888"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889" w:author="Unknown" w:date="2020-03-10T01:12:00Z">
                                  <w:del w:id="890" w:author="Hsin-Yi Hung" w:date="2020-03-10T13:23:00Z">
                                    <w:rPr>
                                      <w:rFonts w:ascii="Cambria Math" w:hAnsi="Cambria Math"/>
                                      <w:sz w:val="16"/>
                                    </w:rPr>
                                  </w:del>
                                </w:ins>
                              </m:ctrlPr>
                            </m:sSubPr>
                            <m:e>
                              <m:r>
                                <w:ins w:id="891" w:author="Unknown" w:date="2020-03-10T01:12:00Z">
                                  <w:del w:id="892" w:author="Hsin-Yi Hung" w:date="2020-03-10T13:23:00Z">
                                    <w:rPr>
                                      <w:rFonts w:ascii="Cambria Math" w:hAnsi="Cambria Math"/>
                                      <w:sz w:val="16"/>
                                    </w:rPr>
                                    <m:t>a</m:t>
                                  </w:del>
                                </w:ins>
                              </m:r>
                            </m:e>
                            <m:sub>
                              <m:r>
                                <w:ins w:id="893" w:author="Unknown" w:date="2020-03-10T01:12:00Z">
                                  <w:del w:id="894" w:author="Hsin-Yi Hung" w:date="2020-03-10T13:23:00Z">
                                    <w:rPr>
                                      <w:rFonts w:ascii="Cambria Math" w:hAnsi="Cambria Math"/>
                                      <w:sz w:val="16"/>
                                    </w:rPr>
                                    <m:t>i</m:t>
                                  </w:del>
                                </w:ins>
                              </m:r>
                            </m:sub>
                          </m:sSub>
                        </m:oMath>
                        <w:del w:id="895" w:author="Hsin-Yi Hung" w:date="2020-03-10T13:23:00Z">
                          <w:r w:rsidRPr="001D065E" w:rsidDel="00A703A8">
                            <w:rPr>
                              <w:sz w:val="16"/>
                              <w:rPrChange w:id="896"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897" w:author="Unknown" w:date="2020-03-10T01:12:00Z">
                          <w:del w:id="898" w:author="Hsin-Yi Hung" w:date="2020-03-10T13:23:00Z">
                            <w:r w:rsidRPr="001D065E" w:rsidDel="00A703A8">
                              <w:rPr>
                                <w:sz w:val="16"/>
                                <w:rPrChange w:id="899" w:author="Hsin-Yi Hung" w:date="2020-03-10T13:32:00Z">
                                  <w:rPr>
                                    <w:i/>
                                    <w:sz w:val="16"/>
                                  </w:rPr>
                                </w:rPrChange>
                              </w:rPr>
                              <w:delText>G</w:delText>
                            </w:r>
                          </w:del>
                        </w:ins>
                        <w:del w:id="900" w:author="Hsin-Yi Hung" w:date="2020-03-10T13:23:00Z">
                          <w:r w:rsidRPr="001D065E" w:rsidDel="00A703A8">
                            <w:rPr>
                              <w:sz w:val="16"/>
                              <w:rPrChange w:id="901"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902" w:author="Unknown" w:date="2020-03-10T01:13:00Z">
                          <w:del w:id="903" w:author="Hsin-Yi Hung" w:date="2020-03-10T13:23:00Z">
                            <w:r w:rsidDel="00A703A8">
                              <w:rPr>
                                <w:sz w:val="16"/>
                              </w:rPr>
                              <w:delText>one of</w:delText>
                            </w:r>
                          </w:del>
                        </w:ins>
                        <w:del w:id="904"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905" w:author="Unknown" w:date="2020-03-10T01:18:00Z">
                          <w:del w:id="906" w:author="Hsin-Yi Hung" w:date="2020-03-10T13:23:00Z">
                            <w:r w:rsidDel="00A703A8">
                              <w:rPr>
                                <w:sz w:val="16"/>
                              </w:rPr>
                              <w:delText xml:space="preserve"> with the </w:delText>
                            </w:r>
                          </w:del>
                          <w:del w:id="907" w:author="Hsin-Yi Hung" w:date="2020-03-10T13:30:00Z">
                            <w:r w:rsidDel="001D065E">
                              <w:rPr>
                                <w:sz w:val="16"/>
                              </w:rPr>
                              <w:delText>approached targets</w:delText>
                            </w:r>
                          </w:del>
                        </w:ins>
                        <w:del w:id="908" w:author="Hsin-Yi Hung" w:date="2020-03-10T13:30:00Z">
                          <w:r w:rsidDel="001D065E">
                            <w:rPr>
                              <w:sz w:val="16"/>
                            </w:rPr>
                            <w:delText xml:space="preserve"> </w:delText>
                          </w:r>
                        </w:del>
                        <w:ins w:id="909" w:author="Unknown" w:date="2020-03-10T01:18:00Z">
                          <w:del w:id="910"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911"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912" w:author="Hsin-Yi Hung" w:date="2020-03-10T13:30:00Z">
                          <w:r w:rsidDel="001D065E">
                            <w:rPr>
                              <w:sz w:val="16"/>
                            </w:rPr>
                            <w:delText xml:space="preserve">were fed to ToMnet+ as learning </w:delText>
                          </w:r>
                        </w:del>
                        <w:ins w:id="913" w:author="Unknown" w:date="2020-03-10T01:18:00Z">
                          <w:del w:id="914" w:author="Hsin-Yi Hung" w:date="2020-03-10T13:30:00Z">
                            <w:r w:rsidDel="001D065E">
                              <w:rPr>
                                <w:sz w:val="16"/>
                              </w:rPr>
                              <w:delText xml:space="preserve">training </w:delText>
                            </w:r>
                          </w:del>
                        </w:ins>
                        <w:del w:id="915" w:author="Hsin-Yi Hung" w:date="2020-03-10T13:30:00Z">
                          <w:r w:rsidDel="001D065E">
                            <w:rPr>
                              <w:sz w:val="16"/>
                            </w:rPr>
                            <w:delText xml:space="preserve">data. On the right, example new test </w:delText>
                          </w:r>
                        </w:del>
                        <w:ins w:id="916" w:author="Unknown" w:date="2020-03-10T01:14:00Z">
                          <w:del w:id="917" w:author="Hsin-Yi Hung" w:date="2020-03-10T13:30:00Z">
                            <w:r w:rsidDel="001D065E">
                              <w:rPr>
                                <w:sz w:val="16"/>
                              </w:rPr>
                              <w:delText xml:space="preserve">query state </w:delText>
                            </w:r>
                          </w:del>
                        </w:ins>
                        <m:oMath>
                          <m:r>
                            <w:ins w:id="918" w:author="Unknown" w:date="2020-03-10T01:15:00Z">
                              <w:del w:id="919" w:author="Hsin-Yi Hung" w:date="2020-03-10T13:30:00Z">
                                <m:rPr>
                                  <m:sty m:val="p"/>
                                </m:rPr>
                                <w:rPr>
                                  <w:rFonts w:ascii="Cambria Math" w:hAnsi="Cambria Math"/>
                                  <w:sz w:val="16"/>
                                </w:rPr>
                                <m:t xml:space="preserve"> </m:t>
                              </w:del>
                            </w:ins>
                          </m:r>
                          <m:sSub>
                            <m:sSubPr>
                              <m:ctrlPr>
                                <w:ins w:id="920" w:author="Unknown" w:date="2020-03-10T01:15:00Z">
                                  <w:del w:id="921" w:author="Hsin-Yi Hung" w:date="2020-03-10T13:30:00Z">
                                    <w:rPr>
                                      <w:rFonts w:ascii="Cambria Math" w:hAnsi="Cambria Math"/>
                                      <w:sz w:val="16"/>
                                    </w:rPr>
                                  </w:del>
                                </w:ins>
                              </m:ctrlPr>
                            </m:sSubPr>
                            <m:e>
                              <m:r>
                                <w:ins w:id="922" w:author="Unknown" w:date="2020-03-10T01:15:00Z">
                                  <w:del w:id="923" w:author="Hsin-Yi Hung" w:date="2020-03-10T13:30:00Z">
                                    <m:rPr>
                                      <m:nor/>
                                    </m:rPr>
                                    <w:rPr>
                                      <w:sz w:val="16"/>
                                      <w:rPrChange w:id="924" w:author="Hsin-Yi Hung" w:date="2020-03-10T13:32:00Z">
                                        <w:rPr>
                                          <w:i/>
                                          <w:sz w:val="16"/>
                                        </w:rPr>
                                      </w:rPrChange>
                                    </w:rPr>
                                    <m:t>q</m:t>
                                  </w:del>
                                </w:ins>
                              </m:r>
                            </m:e>
                            <m:sub>
                              <m:r>
                                <w:ins w:id="925" w:author="Unknown" w:date="2020-03-10T01:15:00Z">
                                  <w:del w:id="926" w:author="Hsin-Yi Hung" w:date="2020-03-10T13:30:00Z">
                                    <w:rPr>
                                      <w:rFonts w:ascii="Cambria Math" w:hAnsi="Cambria Math"/>
                                      <w:sz w:val="16"/>
                                    </w:rPr>
                                    <m:t>k</m:t>
                                  </w:del>
                                </w:ins>
                              </m:r>
                              <m:r>
                                <w:ins w:id="927" w:author="Unknown" w:date="2020-03-10T01:15:00Z">
                                  <w:del w:id="928" w:author="Hsin-Yi Hung" w:date="2020-03-10T13:30:00Z">
                                    <m:rPr>
                                      <m:sty m:val="p"/>
                                    </m:rPr>
                                    <w:rPr>
                                      <w:rFonts w:ascii="Cambria Math" w:hAnsi="Cambria Math" w:hint="eastAsia"/>
                                      <w:sz w:val="16"/>
                                    </w:rPr>
                                    <m:t>'</m:t>
                                  </w:del>
                                </w:ins>
                              </m:r>
                            </m:sub>
                          </m:sSub>
                        </m:oMath>
                        <w:ins w:id="929" w:author="Unknown" w:date="2020-03-10T01:15:00Z">
                          <w:del w:id="930" w:author="Hsin-Yi Hung" w:date="2020-03-10T13:30:00Z">
                            <w:r w:rsidRPr="001D065E" w:rsidDel="001D065E">
                              <w:rPr>
                                <w:sz w:val="16"/>
                              </w:rPr>
                              <w:delText xml:space="preserve"> </w:delText>
                            </w:r>
                          </w:del>
                        </w:ins>
                        <w:del w:id="931" w:author="Hsin-Yi Hung" w:date="2020-03-10T13:30:00Z">
                          <w:r w:rsidDel="001D065E">
                            <w:rPr>
                              <w:sz w:val="16"/>
                            </w:rPr>
                            <w:delText xml:space="preserve">grid worlds </w:delText>
                          </w:r>
                        </w:del>
                        <w:ins w:id="932" w:author="Unknown" w:date="2020-03-10T01:15:00Z">
                          <w:del w:id="933" w:author="Hsin-Yi Hung" w:date="2020-03-10T13:30:00Z">
                            <w:r w:rsidDel="001D065E">
                              <w:rPr>
                                <w:sz w:val="16"/>
                              </w:rPr>
                              <w:delText>is</w:delText>
                            </w:r>
                          </w:del>
                        </w:ins>
                        <w:del w:id="934" w:author="Hsin-Yi Hung" w:date="2020-03-10T13:30:00Z">
                          <w:r w:rsidDel="001D065E">
                            <w:rPr>
                              <w:sz w:val="16"/>
                            </w:rPr>
                            <w:delText xml:space="preserve">are presented (top; different combinations of </w:delText>
                          </w:r>
                          <w:r w:rsidRPr="001D065E" w:rsidDel="001D065E">
                            <w:rPr>
                              <w:sz w:val="16"/>
                              <w:rPrChange w:id="935" w:author="Hsin-Yi Hung" w:date="2020-03-10T13:32:00Z">
                                <w:rPr>
                                  <w:i/>
                                  <w:sz w:val="16"/>
                                </w:rPr>
                              </w:rPrChange>
                            </w:rPr>
                            <w:delText>S</w:delText>
                          </w:r>
                          <w:r w:rsidDel="001D065E">
                            <w:rPr>
                              <w:sz w:val="16"/>
                            </w:rPr>
                            <w:delText xml:space="preserve"> are drawn during testing) for which ToMnet+ predicts the trajectory agents take</w:delText>
                          </w:r>
                        </w:del>
                        <w:ins w:id="936" w:author="Unknown" w:date="2020-03-10T01:15:00Z">
                          <w:del w:id="937" w:author="Hsin-Yi Hung" w:date="2020-03-10T13:30:00Z">
                            <w:r w:rsidDel="001D065E">
                              <w:rPr>
                                <w:sz w:val="16"/>
                              </w:rPr>
                              <w:delText>target the agent will approach</w:delText>
                            </w:r>
                          </w:del>
                        </w:ins>
                        <w:ins w:id="938" w:author="Unknown" w:date="2020-03-10T01:16:00Z">
                          <w:del w:id="939"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940" w:author="Hsin-Yi Hung" w:date="2020-03-10T13:30:00Z">
                          <w:r w:rsidDel="001D065E">
                            <w:rPr>
                              <w:sz w:val="16"/>
                            </w:rPr>
                            <w:delText xml:space="preserve"> (bottom; blue arrows</w:delText>
                          </w:r>
                        </w:del>
                        <w:ins w:id="941" w:author="Unknown" w:date="2020-03-10T01:17:00Z">
                          <w:del w:id="942" w:author="Hsin-Yi Hung" w:date="2020-03-10T13:30:00Z">
                            <w:r w:rsidDel="001D065E">
                              <w:rPr>
                                <w:sz w:val="16"/>
                              </w:rPr>
                              <w:delText>circle</w:delText>
                            </w:r>
                          </w:del>
                        </w:ins>
                        <w:ins w:id="943" w:author="Sean Yun-Shiuan Chuang" w:date="2020-03-11T12:56:00Z">
                          <w:r w:rsidR="00806F53">
                            <w:rPr>
                              <w:sz w:val="16"/>
                            </w:rPr>
                            <w:t>by the number of steps taken.</w:t>
                          </w:r>
                        </w:ins>
                        <w:del w:id="944" w:author="Hsin-Yi Hung" w:date="2020-03-10T13:30:00Z">
                          <w:r w:rsidDel="001D065E">
                            <w:rPr>
                              <w:sz w:val="16"/>
                            </w:rPr>
                            <w:delText>).</w:delText>
                          </w:r>
                        </w:del>
                      </w:p>
                    </w:txbxContent>
                  </v:textbox>
                  <w10:anchorlock/>
                </v:shape>
              </w:pict>
            </mc:Fallback>
          </mc:AlternateContent>
        </w:r>
      </w:ins>
    </w:p>
    <w:p w14:paraId="0159AB92" w14:textId="5DE4D78D" w:rsidR="00B76942" w:rsidRDefault="00B76942" w:rsidP="00A701AA">
      <w:pPr>
        <w:pStyle w:val="a"/>
        <w:tabs>
          <w:tab w:val="clear" w:pos="800"/>
          <w:tab w:val="left" w:pos="180"/>
        </w:tabs>
        <w:wordWrap/>
        <w:spacing w:line="240" w:lineRule="auto"/>
        <w:contextualSpacing/>
        <w:outlineLvl w:val="0"/>
        <w:rPr>
          <w:ins w:id="945" w:author="Unknown" w:date="2020-03-09T22:38:00Z"/>
          <w:rFonts w:ascii="Times New Roman"/>
          <w:bCs/>
        </w:rPr>
      </w:pPr>
    </w:p>
    <w:p w14:paraId="6BC67CE8" w14:textId="77777777" w:rsidR="00A701AA" w:rsidRDefault="00A701AA" w:rsidP="00A701AA">
      <w:pPr>
        <w:pStyle w:val="Heading2"/>
        <w:keepLines/>
        <w:numPr>
          <w:ilvl w:val="1"/>
          <w:numId w:val="0"/>
        </w:numPr>
        <w:tabs>
          <w:tab w:val="num" w:pos="360"/>
        </w:tabs>
        <w:autoSpaceDE/>
        <w:autoSpaceDN/>
        <w:ind w:left="288" w:hanging="288"/>
        <w:contextualSpacing/>
      </w:pPr>
      <w:r>
        <w:t>B.</w:t>
      </w:r>
      <w:r>
        <w:tab/>
        <w:t xml:space="preserve">Social Support Questionnaire </w:t>
      </w:r>
    </w:p>
    <w:p w14:paraId="38B2D222" w14:textId="585DDAF0" w:rsidR="00A701AA" w:rsidRPr="00232093" w:rsidRDefault="00A701AA">
      <w:pPr>
        <w:autoSpaceDE/>
        <w:autoSpaceDN/>
        <w:ind w:firstLine="202"/>
        <w:jc w:val="both"/>
        <w:rPr>
          <w:rStyle w:val="Emphasis"/>
          <w:i w:val="0"/>
          <w:iCs w:val="0"/>
        </w:rPr>
        <w:pPrChange w:id="946" w:author="Hsin-Yi Hung" w:date="2020-03-10T16:08:00Z">
          <w:pPr>
            <w:pStyle w:val="BodyText"/>
            <w:ind w:firstLine="289"/>
            <w:contextualSpacing/>
          </w:pPr>
        </w:pPrChange>
      </w:pPr>
      <w:commentRangeStart w:id="947"/>
      <w:r>
        <w:rPr>
          <w:rStyle w:val="Emphasis"/>
          <w:i w:val="0"/>
        </w:rPr>
        <w:t xml:space="preserve">The </w:t>
      </w:r>
      <w:commentRangeStart w:id="948"/>
      <w:ins w:id="949" w:author="Unknown" w:date="2020-03-09T23:24:00Z">
        <w:r>
          <w:rPr>
            <w:rStyle w:val="Emphasis"/>
            <w:i w:val="0"/>
          </w:rPr>
          <w:t xml:space="preserve">adapted </w:t>
        </w:r>
      </w:ins>
      <w:r>
        <w:rPr>
          <w:rStyle w:val="Emphasis"/>
          <w:i w:val="0"/>
        </w:rPr>
        <w:t xml:space="preserve">SSQ </w:t>
      </w:r>
      <w:commentRangeEnd w:id="948"/>
      <w:r w:rsidR="001062CD">
        <w:rPr>
          <w:rStyle w:val="CommentReference"/>
        </w:rPr>
        <w:commentReference w:id="948"/>
      </w:r>
      <w:ins w:id="950" w:author="Unknown" w:date="2020-03-09T23:24:00Z">
        <w:r>
          <w:rPr>
            <w:rStyle w:val="Emphasis"/>
            <w:i w:val="0"/>
          </w:rPr>
          <w:t xml:space="preserve">is modified from SSQ [7]. </w:t>
        </w:r>
      </w:ins>
      <w:ins w:id="951" w:author="Sean Yun-Shiuan Chuang" w:date="2020-03-11T13:00:00Z">
        <w:r w:rsidR="00073137">
          <w:rPr>
            <w:rStyle w:val="Emphasis"/>
            <w:i w:val="0"/>
          </w:rPr>
          <w:t>First, the participants were</w:t>
        </w:r>
      </w:ins>
      <w:ins w:id="952" w:author="Hsin-Yi Hung" w:date="2020-03-10T14:51:00Z">
        <w:del w:id="953" w:author="Sean Yun-Shiuan Chuang" w:date="2020-03-11T13:00:00Z">
          <w:r w:rsidR="001F7AB3" w:rsidDel="00073137">
            <w:rPr>
              <w:rStyle w:val="Emphasis"/>
              <w:rFonts w:hint="eastAsia"/>
              <w:i w:val="0"/>
              <w:lang w:eastAsia="zh-TW"/>
            </w:rPr>
            <w:delText>We firs</w:delText>
          </w:r>
          <w:r w:rsidR="001F7AB3" w:rsidDel="00073137">
            <w:rPr>
              <w:rStyle w:val="Emphasis"/>
              <w:i w:val="0"/>
            </w:rPr>
            <w:delText>t</w:delText>
          </w:r>
        </w:del>
        <w:r w:rsidR="001F7AB3">
          <w:rPr>
            <w:rStyle w:val="Emphasis"/>
            <w:i w:val="0"/>
          </w:rPr>
          <w:t xml:space="preserve"> asked </w:t>
        </w:r>
        <w:del w:id="954" w:author="Sean Yun-Shiuan Chuang" w:date="2020-03-11T13:00:00Z">
          <w:r w:rsidR="001F7AB3" w:rsidDel="00073137">
            <w:rPr>
              <w:rStyle w:val="Emphasis"/>
              <w:i w:val="0"/>
            </w:rPr>
            <w:delText xml:space="preserve">the subjects </w:delText>
          </w:r>
        </w:del>
        <w:r w:rsidR="001F7AB3">
          <w:rPr>
            <w:rStyle w:val="Emphasis"/>
            <w:i w:val="0"/>
          </w:rPr>
          <w:t xml:space="preserve">to list four </w:t>
        </w:r>
      </w:ins>
      <w:ins w:id="955" w:author="Hsin-Yi Hung" w:date="2020-03-10T14:52:00Z">
        <w:del w:id="956" w:author="Sean Yun-Shiuan Chuang" w:date="2020-03-11T12:59:00Z">
          <w:r w:rsidR="001F7AB3" w:rsidDel="00073137">
            <w:rPr>
              <w:rStyle w:val="Emphasis"/>
              <w:i w:val="0"/>
            </w:rPr>
            <w:delText>buddies</w:delText>
          </w:r>
        </w:del>
      </w:ins>
      <w:ins w:id="957" w:author="Sean Yun-Shiuan Chuang" w:date="2020-03-11T13:03:00Z">
        <w:r w:rsidR="00550A1F">
          <w:rPr>
            <w:rStyle w:val="Emphasis"/>
            <w:i w:val="0"/>
          </w:rPr>
          <w:t>close friends/family members</w:t>
        </w:r>
      </w:ins>
      <w:ins w:id="958" w:author="Hsin-Yi Hung" w:date="2020-03-10T14:51:00Z">
        <w:r w:rsidR="001F7AB3">
          <w:rPr>
            <w:rStyle w:val="Emphasis"/>
            <w:i w:val="0"/>
          </w:rPr>
          <w:t xml:space="preserve"> </w:t>
        </w:r>
      </w:ins>
      <w:ins w:id="959" w:author="Hsin-Yi Hung" w:date="2020-03-10T14:52:00Z">
        <w:r w:rsidR="001F7AB3">
          <w:rPr>
            <w:rStyle w:val="Emphasis"/>
            <w:i w:val="0"/>
          </w:rPr>
          <w:t xml:space="preserve">who can provide </w:t>
        </w:r>
      </w:ins>
      <w:ins w:id="960" w:author="Sean Yun-Shiuan Chuang" w:date="2020-03-11T12:59:00Z">
        <w:r w:rsidR="00073137">
          <w:rPr>
            <w:rStyle w:val="Emphasis"/>
            <w:i w:val="0"/>
          </w:rPr>
          <w:t xml:space="preserve">the </w:t>
        </w:r>
      </w:ins>
      <w:ins w:id="961" w:author="Hsin-Yi Hung" w:date="2020-03-10T14:52:00Z">
        <w:r w:rsidR="001F7AB3">
          <w:rPr>
            <w:rStyle w:val="Emphasis"/>
            <w:i w:val="0"/>
          </w:rPr>
          <w:t xml:space="preserve">most social support. </w:t>
        </w:r>
      </w:ins>
      <w:ins w:id="962" w:author="Unknown" w:date="2020-03-09T23:24:00Z">
        <w:del w:id="963" w:author="Hsin-Yi Hung" w:date="2020-03-10T15:06:00Z">
          <w:r w:rsidDel="006B69F5">
            <w:rPr>
              <w:rStyle w:val="Emphasis"/>
              <w:i w:val="0"/>
            </w:rPr>
            <w:delText>It</w:delText>
          </w:r>
        </w:del>
      </w:ins>
      <w:ins w:id="964" w:author="Hsin-Yi Hung" w:date="2020-03-10T15:06:00Z">
        <w:r w:rsidR="006B69F5">
          <w:rPr>
            <w:rStyle w:val="Emphasis"/>
            <w:i w:val="0"/>
          </w:rPr>
          <w:t xml:space="preserve">The </w:t>
        </w:r>
      </w:ins>
      <w:ins w:id="965" w:author="Sean Yun-Shiuan Chuang" w:date="2020-03-11T12:59:00Z">
        <w:r w:rsidR="00073137">
          <w:rPr>
            <w:rStyle w:val="Emphasis"/>
            <w:i w:val="0"/>
          </w:rPr>
          <w:t xml:space="preserve">participant then completed the </w:t>
        </w:r>
      </w:ins>
      <w:ins w:id="966" w:author="Hsin-Yi Hung" w:date="2020-03-10T15:06:00Z">
        <w:r w:rsidR="006B69F5">
          <w:rPr>
            <w:rStyle w:val="Emphasis"/>
            <w:i w:val="0"/>
          </w:rPr>
          <w:t>adapted SSQ</w:t>
        </w:r>
      </w:ins>
      <w:ins w:id="967" w:author="Sean Yun-Shiuan Chuang" w:date="2020-03-11T13:03:00Z">
        <w:r w:rsidR="00550A1F">
          <w:rPr>
            <w:rStyle w:val="Emphasis"/>
            <w:i w:val="0"/>
          </w:rPr>
          <w:t>.</w:t>
        </w:r>
      </w:ins>
      <w:ins w:id="968" w:author="Hsin-Yi Hung" w:date="2020-03-10T15:06:00Z">
        <w:r w:rsidR="006B69F5">
          <w:rPr>
            <w:rStyle w:val="Emphasis"/>
            <w:i w:val="0"/>
          </w:rPr>
          <w:t xml:space="preserve"> </w:t>
        </w:r>
      </w:ins>
      <w:ins w:id="969" w:author="Sean Yun-Shiuan Chuang" w:date="2020-03-11T13:03:00Z">
        <w:r w:rsidR="00550A1F">
          <w:rPr>
            <w:rStyle w:val="Emphasis"/>
            <w:i w:val="0"/>
          </w:rPr>
          <w:t>The adapted SS</w:t>
        </w:r>
      </w:ins>
      <w:ins w:id="970" w:author="Sean Yun-Shiuan Chuang" w:date="2020-03-11T13:04:00Z">
        <w:r w:rsidR="00550A1F">
          <w:rPr>
            <w:rStyle w:val="Emphasis"/>
            <w:i w:val="0"/>
          </w:rPr>
          <w:t xml:space="preserve">Q </w:t>
        </w:r>
      </w:ins>
      <w:ins w:id="971" w:author="Unknown" w:date="2020-03-09T23:24:00Z">
        <w:del w:id="972" w:author="Hsin-Yi Hung" w:date="2020-03-10T15:06:00Z">
          <w:r w:rsidDel="006B69F5">
            <w:rPr>
              <w:rStyle w:val="Emphasis"/>
              <w:i w:val="0"/>
            </w:rPr>
            <w:delText xml:space="preserve"> </w:delText>
          </w:r>
        </w:del>
      </w:ins>
      <w:r>
        <w:rPr>
          <w:rStyle w:val="Emphasis"/>
          <w:i w:val="0"/>
        </w:rPr>
        <w:t xml:space="preserve">consists of </w:t>
      </w:r>
      <w:ins w:id="973" w:author="Hsin-Yi Hung" w:date="2020-03-10T15:06:00Z">
        <w:r w:rsidR="006B69F5">
          <w:rPr>
            <w:rStyle w:val="Emphasis"/>
            <w:i w:val="0"/>
          </w:rPr>
          <w:t>7</w:t>
        </w:r>
      </w:ins>
      <w:ins w:id="974" w:author="Unknown" w:date="2020-03-09T23:24:00Z">
        <w:del w:id="975" w:author="Hsin-Yi Hung" w:date="2020-03-10T15:06:00Z">
          <w:r w:rsidDel="006B69F5">
            <w:rPr>
              <w:rStyle w:val="Emphasis"/>
              <w:i w:val="0"/>
            </w:rPr>
            <w:delText>x</w:delText>
          </w:r>
        </w:del>
      </w:ins>
      <w:del w:id="976" w:author="Unknown">
        <w:r w:rsidDel="00994DCE">
          <w:rPr>
            <w:rStyle w:val="Emphasis"/>
            <w:i w:val="0"/>
          </w:rPr>
          <w:delText>27</w:delText>
        </w:r>
      </w:del>
      <w:r>
        <w:rPr>
          <w:rStyle w:val="Emphasis"/>
          <w:i w:val="0"/>
        </w:rPr>
        <w:t xml:space="preserve"> item</w:t>
      </w:r>
      <w:ins w:id="977" w:author="Unknown" w:date="2020-03-09T23:24:00Z">
        <w:r>
          <w:rPr>
            <w:rStyle w:val="Emphasis"/>
            <w:i w:val="0"/>
          </w:rPr>
          <w:t>s</w:t>
        </w:r>
      </w:ins>
      <w:ins w:id="978" w:author="Sean Yun-Shiuan Chuang" w:date="2020-03-11T13:04:00Z">
        <w:r w:rsidR="00550A1F">
          <w:rPr>
            <w:rStyle w:val="Emphasis"/>
            <w:i w:val="0"/>
          </w:rPr>
          <w:t>, each</w:t>
        </w:r>
      </w:ins>
      <w:ins w:id="979" w:author="Hsin-Yi Hung" w:date="2020-03-10T15:06:00Z">
        <w:del w:id="980" w:author="Sean Yun-Shiuan Chuang" w:date="2020-03-11T13:04:00Z">
          <w:r w:rsidR="006B69F5" w:rsidDel="00550A1F">
            <w:rPr>
              <w:rStyle w:val="Emphasis"/>
              <w:i w:val="0"/>
            </w:rPr>
            <w:delText xml:space="preserve"> </w:delText>
          </w:r>
        </w:del>
      </w:ins>
      <w:ins w:id="981" w:author="Hsin-Yi Hung" w:date="2020-03-10T15:23:00Z">
        <w:del w:id="982" w:author="Sean Yun-Shiuan Chuang" w:date="2020-03-11T13:04:00Z">
          <w:r w:rsidR="00232093" w:rsidDel="00550A1F">
            <w:rPr>
              <w:rStyle w:val="Emphasis"/>
              <w:i w:val="0"/>
            </w:rPr>
            <w:delText>on</w:delText>
          </w:r>
        </w:del>
        <w:r w:rsidR="00232093">
          <w:rPr>
            <w:rStyle w:val="Emphasis"/>
            <w:i w:val="0"/>
          </w:rPr>
          <w:t xml:space="preserve"> </w:t>
        </w:r>
      </w:ins>
      <w:ins w:id="983" w:author="Sean Yun-Shiuan Chuang" w:date="2020-03-11T13:10:00Z">
        <w:r w:rsidR="00BE3FD1">
          <w:rPr>
            <w:rStyle w:val="Emphasis"/>
            <w:i w:val="0"/>
          </w:rPr>
          <w:t xml:space="preserve">on </w:t>
        </w:r>
      </w:ins>
      <w:ins w:id="984" w:author="Hsin-Yi Hung" w:date="2020-03-10T15:23:00Z">
        <w:r w:rsidR="00232093">
          <w:rPr>
            <w:rStyle w:val="Emphasis"/>
            <w:i w:val="0"/>
          </w:rPr>
          <w:t xml:space="preserve">a 10-point </w:t>
        </w:r>
      </w:ins>
      <w:ins w:id="985" w:author="Sean Yun-Shiuan Chuang" w:date="2020-03-11T13:10:00Z">
        <w:r w:rsidR="00BE3FD1">
          <w:rPr>
            <w:rStyle w:val="Emphasis"/>
            <w:i w:val="0"/>
          </w:rPr>
          <w:t xml:space="preserve">Likert </w:t>
        </w:r>
      </w:ins>
      <w:ins w:id="986" w:author="Hsin-Yi Hung" w:date="2020-03-10T15:23:00Z">
        <w:r w:rsidR="00232093">
          <w:rPr>
            <w:rStyle w:val="Emphasis"/>
            <w:i w:val="0"/>
          </w:rPr>
          <w:t>scale</w:t>
        </w:r>
        <w:del w:id="987" w:author="Sean Yun-Shiuan Chuang" w:date="2020-03-11T13:04:00Z">
          <w:r w:rsidR="00232093" w:rsidDel="00550A1F">
            <w:rPr>
              <w:rStyle w:val="Emphasis"/>
              <w:i w:val="0"/>
            </w:rPr>
            <w:delText xml:space="preserve"> </w:delText>
          </w:r>
        </w:del>
      </w:ins>
      <w:ins w:id="988" w:author="Hsin-Yi Hung" w:date="2020-03-10T15:06:00Z">
        <w:del w:id="989" w:author="Sean Yun-Shiuan Chuang" w:date="2020-03-11T13:04:00Z">
          <w:r w:rsidR="006B69F5" w:rsidDel="00550A1F">
            <w:rPr>
              <w:rStyle w:val="Emphasis"/>
              <w:i w:val="0"/>
            </w:rPr>
            <w:delText xml:space="preserve">was then shown </w:delText>
          </w:r>
        </w:del>
      </w:ins>
      <w:ins w:id="990" w:author="Hsin-Yi Hung" w:date="2020-03-10T15:07:00Z">
        <w:del w:id="991" w:author="Sean Yun-Shiuan Chuang" w:date="2020-03-11T13:04:00Z">
          <w:r w:rsidR="006B69F5" w:rsidDel="00550A1F">
            <w:rPr>
              <w:rStyle w:val="Emphasis"/>
              <w:i w:val="0"/>
            </w:rPr>
            <w:delText>on the screen</w:delText>
          </w:r>
        </w:del>
      </w:ins>
      <w:del w:id="992" w:author="Unknown">
        <w:r w:rsidDel="00994DCE">
          <w:rPr>
            <w:rStyle w:val="Emphasis"/>
            <w:i w:val="0"/>
          </w:rPr>
          <w:delText xml:space="preserve">s </w:delText>
        </w:r>
        <w:r w:rsidDel="00994DCE">
          <w:rPr>
            <w:rStyle w:val="Emphasis"/>
            <w:i w:val="0"/>
          </w:rPr>
          <w:fldChar w:fldCharType="begin"/>
        </w:r>
        <w:r w:rsidDel="00994DCE">
          <w:rPr>
            <w:rStyle w:val="Emphasis"/>
            <w:i w:val="0"/>
          </w:rPr>
          <w:del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delInstrText>
        </w:r>
        <w:r w:rsidDel="00994DCE">
          <w:rPr>
            <w:rStyle w:val="Emphasis"/>
            <w:i w:val="0"/>
          </w:rPr>
          <w:fldChar w:fldCharType="separate"/>
        </w:r>
        <w:r w:rsidRPr="00667082" w:rsidDel="00994DCE">
          <w:rPr>
            <w:rStyle w:val="Emphasis"/>
            <w:i w:val="0"/>
            <w:noProof/>
          </w:rPr>
          <w:delText>[7]</w:delText>
        </w:r>
        <w:r w:rsidDel="00994DCE">
          <w:rPr>
            <w:rStyle w:val="Emphasis"/>
            <w:i w:val="0"/>
          </w:rPr>
          <w:fldChar w:fldCharType="end"/>
        </w:r>
      </w:del>
      <w:r>
        <w:rPr>
          <w:rStyle w:val="Emphasis"/>
          <w:i w:val="0"/>
        </w:rPr>
        <w:t xml:space="preserve">. </w:t>
      </w:r>
      <w:ins w:id="993" w:author="Hsin-Yi Hung" w:date="2020-03-10T15:09:00Z">
        <w:r w:rsidR="006B69F5">
          <w:rPr>
            <w:rStyle w:val="Emphasis"/>
            <w:i w:val="0"/>
          </w:rPr>
          <w:t>Th</w:t>
        </w:r>
      </w:ins>
      <w:ins w:id="994" w:author="Hsin-Yi Hung" w:date="2020-03-10T15:15:00Z">
        <w:r w:rsidR="006B69F5">
          <w:rPr>
            <w:rStyle w:val="Emphasis"/>
            <w:i w:val="0"/>
          </w:rPr>
          <w:t>e</w:t>
        </w:r>
      </w:ins>
      <w:ins w:id="995" w:author="Hsin-Yi Hung" w:date="2020-03-10T15:09:00Z">
        <w:r w:rsidR="006B69F5">
          <w:rPr>
            <w:rStyle w:val="Emphasis"/>
            <w:i w:val="0"/>
          </w:rPr>
          <w:t xml:space="preserve"> </w:t>
        </w:r>
      </w:ins>
      <w:ins w:id="996" w:author="Sean Yun-Shiuan Chuang" w:date="2020-03-11T13:10:00Z">
        <w:r w:rsidR="00BE3FD1">
          <w:rPr>
            <w:rStyle w:val="Emphasis"/>
            <w:i w:val="0"/>
          </w:rPr>
          <w:t xml:space="preserve">7 </w:t>
        </w:r>
      </w:ins>
      <w:ins w:id="997" w:author="Hsin-Yi Hung" w:date="2020-03-10T15:15:00Z">
        <w:r w:rsidR="006B69F5">
          <w:rPr>
            <w:rStyle w:val="Emphasis"/>
            <w:i w:val="0"/>
          </w:rPr>
          <w:t>items</w:t>
        </w:r>
      </w:ins>
      <w:ins w:id="998" w:author="Hsin-Yi Hung" w:date="2020-03-10T15:10:00Z">
        <w:r w:rsidR="006B69F5">
          <w:rPr>
            <w:rStyle w:val="Emphasis"/>
            <w:i w:val="0"/>
          </w:rPr>
          <w:t xml:space="preserve"> are: </w:t>
        </w:r>
      </w:ins>
      <w:ins w:id="999" w:author="Hsin-Yi Hung" w:date="2020-03-10T15:11:00Z">
        <w:r w:rsidR="006B69F5">
          <w:rPr>
            <w:rStyle w:val="Emphasis"/>
            <w:i w:val="0"/>
          </w:rPr>
          <w:t xml:space="preserve">1) </w:t>
        </w:r>
      </w:ins>
      <w:ins w:id="1000" w:author="Hsin-Yi Hung" w:date="2020-03-10T15:15:00Z">
        <w:r w:rsidR="006B69F5">
          <w:t xml:space="preserve">The person </w:t>
        </w:r>
        <w:r w:rsidR="00232093">
          <w:t>can provide me with social support</w:t>
        </w:r>
      </w:ins>
      <w:ins w:id="1001" w:author="Hsin-Yi Hung" w:date="2020-03-10T15:25:00Z">
        <w:r w:rsidR="00D10E15">
          <w:t>s</w:t>
        </w:r>
      </w:ins>
      <w:ins w:id="1002" w:author="Hsin-Yi Hung" w:date="2020-03-10T15:16:00Z">
        <w:r w:rsidR="00232093">
          <w:t>.</w:t>
        </w:r>
      </w:ins>
      <w:ins w:id="1003" w:author="Hsin-Yi Hung" w:date="2020-03-10T15:11:00Z">
        <w:r w:rsidR="006B69F5" w:rsidRPr="006B69F5">
          <w:t xml:space="preserve"> </w:t>
        </w:r>
      </w:ins>
      <w:ins w:id="1004" w:author="Hsin-Yi Hung" w:date="2020-03-10T15:15:00Z">
        <w:r w:rsidR="00232093">
          <w:t>2</w:t>
        </w:r>
      </w:ins>
      <w:ins w:id="1005" w:author="Hsin-Yi Hung" w:date="2020-03-10T15:11:00Z">
        <w:r w:rsidR="006B69F5">
          <w:t xml:space="preserve">) </w:t>
        </w:r>
      </w:ins>
      <w:ins w:id="1006" w:author="Hsin-Yi Hung" w:date="2020-03-10T15:16:00Z">
        <w:r w:rsidR="00232093">
          <w:t xml:space="preserve">I can turn to the person </w:t>
        </w:r>
        <w:r w:rsidR="00232093" w:rsidRPr="00232093">
          <w:t>for advice about handling problems</w:t>
        </w:r>
        <w:r w:rsidR="00232093">
          <w:t>.</w:t>
        </w:r>
      </w:ins>
      <w:ins w:id="1007" w:author="Hsin-Yi Hung" w:date="2020-03-10T15:11:00Z">
        <w:r w:rsidR="006B69F5" w:rsidRPr="006B69F5">
          <w:t xml:space="preserve"> </w:t>
        </w:r>
      </w:ins>
      <w:ins w:id="1008" w:author="Hsin-Yi Hung" w:date="2020-03-10T15:17:00Z">
        <w:r w:rsidR="00232093">
          <w:t>3</w:t>
        </w:r>
      </w:ins>
      <w:ins w:id="1009" w:author="Hsin-Yi Hung" w:date="2020-03-10T15:11:00Z">
        <w:r w:rsidR="006B69F5">
          <w:t>)</w:t>
        </w:r>
        <w:r w:rsidR="006B69F5" w:rsidRPr="006B69F5">
          <w:t xml:space="preserve"> </w:t>
        </w:r>
      </w:ins>
      <w:ins w:id="1010" w:author="Hsin-Yi Hung" w:date="2020-03-10T15:17:00Z">
        <w:r w:rsidR="00232093">
          <w:t xml:space="preserve">The person </w:t>
        </w:r>
        <w:r w:rsidR="00232093" w:rsidRPr="00232093">
          <w:t>care</w:t>
        </w:r>
      </w:ins>
      <w:ins w:id="1011" w:author="Hsin-Yi Hung" w:date="2020-03-10T15:18:00Z">
        <w:r w:rsidR="00232093">
          <w:t>s</w:t>
        </w:r>
      </w:ins>
      <w:ins w:id="1012" w:author="Hsin-Yi Hung" w:date="2020-03-10T15:17:00Z">
        <w:r w:rsidR="00232093" w:rsidRPr="00232093">
          <w:t xml:space="preserve"> about </w:t>
        </w:r>
        <w:r w:rsidR="00232093">
          <w:t>me</w:t>
        </w:r>
        <w:r w:rsidR="00232093" w:rsidRPr="00232093">
          <w:t>, regardless of what is happening t</w:t>
        </w:r>
        <w:r w:rsidR="00232093">
          <w:t>o me.</w:t>
        </w:r>
      </w:ins>
      <w:ins w:id="1013" w:author="Hsin-Yi Hung" w:date="2020-03-10T15:10:00Z">
        <w:r w:rsidR="006B69F5" w:rsidDel="00994DCE">
          <w:rPr>
            <w:rStyle w:val="Emphasis"/>
            <w:i w:val="0"/>
          </w:rPr>
          <w:t xml:space="preserve"> </w:t>
        </w:r>
      </w:ins>
      <w:ins w:id="1014" w:author="Hsin-Yi Hung" w:date="2020-03-10T15:17:00Z">
        <w:r w:rsidR="00232093">
          <w:rPr>
            <w:rStyle w:val="Emphasis"/>
            <w:i w:val="0"/>
          </w:rPr>
          <w:t xml:space="preserve">4) </w:t>
        </w:r>
      </w:ins>
      <w:ins w:id="1015" w:author="Hsin-Yi Hung" w:date="2020-03-10T15:18:00Z">
        <w:r w:rsidR="00232093">
          <w:rPr>
            <w:rStyle w:val="Emphasis"/>
            <w:i w:val="0"/>
          </w:rPr>
          <w:t xml:space="preserve">I can </w:t>
        </w:r>
        <w:r w:rsidR="00232093" w:rsidRPr="00232093">
          <w:rPr>
            <w:rStyle w:val="Emphasis"/>
            <w:i w:val="0"/>
          </w:rPr>
          <w:t xml:space="preserve">count on </w:t>
        </w:r>
        <w:r w:rsidR="00232093">
          <w:rPr>
            <w:rStyle w:val="Emphasis"/>
            <w:i w:val="0"/>
          </w:rPr>
          <w:t xml:space="preserve">the person </w:t>
        </w:r>
        <w:r w:rsidR="00232093" w:rsidRPr="00232093">
          <w:rPr>
            <w:rStyle w:val="Emphasis"/>
            <w:i w:val="0"/>
          </w:rPr>
          <w:t xml:space="preserve">to help </w:t>
        </w:r>
        <w:r w:rsidR="00232093">
          <w:rPr>
            <w:rStyle w:val="Emphasis"/>
            <w:i w:val="0"/>
          </w:rPr>
          <w:t>me</w:t>
        </w:r>
        <w:r w:rsidR="00232093" w:rsidRPr="00232093">
          <w:rPr>
            <w:rStyle w:val="Emphasis"/>
            <w:i w:val="0"/>
          </w:rPr>
          <w:t xml:space="preserve"> feel better when </w:t>
        </w:r>
        <w:r w:rsidR="00232093">
          <w:rPr>
            <w:rStyle w:val="Emphasis"/>
            <w:i w:val="0"/>
          </w:rPr>
          <w:t>I</w:t>
        </w:r>
        <w:r w:rsidR="00232093" w:rsidRPr="00232093">
          <w:rPr>
            <w:rStyle w:val="Emphasis"/>
            <w:i w:val="0"/>
          </w:rPr>
          <w:t xml:space="preserve"> </w:t>
        </w:r>
        <w:r w:rsidR="00232093">
          <w:rPr>
            <w:rStyle w:val="Emphasis"/>
            <w:i w:val="0"/>
          </w:rPr>
          <w:t>am</w:t>
        </w:r>
        <w:r w:rsidR="00232093" w:rsidRPr="00232093">
          <w:rPr>
            <w:rStyle w:val="Emphasis"/>
            <w:i w:val="0"/>
          </w:rPr>
          <w:t xml:space="preserve"> feeling generally down in the dumps</w:t>
        </w:r>
        <w:r w:rsidR="00232093">
          <w:rPr>
            <w:rStyle w:val="Emphasis"/>
            <w:i w:val="0"/>
          </w:rPr>
          <w:t>. 5)</w:t>
        </w:r>
      </w:ins>
      <w:ins w:id="1016" w:author="Hsin-Yi Hung" w:date="2020-03-10T15:20:00Z">
        <w:r w:rsidR="00232093">
          <w:rPr>
            <w:rStyle w:val="Emphasis"/>
            <w:i w:val="0"/>
          </w:rPr>
          <w:t xml:space="preserve"> I </w:t>
        </w:r>
        <w:r w:rsidR="00232093">
          <w:rPr>
            <w:rStyle w:val="Emphasis"/>
            <w:i w:val="0"/>
          </w:rPr>
          <w:t>can count on the person when I need help.</w:t>
        </w:r>
      </w:ins>
      <w:ins w:id="1017" w:author="Hsin-Yi Hung" w:date="2020-03-10T15:18:00Z">
        <w:r w:rsidR="00232093" w:rsidRPr="00232093" w:rsidDel="00994DCE">
          <w:rPr>
            <w:rStyle w:val="Emphasis"/>
            <w:i w:val="0"/>
          </w:rPr>
          <w:t xml:space="preserve"> </w:t>
        </w:r>
      </w:ins>
      <w:ins w:id="1018" w:author="Hsin-Yi Hung" w:date="2020-03-10T15:21:00Z">
        <w:r w:rsidR="00232093">
          <w:rPr>
            <w:rStyle w:val="Emphasis"/>
            <w:i w:val="0"/>
          </w:rPr>
          <w:t xml:space="preserve">6) </w:t>
        </w:r>
        <w:r w:rsidR="00232093" w:rsidRPr="00232093">
          <w:rPr>
            <w:rStyle w:val="Emphasis"/>
            <w:i w:val="0"/>
          </w:rPr>
          <w:t>I can share my most private worries and fears with</w:t>
        </w:r>
        <w:r w:rsidR="00232093">
          <w:rPr>
            <w:rStyle w:val="Emphasis"/>
            <w:i w:val="0"/>
          </w:rPr>
          <w:t xml:space="preserve"> the person</w:t>
        </w:r>
        <w:r w:rsidR="00232093" w:rsidRPr="00232093">
          <w:rPr>
            <w:rStyle w:val="Emphasis"/>
            <w:i w:val="0"/>
          </w:rPr>
          <w:t>.</w:t>
        </w:r>
      </w:ins>
      <w:ins w:id="1019" w:author="Hsin-Yi Hung" w:date="2020-03-10T15:22:00Z">
        <w:r w:rsidR="00232093">
          <w:rPr>
            <w:rStyle w:val="Emphasis"/>
            <w:i w:val="0"/>
          </w:rPr>
          <w:t xml:space="preserve">7) The person is important in my life. </w:t>
        </w:r>
      </w:ins>
      <w:ins w:id="1020" w:author="Hsin-Yi Hung" w:date="2020-03-10T15:21:00Z">
        <w:r w:rsidR="00232093" w:rsidRPr="00232093">
          <w:rPr>
            <w:rStyle w:val="Emphasis"/>
            <w:i w:val="0"/>
          </w:rPr>
          <w:t xml:space="preserve"> </w:t>
        </w:r>
      </w:ins>
      <w:ins w:id="1021" w:author="Hsin-Yi Hung" w:date="2020-03-10T16:25:00Z">
        <w:r w:rsidR="00E357D5">
          <w:rPr>
            <w:rStyle w:val="Emphasis"/>
            <w:i w:val="0"/>
          </w:rPr>
          <w:t>In order to make the social reward value and the</w:t>
        </w:r>
      </w:ins>
      <w:ins w:id="1022" w:author="Hsin-Yi Hung" w:date="2020-03-10T16:27:00Z">
        <w:r w:rsidR="00E357D5">
          <w:rPr>
            <w:rStyle w:val="Emphasis"/>
            <w:i w:val="0"/>
          </w:rPr>
          <w:t xml:space="preserve"> physical distance </w:t>
        </w:r>
      </w:ins>
      <w:ins w:id="1023" w:author="Hsin-Yi Hung" w:date="2020-03-10T16:28:00Z">
        <w:r w:rsidR="00E357D5">
          <w:rPr>
            <w:rStyle w:val="Emphasis"/>
            <w:i w:val="0"/>
          </w:rPr>
          <w:t>compar</w:t>
        </w:r>
      </w:ins>
      <w:ins w:id="1024" w:author="Hsin-Yi Hung" w:date="2020-03-10T16:30:00Z">
        <w:r w:rsidR="00A61F80">
          <w:rPr>
            <w:rStyle w:val="Emphasis"/>
            <w:i w:val="0"/>
          </w:rPr>
          <w:t>able</w:t>
        </w:r>
      </w:ins>
      <w:ins w:id="1025" w:author="Hsin-Yi Hung" w:date="2020-03-10T16:28:00Z">
        <w:r w:rsidR="00E357D5">
          <w:rPr>
            <w:rStyle w:val="Emphasis"/>
            <w:i w:val="0"/>
          </w:rPr>
          <w:t xml:space="preserve">, </w:t>
        </w:r>
      </w:ins>
      <w:ins w:id="1026" w:author="Hsin-Yi Hung" w:date="2020-03-10T16:30:00Z">
        <w:r w:rsidR="00A61F80">
          <w:rPr>
            <w:rStyle w:val="Emphasis"/>
            <w:i w:val="0"/>
          </w:rPr>
          <w:t>we scaled t</w:t>
        </w:r>
      </w:ins>
      <w:ins w:id="1027" w:author="Hsin-Yi Hung" w:date="2020-03-10T15:23:00Z">
        <w:r w:rsidR="00232093">
          <w:rPr>
            <w:rStyle w:val="Emphasis"/>
            <w:i w:val="0"/>
          </w:rPr>
          <w:t>he averaged value of</w:t>
        </w:r>
      </w:ins>
      <w:ins w:id="1028" w:author="Hsin-Yi Hung" w:date="2020-03-10T15:24:00Z">
        <w:r w:rsidR="00232093">
          <w:rPr>
            <w:rStyle w:val="Emphasis"/>
            <w:i w:val="0"/>
          </w:rPr>
          <w:t xml:space="preserve"> the adapted SSQ </w:t>
        </w:r>
      </w:ins>
      <w:ins w:id="1029" w:author="Hsin-Yi Hung" w:date="2020-03-10T16:31:00Z">
        <w:r w:rsidR="00A61F80">
          <w:rPr>
            <w:rStyle w:val="Emphasis"/>
            <w:i w:val="0"/>
          </w:rPr>
          <w:t xml:space="preserve">by a factor of 23/9, where </w:t>
        </w:r>
      </w:ins>
      <w:ins w:id="1030" w:author="Hsin-Yi Hung" w:date="2020-03-10T16:32:00Z">
        <w:r w:rsidR="00A61F80">
          <w:rPr>
            <w:rStyle w:val="Emphasis"/>
            <w:i w:val="0"/>
          </w:rPr>
          <w:t>23 is the maximal steps to take if there’s no barrier in the maze and 9 is the r</w:t>
        </w:r>
      </w:ins>
      <w:ins w:id="1031" w:author="Hsin-Yi Hung" w:date="2020-03-10T16:33:00Z">
        <w:r w:rsidR="00A61F80">
          <w:rPr>
            <w:rStyle w:val="Emphasis"/>
            <w:i w:val="0"/>
          </w:rPr>
          <w:t xml:space="preserve">ange of the adapted SSQ score. The scaled value </w:t>
        </w:r>
      </w:ins>
      <w:ins w:id="1032" w:author="Sean Yun-Shiuan Chuang" w:date="2020-03-11T13:05:00Z">
        <w:r w:rsidR="00550A1F">
          <w:rPr>
            <w:rStyle w:val="Emphasis"/>
            <w:i w:val="0"/>
          </w:rPr>
          <w:t>(range from 0 to 2</w:t>
        </w:r>
      </w:ins>
      <w:ins w:id="1033" w:author="Sean Yun-Shiuan Chuang" w:date="2020-03-11T13:07:00Z">
        <w:r w:rsidR="00D1385D">
          <w:rPr>
            <w:rStyle w:val="Emphasis"/>
            <w:i w:val="0"/>
          </w:rPr>
          <w:t>3</w:t>
        </w:r>
      </w:ins>
      <w:ins w:id="1034" w:author="Sean Yun-Shiuan Chuang" w:date="2020-03-11T13:05:00Z">
        <w:r w:rsidR="00550A1F">
          <w:rPr>
            <w:rStyle w:val="Emphasis"/>
            <w:i w:val="0"/>
          </w:rPr>
          <w:t xml:space="preserve">) </w:t>
        </w:r>
      </w:ins>
      <w:ins w:id="1035" w:author="Hsin-Yi Hung" w:date="2020-03-10T16:33:00Z">
        <w:r w:rsidR="00A61F80">
          <w:rPr>
            <w:rStyle w:val="Emphasis"/>
            <w:i w:val="0"/>
          </w:rPr>
          <w:t>is then assigned to the target as its social reward value.</w:t>
        </w:r>
      </w:ins>
      <w:del w:id="1036" w:author="Unknown">
        <w:r w:rsidDel="00994DCE">
          <w:rPr>
            <w:rStyle w:val="Emphasis"/>
            <w:i w:val="0"/>
          </w:rPr>
          <w:delText>In this study, w</w:delText>
        </w:r>
        <w:r w:rsidRPr="00FA4EC6" w:rsidDel="00994DCE">
          <w:rPr>
            <w:rStyle w:val="Emphasis"/>
            <w:i w:val="0"/>
          </w:rPr>
          <w:delText>e simulated a social network of a virtual agent (</w:delText>
        </w:r>
        <w:r w:rsidRPr="00FA4EC6" w:rsidDel="00994DCE">
          <w:rPr>
            <w:rStyle w:val="Emphasis"/>
          </w:rPr>
          <w:delText>A</w:delText>
        </w:r>
        <w:r w:rsidRPr="00FA4EC6" w:rsidDel="00994DCE">
          <w:rPr>
            <w:rStyle w:val="Emphasis"/>
            <w:i w:val="0"/>
          </w:rPr>
          <w:delText>) with four social targets (</w:delText>
        </w:r>
        <w:r w:rsidRPr="00FA4EC6" w:rsidDel="00994DCE">
          <w:rPr>
            <w:rStyle w:val="Emphasis"/>
          </w:rPr>
          <w:delText>s</w:delText>
        </w:r>
        <w:r w:rsidRPr="00FA4EC6" w:rsidDel="00994DCE">
          <w:rPr>
            <w:rStyle w:val="Emphasis"/>
            <w:i w:val="0"/>
          </w:rPr>
          <w:delText>) based on the degree of social support the agent perceives about each target</w:delText>
        </w:r>
        <w:r w:rsidDel="00994DCE">
          <w:rPr>
            <w:rStyle w:val="Emphasis"/>
            <w:i w:val="0"/>
          </w:rPr>
          <w:delText xml:space="preserve"> as in the SSQ</w:delText>
        </w:r>
        <w:r w:rsidRPr="00FA4EC6" w:rsidDel="00994DCE">
          <w:rPr>
            <w:rStyle w:val="Emphasis"/>
            <w:i w:val="0"/>
          </w:rPr>
          <w:delText>.</w:delText>
        </w:r>
        <w:commentRangeEnd w:id="947"/>
        <w:r w:rsidDel="00994DCE">
          <w:rPr>
            <w:rStyle w:val="CommentReference"/>
          </w:rPr>
          <w:commentReference w:id="947"/>
        </w:r>
      </w:del>
    </w:p>
    <w:p w14:paraId="3F3433F3" w14:textId="77777777" w:rsidR="00A701AA" w:rsidRDefault="00A701AA" w:rsidP="00A701AA">
      <w:pPr>
        <w:pStyle w:val="Heading2"/>
        <w:keepLines/>
        <w:numPr>
          <w:ilvl w:val="1"/>
          <w:numId w:val="0"/>
        </w:numPr>
        <w:tabs>
          <w:tab w:val="num" w:pos="360"/>
        </w:tabs>
        <w:autoSpaceDE/>
        <w:autoSpaceDN/>
        <w:ind w:left="288" w:hanging="288"/>
        <w:contextualSpacing/>
        <w:rPr>
          <w:lang w:eastAsia="zh-TW"/>
        </w:rPr>
      </w:pPr>
      <w:r>
        <w:t>C.</w:t>
      </w:r>
      <w:r>
        <w:tab/>
      </w:r>
      <w:proofErr w:type="spellStart"/>
      <w:r>
        <w:t>ToMnet</w:t>
      </w:r>
      <w:proofErr w:type="spellEnd"/>
      <w:r>
        <w:t xml:space="preserve">+ </w:t>
      </w:r>
    </w:p>
    <w:p w14:paraId="50B9C3B3" w14:textId="77777777" w:rsidR="00A701AA" w:rsidRDefault="00A701AA">
      <w:pPr>
        <w:pPrChange w:id="1037" w:author="Unknown" w:date="2020-03-09T23:30:00Z">
          <w:pPr>
            <w:pStyle w:val="a"/>
            <w:tabs>
              <w:tab w:val="left" w:pos="180"/>
            </w:tabs>
            <w:outlineLvl w:val="0"/>
          </w:pPr>
        </w:pPrChange>
      </w:pPr>
      <w:r>
        <w:tab/>
        <w:t xml:space="preserve">The </w:t>
      </w:r>
      <w:proofErr w:type="spellStart"/>
      <w:r>
        <w:t>ToMnet</w:t>
      </w:r>
      <w:proofErr w:type="spellEnd"/>
      <w:r>
        <w:t xml:space="preserve">+ model is an extension of the </w:t>
      </w:r>
      <w:proofErr w:type="spellStart"/>
      <w:r>
        <w:t>ToMnet</w:t>
      </w:r>
      <w:proofErr w:type="spellEnd"/>
      <w:r>
        <w:t xml:space="preserve"> [8]. </w:t>
      </w:r>
      <w:proofErr w:type="spellStart"/>
      <w:r>
        <w:t>ToMnet</w:t>
      </w:r>
      <w:proofErr w:type="spellEnd"/>
      <w:r>
        <w:t xml:space="preserve">+ consists a character network and a prediction network </w:t>
      </w:r>
      <w:r w:rsidRPr="00327811">
        <w:rPr>
          <w:shd w:val="pct15" w:color="auto" w:fill="FFFFFF"/>
          <w:rPrChange w:id="1038" w:author="Unknown" w:date="2020-03-09T18:53:00Z">
            <w:rPr>
              <w:bCs/>
            </w:rPr>
          </w:rPrChange>
        </w:rPr>
        <w:t>(</w:t>
      </w:r>
      <w:proofErr w:type="spellStart"/>
      <w:r w:rsidRPr="00327811">
        <w:rPr>
          <w:shd w:val="pct15" w:color="auto" w:fill="FFFFFF"/>
          <w:rPrChange w:id="1039" w:author="Unknown" w:date="2020-03-09T18:53:00Z">
            <w:rPr>
              <w:bCs/>
            </w:rPr>
          </w:rPrChange>
        </w:rPr>
        <w:t>Fig.X</w:t>
      </w:r>
      <w:proofErr w:type="spellEnd"/>
      <w:r w:rsidRPr="00327811">
        <w:rPr>
          <w:shd w:val="pct15" w:color="auto" w:fill="FFFFFF"/>
          <w:rPrChange w:id="1040" w:author="Unknown" w:date="2020-03-09T18:53:00Z">
            <w:rPr>
              <w:bCs/>
            </w:rPr>
          </w:rPrChange>
        </w:rPr>
        <w:t>).</w:t>
      </w:r>
      <w:r>
        <w:t xml:space="preserve"> One </w:t>
      </w:r>
      <w:proofErr w:type="spellStart"/>
      <w:r>
        <w:t>ToMnet</w:t>
      </w:r>
      <w:proofErr w:type="spellEnd"/>
      <w:r>
        <w:t xml:space="preserve">+ was trained for each virtual agent/human. For each agent, </w:t>
      </w:r>
      <w:proofErr w:type="spellStart"/>
      <w:r>
        <w:t>ToMnet</w:t>
      </w:r>
      <w:proofErr w:type="spellEnd"/>
      <w:r>
        <w:t xml:space="preserve">+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Change w:id="1041" w:author="Unknown" w:date="2020-03-09T23:36:00Z">
                  <w:rPr>
                    <w:rFonts w:ascii="Cambria Math" w:hAnsi="Cambria Math"/>
                    <w:bCs/>
                  </w:rPr>
                </w:rPrChange>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the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Note that</w:t>
      </w:r>
      <w:r w:rsidRPr="00C653A7">
        <w:rPr>
          <w:i/>
          <w:iCs/>
          <w:rPrChange w:id="1042" w:author="Unknown" w:date="2020-03-09T23:37:00Z">
            <w:rPr/>
          </w:rPrChange>
        </w:rPr>
        <w:t xml:space="preserve"> </w:t>
      </w:r>
      <m:oMath>
        <m:r>
          <w:rPr>
            <w:rFonts w:ascii="Cambria Math" w:hAnsi="Cambria Math"/>
          </w:rPr>
          <m:t>j≠k</m:t>
        </m:r>
      </m:oMath>
      <w:r w:rsidRPr="00C064A3">
        <w:rPr>
          <w:i/>
          <w:iCs/>
        </w:rPr>
        <w:t>.</w:t>
      </w:r>
      <w:r>
        <w:t xml:space="preserve"> The rationale is that the character network should extract the abstract representation of the agent’s preference for targets from </w:t>
      </w:r>
      <m:oMath>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i</m:t>
            </m:r>
          </m:sub>
        </m:sSub>
      </m:oMath>
      <w:r>
        <w:t xml:space="preserve"> and represents it as preference embedding </w:t>
      </w:r>
      <m:oMath>
        <m:sSub>
          <m:sSubPr>
            <m:ctrlPr>
              <w:rPr>
                <w:rFonts w:ascii="Cambria Math" w:hAnsi="Cambria Math"/>
                <w:i/>
              </w:rPr>
            </m:ctrlPr>
          </m:sSubPr>
          <m:e>
            <m:r>
              <w:rPr>
                <w:rFonts w:ascii="Cambria Math" w:hAnsi="Cambria Math"/>
              </w:rPr>
              <m:t>e</m:t>
            </m:r>
          </m:e>
          <m:sub>
            <m:r>
              <w:rPr>
                <w:rFonts w:ascii="Cambria Math" w:hAnsi="Cambria Math"/>
              </w:rPr>
              <m:t>pref, i</m:t>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pref, i</m:t>
            </m:r>
          </m:sub>
        </m:sSub>
      </m:oMath>
      <w:r>
        <w:t xml:space="preserve"> as input and predicts the target (</w:t>
      </w:r>
      <m:oMath>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 xml:space="preserve">) the agent will approach in </w:t>
      </w:r>
      <w:r w:rsidRPr="000622C3">
        <w:rPr>
          <w:i/>
          <w:iCs/>
          <w:rPrChange w:id="1043" w:author="Unknown" w:date="2020-03-09T23:32:00Z">
            <w:rPr/>
          </w:rPrChange>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The model is trained end-to-end with pairs 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p>
    <w:p w14:paraId="01957C61" w14:textId="77777777" w:rsidR="00A701AA" w:rsidRPr="00E22DF0" w:rsidRDefault="00A701AA">
      <w:pPr>
        <w:pStyle w:val="a"/>
        <w:tabs>
          <w:tab w:val="left" w:pos="180"/>
        </w:tabs>
        <w:spacing w:line="240" w:lineRule="auto"/>
        <w:outlineLvl w:val="0"/>
        <w:rPr>
          <w:rFonts w:ascii="Times New Roman"/>
          <w:bCs/>
        </w:rPr>
        <w:pPrChange w:id="1044" w:author="Unknown" w:date="2020-03-09T19:19:00Z">
          <w:pPr>
            <w:pStyle w:val="a"/>
            <w:tabs>
              <w:tab w:val="left" w:pos="180"/>
            </w:tabs>
            <w:outlineLvl w:val="0"/>
          </w:pPr>
        </w:pPrChange>
      </w:pPr>
      <w:r>
        <w:rPr>
          <w:rFonts w:ascii="Times New Roman"/>
          <w:bCs/>
        </w:rPr>
        <w:tab/>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rFonts w:ascii="Times New Roman"/>
          <w:bCs/>
        </w:rPr>
        <w:t xml:space="preserve"> and output the preference embedding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which contains the abstract representation of the agent’s preference for each target.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is a 4d tensor (10×12×12×11), where 10 is the number of consecutive time steps in the trajectory, 12 is the width and height of the grid world. 11 is the number of feature channels. Trajectories that have more than 10 steps are truncated such that the last 10 steps are preserved, whereas the ones with less than 10 steps are padded with zeros (padded before the first step). The 11 feature channels include 4 actions (up, down, left, right), the positions of 4 targets, the position of the obstacles, and the initial position of the agent. Each time step is convoluted separately. Before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enters the resnet, there is an additional 3×3 convolutional layer which scales the number of channels from 11 to 32. The processed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then pass into a 5-layer resnet, with 32 channels, batch-normalization, and ReLU nonlinearity. The output from resnet is a 4d tensor (10×12×12×32), which then passes through a global average pooling layer that collapses the entire spatial dimension into a 2d tensor (10×32), which is a sequence of resnet-processed time steps. We then pass the sequence to a single-layer LSTM with 64 channels, and extract the last cell state for each sequence, with a dense layer to </w:t>
      </w:r>
      <w:proofErr w:type="gramStart"/>
      <w:r>
        <w:rPr>
          <w:rFonts w:ascii="Times New Roman"/>
          <w:bCs/>
        </w:rPr>
        <w:t>a</w:t>
      </w:r>
      <w:proofErr w:type="gramEnd"/>
      <w:r>
        <w:rPr>
          <w:rFonts w:ascii="Times New Roman"/>
          <w:bCs/>
        </w:rPr>
        <w:t xml:space="preserve"> 8-dim preference embedding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w:t>
      </w:r>
    </w:p>
    <w:p w14:paraId="5ED13A40" w14:textId="77777777" w:rsidR="00A701AA" w:rsidDel="00494EEB" w:rsidRDefault="00A701AA">
      <w:pPr>
        <w:pStyle w:val="a"/>
        <w:tabs>
          <w:tab w:val="left" w:pos="180"/>
        </w:tabs>
        <w:spacing w:line="240" w:lineRule="auto"/>
        <w:outlineLvl w:val="0"/>
        <w:rPr>
          <w:del w:id="1045" w:author="Unknown"/>
          <w:rFonts w:ascii="Times New Roman"/>
          <w:bCs/>
        </w:rPr>
        <w:pPrChange w:id="1046" w:author="Unknown" w:date="2020-03-10T00:53:00Z">
          <w:pPr>
            <w:pStyle w:val="a"/>
            <w:tabs>
              <w:tab w:val="left" w:pos="180"/>
            </w:tabs>
            <w:outlineLvl w:val="0"/>
          </w:pPr>
        </w:pPrChange>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The preference embedding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which together form a 4d tensor of size 12×12</w:t>
      </w:r>
      <w:proofErr w:type="gramStart"/>
      <w:r>
        <w:rPr>
          <w:rFonts w:ascii="Times New Roman"/>
          <w:bCs/>
        </w:rPr>
        <w:t>×(</w:t>
      </w:r>
      <w:proofErr w:type="gramEnd"/>
      <w:r>
        <w:rPr>
          <w:rFonts w:ascii="Times New Roman"/>
          <w:bCs/>
        </w:rPr>
        <w:t xml:space="preserve">11+8). This tensor then passes through a 3×3 convolutional layer which scales the number of channels from 19 to 32. The results are fed into a 5-layer resnet, with 32 channels, batch-normalization, and ReLU nonlinearity, followed by a global average pooling layer, and a dense layer to 4-dim logits, followed by the output softmax layer to </w:t>
      </w:r>
      <w:r>
        <w:rPr>
          <w:rFonts w:ascii="Times New Roman"/>
          <w:bCs/>
        </w:rPr>
        <w:lastRenderedPageBreak/>
        <w:t xml:space="preserve">predict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of the mode is the softmax cross-entropy loss.</w:t>
      </w:r>
      <w:r>
        <w:rPr>
          <w:rFonts w:ascii="Times New Roman"/>
          <w:bCs/>
        </w:rPr>
        <w:t xml:space="preserve"> </w:t>
      </w:r>
    </w:p>
    <w:p w14:paraId="1BB49F1E" w14:textId="77777777" w:rsidR="00A701AA" w:rsidRDefault="00A701AA" w:rsidP="00A701AA">
      <w:pPr>
        <w:pStyle w:val="a"/>
        <w:tabs>
          <w:tab w:val="clear" w:pos="800"/>
          <w:tab w:val="left" w:pos="180"/>
        </w:tabs>
        <w:wordWrap/>
        <w:spacing w:line="240" w:lineRule="auto"/>
        <w:contextualSpacing/>
        <w:outlineLvl w:val="0"/>
        <w:rPr>
          <w:rFonts w:ascii="Times New Roman"/>
          <w:bCs/>
          <w:iCs/>
        </w:rPr>
      </w:pP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w:t>
      </w:r>
      <w:proofErr w:type="gramStart"/>
      <w:r w:rsidRPr="00F90B66">
        <w:rPr>
          <w:rFonts w:ascii="Times New Roman"/>
          <w:bCs/>
          <w:iCs/>
        </w:rPr>
        <w:t>a</w:t>
      </w:r>
      <w:proofErr w:type="gramEnd"/>
      <w:r w:rsidRPr="00F90B66">
        <w:rPr>
          <w:rFonts w:ascii="Times New Roman"/>
          <w:bCs/>
          <w:iCs/>
        </w:rPr>
        <w:t xml:space="preserve"> 8:1:1 training, validation, and testing split </w:t>
      </w:r>
      <w:r>
        <w:rPr>
          <w:rFonts w:ascii="Times New Roman"/>
          <w:bCs/>
          <w:iCs/>
        </w:rPr>
        <w:t>of</w:t>
      </w:r>
      <w:r w:rsidRPr="00F90B66">
        <w:rPr>
          <w:rFonts w:ascii="Times New Roman"/>
          <w:bCs/>
          <w:iCs/>
        </w:rPr>
        <w:t xml:space="preserve"> </w:t>
      </w:r>
      <w:r>
        <w:rPr>
          <w:rFonts w:ascii="Times New Roman"/>
          <w:bCs/>
          <w:iCs/>
        </w:rPr>
        <w:t xml:space="preserve">the trajectories. </w:t>
      </w:r>
    </w:p>
    <w:p w14:paraId="7B48F61F" w14:textId="77777777" w:rsidR="00A701AA" w:rsidRDefault="00A701AA" w:rsidP="00A701AA">
      <w:pPr>
        <w:pStyle w:val="a"/>
        <w:tabs>
          <w:tab w:val="clear" w:pos="800"/>
          <w:tab w:val="left" w:pos="180"/>
        </w:tabs>
        <w:wordWrap/>
        <w:spacing w:line="240" w:lineRule="auto"/>
        <w:contextualSpacing/>
        <w:outlineLvl w:val="0"/>
        <w:rPr>
          <w:rFonts w:ascii="Times New Roman"/>
          <w:bCs/>
          <w:iCs/>
        </w:rPr>
      </w:pPr>
    </w:p>
    <w:p w14:paraId="3916F441" w14:textId="77777777" w:rsidR="00A701AA" w:rsidRPr="003E7D06" w:rsidRDefault="00A701AA" w:rsidP="00A701AA">
      <w:pPr>
        <w:pStyle w:val="a"/>
        <w:tabs>
          <w:tab w:val="clear" w:pos="800"/>
          <w:tab w:val="left" w:pos="180"/>
        </w:tabs>
        <w:wordWrap/>
        <w:spacing w:line="240" w:lineRule="auto"/>
        <w:contextualSpacing/>
        <w:outlineLvl w:val="0"/>
        <w:rPr>
          <w:rFonts w:ascii="Times New Roman"/>
          <w:bCs/>
          <w:iCs/>
        </w:rPr>
      </w:pPr>
      <w:r w:rsidRPr="007A1F48">
        <w:rPr>
          <w:rFonts w:ascii="Times New Roman"/>
          <w:bCs/>
        </w:rPr>
        <w:t xml:space="preserve">The trained model was used to infer the </w:t>
      </w:r>
      <w:r>
        <w:rPr>
          <w:rFonts w:ascii="Times New Roman"/>
          <w:bCs/>
        </w:rPr>
        <w:t xml:space="preserve">virtual agent/human’s </w:t>
      </w:r>
      <w:r w:rsidRPr="007A1F48">
        <w:rPr>
          <w:rFonts w:ascii="Times New Roman"/>
          <w:bCs/>
        </w:rPr>
        <w:t xml:space="preserve">preference </w:t>
      </w:r>
      <w:r>
        <w:rPr>
          <w:rFonts w:ascii="Times New Roman"/>
          <w:bCs/>
        </w:rPr>
        <w:t xml:space="preserve">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 we feed in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to the trained model.</w:t>
      </w:r>
      <w:r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Pr>
          <w:rFonts w:ascii="Times New Roman"/>
        </w:rPr>
        <w:t xml:space="preserve"> belong to the subset of trajectories have exactly 4 targets to ensure the preference embedding contains information about 4 targets.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Pr>
          <w:rFonts w:ascii="Times New Roman"/>
        </w:rPr>
        <w:t xml:space="preserve"> is the query state without barriers and </w:t>
      </w:r>
      <w:r>
        <w:rPr>
          <w:rFonts w:ascii="Times New Roman"/>
          <w:bCs/>
        </w:rPr>
        <w:t xml:space="preserve">the agent is placed </w:t>
      </w:r>
      <w:r w:rsidRPr="007A1F48">
        <w:rPr>
          <w:rFonts w:ascii="Times New Roman"/>
          <w:bCs/>
        </w:rPr>
        <w:t xml:space="preserve">equidistant from </w:t>
      </w:r>
      <w:r>
        <w:rPr>
          <w:rFonts w:ascii="Times New Roman"/>
          <w:bCs/>
        </w:rPr>
        <w:t xml:space="preserve">4 </w:t>
      </w:r>
      <w:proofErr w:type="gramStart"/>
      <w:r>
        <w:rPr>
          <w:rFonts w:ascii="Times New Roman"/>
          <w:bCs/>
        </w:rPr>
        <w:t>targets</w:t>
      </w:r>
      <w:r w:rsidRPr="007A1F48">
        <w:rPr>
          <w:rFonts w:ascii="Times New Roman"/>
          <w:bCs/>
        </w:rPr>
        <w:t>.</w:t>
      </w:r>
      <w:proofErr w:type="gramEnd"/>
      <w:r>
        <w:rPr>
          <w:rFonts w:ascii="Times New Roman"/>
          <w:bCs/>
        </w:rPr>
        <w:t xml:space="preserve"> The exact positions of the 4 targets are shuffles randomly</w:t>
      </w:r>
      <w:r w:rsidRPr="007A1F48">
        <w:rPr>
          <w:rFonts w:ascii="Times New Roman"/>
          <w:bCs/>
        </w:rPr>
        <w:t xml:space="preserve"> </w:t>
      </w:r>
      <w:r>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w:t>
      </w:r>
      <w:r>
        <w:rPr>
          <w:rFonts w:ascii="Times New Roman"/>
          <w:bCs/>
          <w:iCs/>
        </w:rPr>
        <w:t xml:space="preserve">the soft-max probability </w:t>
      </w:r>
      <w:r w:rsidRPr="003E7D06">
        <w:rPr>
          <w:rFonts w:ascii="Times New Roman"/>
          <w:bCs/>
          <w:iCs/>
        </w:rPr>
        <w:t>for each target</w:t>
      </w:r>
      <w:r>
        <w:rPr>
          <w:rFonts w:ascii="Times New Roman"/>
          <w:bCs/>
          <w:iCs/>
        </w:rPr>
        <w:t xml:space="preserve"> was averaged across 100 pairs. The average softmax probability is then rank-</w:t>
      </w:r>
      <w:proofErr w:type="gramStart"/>
      <w:r>
        <w:rPr>
          <w:rFonts w:ascii="Times New Roman"/>
          <w:bCs/>
          <w:iCs/>
        </w:rPr>
        <w:t>transformed  such</w:t>
      </w:r>
      <w:proofErr w:type="gramEnd"/>
      <w:r>
        <w:rPr>
          <w:rFonts w:ascii="Times New Roman"/>
          <w:bCs/>
          <w:iCs/>
        </w:rPr>
        <w:t xml:space="preserve"> that the order represents the inferred order of preference for each target. The </w:t>
      </w:r>
      <w:proofErr w:type="spellStart"/>
      <w:r>
        <w:rPr>
          <w:rFonts w:ascii="Times New Roman"/>
          <w:bCs/>
          <w:iCs/>
        </w:rPr>
        <w:t>ToMnet</w:t>
      </w:r>
      <w:proofErr w:type="spellEnd"/>
      <w:r>
        <w:rPr>
          <w:rFonts w:ascii="Times New Roman"/>
          <w:bCs/>
          <w:iCs/>
        </w:rPr>
        <w:t xml:space="preserve">+ model is implemented in </w:t>
      </w:r>
      <w:proofErr w:type="spellStart"/>
      <w:r w:rsidRPr="00B06769">
        <w:rPr>
          <w:rFonts w:ascii="Times New Roman"/>
          <w:bCs/>
          <w:iCs/>
        </w:rPr>
        <w:t>Tensorflow</w:t>
      </w:r>
      <w:proofErr w:type="spellEnd"/>
      <w:r w:rsidRPr="00B06769">
        <w:rPr>
          <w:rFonts w:ascii="Times New Roman"/>
          <w:bCs/>
          <w:iCs/>
        </w:rPr>
        <w:t xml:space="preserve"> </w:t>
      </w:r>
      <w:r w:rsidRPr="00B06769">
        <w:rPr>
          <w:rFonts w:ascii="Times New Roman"/>
          <w:bCs/>
          <w:iCs/>
        </w:rPr>
        <w:fldChar w:fldCharType="begin"/>
      </w:r>
      <w:r w:rsidRPr="00B06769">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Pr="00B06769">
        <w:rPr>
          <w:rFonts w:ascii="Times New Roman"/>
          <w:bCs/>
          <w:iCs/>
        </w:rPr>
        <w:fldChar w:fldCharType="separate"/>
      </w:r>
      <w:r w:rsidRPr="00B06769">
        <w:rPr>
          <w:rFonts w:ascii="Times New Roman"/>
          <w:bCs/>
          <w:iCs/>
          <w:noProof/>
        </w:rPr>
        <w:t>[19]</w:t>
      </w:r>
      <w:r w:rsidRPr="00B06769">
        <w:rPr>
          <w:rFonts w:ascii="Times New Roman"/>
          <w:bCs/>
          <w:iCs/>
        </w:rPr>
        <w:fldChar w:fldCharType="end"/>
      </w:r>
      <w:r>
        <w:rPr>
          <w:rFonts w:ascii="Times New Roman"/>
          <w:bCs/>
          <w:iCs/>
        </w:rPr>
        <w:t>.</w:t>
      </w:r>
    </w:p>
    <w:p w14:paraId="40A53828" w14:textId="77777777" w:rsidR="00A701AA" w:rsidRPr="00F90B66" w:rsidRDefault="00A701AA" w:rsidP="00A701AA">
      <w:pPr>
        <w:pStyle w:val="Heading2"/>
        <w:keepLines/>
        <w:numPr>
          <w:ilvl w:val="1"/>
          <w:numId w:val="0"/>
        </w:numPr>
        <w:tabs>
          <w:tab w:val="num" w:pos="360"/>
        </w:tabs>
        <w:autoSpaceDE/>
        <w:autoSpaceDN/>
        <w:ind w:left="288" w:hanging="288"/>
        <w:contextualSpacing/>
        <w:rPr>
          <w:i w:val="0"/>
          <w:iCs w:val="0"/>
          <w:rPrChange w:id="1047" w:author="Unknown" w:date="2020-03-09T23:19:00Z">
            <w:rPr/>
          </w:rPrChange>
        </w:rPr>
      </w:pPr>
    </w:p>
    <w:p w14:paraId="1D682881" w14:textId="77777777" w:rsidR="00A701AA" w:rsidDel="00C82911" w:rsidRDefault="00A701AA" w:rsidP="00A701AA">
      <w:pPr>
        <w:pStyle w:val="Heading2"/>
        <w:keepLines/>
        <w:numPr>
          <w:ilvl w:val="1"/>
          <w:numId w:val="0"/>
        </w:numPr>
        <w:tabs>
          <w:tab w:val="num" w:pos="360"/>
        </w:tabs>
        <w:autoSpaceDE/>
        <w:autoSpaceDN/>
        <w:ind w:left="288" w:hanging="288"/>
        <w:contextualSpacing/>
        <w:rPr>
          <w:del w:id="1048" w:author="Unknown"/>
        </w:rPr>
      </w:pPr>
      <w:del w:id="1049" w:author="Unknown">
        <w:r w:rsidDel="00C82911">
          <w:delText>D.</w:delText>
        </w:r>
        <w:r w:rsidDel="00C82911">
          <w:tab/>
          <w:delText xml:space="preserve">Social Game </w:delText>
        </w:r>
      </w:del>
    </w:p>
    <w:p w14:paraId="3FE6ABC3" w14:textId="77777777" w:rsidR="00A701AA" w:rsidRPr="008B505E" w:rsidDel="00C82911" w:rsidRDefault="00A701AA" w:rsidP="00A701AA">
      <w:pPr>
        <w:pStyle w:val="BodyText"/>
        <w:ind w:firstLine="202"/>
        <w:contextualSpacing/>
        <w:rPr>
          <w:del w:id="1050" w:author="Unknown"/>
          <w:iCs/>
        </w:rPr>
      </w:pPr>
      <w:del w:id="1051" w:author="Unknown">
        <w:r w:rsidDel="00C82911">
          <w:rPr>
            <w:rStyle w:val="Emphasis"/>
            <w:i w:val="0"/>
          </w:rPr>
          <w:delText>…</w:delText>
        </w:r>
        <w:r w:rsidRPr="008647CB" w:rsidDel="00C82911">
          <w:rPr>
            <w:rStyle w:val="Emphasis"/>
            <w:i w:val="0"/>
          </w:rPr>
          <w:delText>.</w:delText>
        </w:r>
      </w:del>
    </w:p>
    <w:p w14:paraId="0F583BF3" w14:textId="77777777" w:rsidR="00A701AA" w:rsidRDefault="00A701AA" w:rsidP="00A701AA">
      <w:pPr>
        <w:pStyle w:val="Heading1"/>
        <w:spacing w:before="120" w:after="120"/>
        <w:contextualSpacing/>
      </w:pPr>
      <w:r>
        <w:t>Experimental results</w:t>
      </w:r>
    </w:p>
    <w:p w14:paraId="4700802A" w14:textId="77777777" w:rsidR="00A701AA" w:rsidRDefault="00A701AA" w:rsidP="00A701AA">
      <w:pPr>
        <w:pStyle w:val="Heading2"/>
        <w:keepLines/>
        <w:numPr>
          <w:ilvl w:val="1"/>
          <w:numId w:val="0"/>
        </w:numPr>
        <w:tabs>
          <w:tab w:val="num" w:pos="360"/>
        </w:tabs>
        <w:autoSpaceDE/>
        <w:autoSpaceDN/>
        <w:ind w:left="288" w:hanging="288"/>
        <w:contextualSpacing/>
      </w:pPr>
      <w:r>
        <w:t>A.</w:t>
      </w:r>
      <w:r>
        <w:tab/>
        <w:t>Simulation Data</w:t>
      </w:r>
    </w:p>
    <w:p w14:paraId="7941AF82" w14:textId="77777777" w:rsidR="00A701AA" w:rsidRDefault="00A701AA" w:rsidP="00A701AA">
      <w:pPr>
        <w:jc w:val="both"/>
        <w:rPr>
          <w:color w:val="000000"/>
        </w:rPr>
      </w:pPr>
      <w:r>
        <w:rPr>
          <w:color w:val="000000"/>
        </w:rPr>
        <w:tab/>
      </w:r>
      <w:r w:rsidRPr="00BF7CFD">
        <w:rPr>
          <w:color w:val="000000"/>
        </w:rPr>
        <w:t>Performance of the trained models in predicting the agents’ final targets from test grid world start states is shown in Table 1 for both simulated and human data.</w:t>
      </w:r>
      <w:r w:rsidRPr="00DE616A">
        <w:rPr>
          <w:color w:val="000000"/>
        </w:rPr>
        <w:t xml:space="preserve"> Model performances as measured by the accuracy in predicting the agent’s final target given test start states in grid world. S1~S4 are 4 potential targets across the grid world instances, each with different personal and associative social parameter values constituting their underlying social network structures. Preference scores are normalized prediction probabilities (see Methods).</w:t>
      </w:r>
    </w:p>
    <w:p w14:paraId="67F70FC7" w14:textId="77777777" w:rsidR="00A701AA" w:rsidRDefault="00A701AA" w:rsidP="00A701AA">
      <w:pPr>
        <w:jc w:val="both"/>
        <w:rPr>
          <w:color w:val="000000"/>
        </w:rPr>
      </w:pPr>
      <w:r>
        <w:rPr>
          <w:noProof/>
          <w:lang w:eastAsia="zh-CN"/>
        </w:rPr>
        <mc:AlternateContent>
          <mc:Choice Requires="wps">
            <w:drawing>
              <wp:anchor distT="45720" distB="45720" distL="114300" distR="114300" simplePos="0" relativeHeight="251661312" behindDoc="0" locked="0" layoutInCell="1" allowOverlap="1" wp14:anchorId="4890C3DE" wp14:editId="74B6F5B6">
                <wp:simplePos x="0" y="0"/>
                <wp:positionH relativeFrom="column">
                  <wp:posOffset>0</wp:posOffset>
                </wp:positionH>
                <wp:positionV relativeFrom="margin">
                  <wp:posOffset>5918035</wp:posOffset>
                </wp:positionV>
                <wp:extent cx="3099435" cy="162052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20520"/>
                        </a:xfrm>
                        <a:prstGeom prst="rect">
                          <a:avLst/>
                        </a:prstGeom>
                        <a:solidFill>
                          <a:srgbClr val="FFFFFF"/>
                        </a:solidFill>
                        <a:ln w="9525">
                          <a:noFill/>
                          <a:miter lim="800000"/>
                          <a:headEnd/>
                          <a:tailEnd/>
                        </a:ln>
                      </wps:spPr>
                      <wps:txbx>
                        <w:txbxContent>
                          <w:p w14:paraId="1992E365" w14:textId="77777777" w:rsidR="009E74FA" w:rsidRPr="005B520E" w:rsidRDefault="009E74FA"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9E74FA" w14:paraId="03379B36" w14:textId="77777777" w:rsidTr="0059010D">
                              <w:trPr>
                                <w:cantSplit/>
                                <w:trHeight w:val="240"/>
                                <w:tblHeader/>
                                <w:jc w:val="center"/>
                              </w:trPr>
                              <w:tc>
                                <w:tcPr>
                                  <w:tcW w:w="1167" w:type="dxa"/>
                                  <w:vAlign w:val="center"/>
                                </w:tcPr>
                                <w:p w14:paraId="332A666A" w14:textId="77777777" w:rsidR="009E74FA" w:rsidRDefault="009E74FA" w:rsidP="00206B4D">
                                  <w:pPr>
                                    <w:pStyle w:val="tablecolhead"/>
                                  </w:pPr>
                                  <w:r>
                                    <w:t>Data Type</w:t>
                                  </w:r>
                                </w:p>
                              </w:tc>
                              <w:tc>
                                <w:tcPr>
                                  <w:tcW w:w="1260" w:type="dxa"/>
                                  <w:vAlign w:val="center"/>
                                </w:tcPr>
                                <w:p w14:paraId="7CA7BA16" w14:textId="77777777" w:rsidR="009E74FA" w:rsidRDefault="009E74FA" w:rsidP="00206B4D">
                                  <w:pPr>
                                    <w:pStyle w:val="tablecolsubhead"/>
                                  </w:pPr>
                                  <w:r>
                                    <w:t>Final Target Accuracy</w:t>
                                  </w:r>
                                </w:p>
                              </w:tc>
                              <w:tc>
                                <w:tcPr>
                                  <w:tcW w:w="1260" w:type="dxa"/>
                                  <w:vAlign w:val="center"/>
                                </w:tcPr>
                                <w:p w14:paraId="499AC611" w14:textId="77777777" w:rsidR="009E74FA" w:rsidRDefault="009E74FA" w:rsidP="00206B4D">
                                  <w:pPr>
                                    <w:pStyle w:val="tablecolsubhead"/>
                                  </w:pPr>
                                  <w:r>
                                    <w:t>Predicted Preference Score</w:t>
                                  </w:r>
                                </w:p>
                              </w:tc>
                              <w:tc>
                                <w:tcPr>
                                  <w:tcW w:w="1179" w:type="dxa"/>
                                  <w:vAlign w:val="center"/>
                                </w:tcPr>
                                <w:p w14:paraId="51AD5F8E" w14:textId="77777777" w:rsidR="009E74FA" w:rsidRDefault="009E74FA" w:rsidP="00206B4D">
                                  <w:pPr>
                                    <w:pStyle w:val="tablecolsubhead"/>
                                  </w:pPr>
                                  <w:r>
                                    <w:t>True Preference Score</w:t>
                                  </w:r>
                                </w:p>
                              </w:tc>
                            </w:tr>
                            <w:tr w:rsidR="009E74FA" w14:paraId="1ABF8F66" w14:textId="77777777" w:rsidTr="0059010D">
                              <w:trPr>
                                <w:trHeight w:val="320"/>
                                <w:jc w:val="center"/>
                              </w:trPr>
                              <w:tc>
                                <w:tcPr>
                                  <w:tcW w:w="1167" w:type="dxa"/>
                                  <w:vAlign w:val="center"/>
                                </w:tcPr>
                                <w:p w14:paraId="074A2B2E" w14:textId="77777777" w:rsidR="009E74FA" w:rsidRDefault="009E74FA" w:rsidP="00206B4D">
                                  <w:pPr>
                                    <w:pStyle w:val="tablecopy"/>
                                    <w:rPr>
                                      <w:sz w:val="8"/>
                                      <w:szCs w:val="8"/>
                                    </w:rPr>
                                  </w:pPr>
                                  <w:r>
                                    <w:t>Simulated</w:t>
                                  </w:r>
                                </w:p>
                              </w:tc>
                              <w:tc>
                                <w:tcPr>
                                  <w:tcW w:w="1260" w:type="dxa"/>
                                  <w:vAlign w:val="center"/>
                                </w:tcPr>
                                <w:p w14:paraId="43673EE8" w14:textId="77777777" w:rsidR="009E74FA" w:rsidRDefault="009E74FA" w:rsidP="00206B4D">
                                  <w:pPr>
                                    <w:pStyle w:val="tablecopy"/>
                                  </w:pPr>
                                  <w:r>
                                    <w:t>80.14%</w:t>
                                  </w:r>
                                </w:p>
                              </w:tc>
                              <w:tc>
                                <w:tcPr>
                                  <w:tcW w:w="1260" w:type="dxa"/>
                                  <w:vAlign w:val="center"/>
                                </w:tcPr>
                                <w:p w14:paraId="6AE527C8" w14:textId="77777777" w:rsidR="009E74FA" w:rsidRDefault="009E74FA" w:rsidP="00206B4D">
                                  <w:pPr>
                                    <w:rPr>
                                      <w:sz w:val="16"/>
                                      <w:szCs w:val="16"/>
                                    </w:rPr>
                                  </w:pPr>
                                  <w:r>
                                    <w:rPr>
                                      <w:sz w:val="16"/>
                                      <w:szCs w:val="16"/>
                                    </w:rPr>
                                    <w:t>S4 (1.16)</w:t>
                                  </w:r>
                                </w:p>
                                <w:p w14:paraId="74340895" w14:textId="77777777" w:rsidR="009E74FA" w:rsidRDefault="009E74FA" w:rsidP="00206B4D">
                                  <w:pPr>
                                    <w:rPr>
                                      <w:sz w:val="16"/>
                                      <w:szCs w:val="16"/>
                                    </w:rPr>
                                  </w:pPr>
                                  <w:r>
                                    <w:rPr>
                                      <w:sz w:val="16"/>
                                      <w:szCs w:val="16"/>
                                    </w:rPr>
                                    <w:t>&gt;S3(0.83)</w:t>
                                  </w:r>
                                </w:p>
                                <w:p w14:paraId="0B3A2FBF" w14:textId="77777777" w:rsidR="009E74FA" w:rsidRDefault="009E74FA" w:rsidP="00206B4D">
                                  <w:pPr>
                                    <w:rPr>
                                      <w:sz w:val="16"/>
                                      <w:szCs w:val="16"/>
                                    </w:rPr>
                                  </w:pPr>
                                  <w:r>
                                    <w:rPr>
                                      <w:sz w:val="16"/>
                                      <w:szCs w:val="16"/>
                                    </w:rPr>
                                    <w:t>&gt;S2(0.76)</w:t>
                                  </w:r>
                                </w:p>
                                <w:p w14:paraId="5246705A" w14:textId="77777777" w:rsidR="009E74FA" w:rsidRPr="00DE616A" w:rsidRDefault="009E74FA" w:rsidP="00206B4D">
                                  <w:pPr>
                                    <w:rPr>
                                      <w:sz w:val="16"/>
                                      <w:szCs w:val="16"/>
                                    </w:rPr>
                                  </w:pPr>
                                  <w:r>
                                    <w:rPr>
                                      <w:sz w:val="16"/>
                                      <w:szCs w:val="16"/>
                                    </w:rPr>
                                    <w:t>&gt;S1(0.62)</w:t>
                                  </w:r>
                                </w:p>
                              </w:tc>
                              <w:tc>
                                <w:tcPr>
                                  <w:tcW w:w="1179" w:type="dxa"/>
                                  <w:vAlign w:val="center"/>
                                </w:tcPr>
                                <w:p w14:paraId="73510ED9" w14:textId="77777777" w:rsidR="009E74FA" w:rsidRDefault="009E74FA" w:rsidP="00206B4D">
                                  <w:pPr>
                                    <w:rPr>
                                      <w:sz w:val="16"/>
                                      <w:szCs w:val="16"/>
                                    </w:rPr>
                                  </w:pPr>
                                  <w:r>
                                    <w:rPr>
                                      <w:sz w:val="16"/>
                                      <w:szCs w:val="16"/>
                                    </w:rPr>
                                    <w:t>S4 (1.15)</w:t>
                                  </w:r>
                                </w:p>
                                <w:p w14:paraId="07B39917" w14:textId="77777777" w:rsidR="009E74FA" w:rsidRDefault="009E74FA" w:rsidP="00206B4D">
                                  <w:pPr>
                                    <w:rPr>
                                      <w:sz w:val="16"/>
                                      <w:szCs w:val="16"/>
                                    </w:rPr>
                                  </w:pPr>
                                  <w:r>
                                    <w:rPr>
                                      <w:sz w:val="16"/>
                                      <w:szCs w:val="16"/>
                                    </w:rPr>
                                    <w:t>&gt;S3(0.79)</w:t>
                                  </w:r>
                                </w:p>
                                <w:p w14:paraId="1004BD62" w14:textId="77777777" w:rsidR="009E74FA" w:rsidRDefault="009E74FA" w:rsidP="00206B4D">
                                  <w:pPr>
                                    <w:rPr>
                                      <w:sz w:val="16"/>
                                      <w:szCs w:val="16"/>
                                    </w:rPr>
                                  </w:pPr>
                                  <w:r>
                                    <w:rPr>
                                      <w:sz w:val="16"/>
                                      <w:szCs w:val="16"/>
                                    </w:rPr>
                                    <w:t>&gt;S2(0.72)</w:t>
                                  </w:r>
                                </w:p>
                                <w:p w14:paraId="20E20AA8" w14:textId="77777777" w:rsidR="009E74FA" w:rsidRDefault="009E74FA" w:rsidP="00206B4D">
                                  <w:pPr>
                                    <w:rPr>
                                      <w:sz w:val="16"/>
                                      <w:szCs w:val="16"/>
                                    </w:rPr>
                                  </w:pPr>
                                  <w:r>
                                    <w:rPr>
                                      <w:sz w:val="16"/>
                                      <w:szCs w:val="16"/>
                                    </w:rPr>
                                    <w:t>&gt;S1(0.72)</w:t>
                                  </w:r>
                                </w:p>
                              </w:tc>
                            </w:tr>
                            <w:tr w:rsidR="009E74FA" w14:paraId="0AF1D8CA" w14:textId="77777777" w:rsidTr="0059010D">
                              <w:trPr>
                                <w:trHeight w:val="320"/>
                                <w:jc w:val="center"/>
                              </w:trPr>
                              <w:tc>
                                <w:tcPr>
                                  <w:tcW w:w="1167" w:type="dxa"/>
                                  <w:vAlign w:val="center"/>
                                </w:tcPr>
                                <w:p w14:paraId="41ECF0A8" w14:textId="77777777" w:rsidR="009E74FA" w:rsidRDefault="009E74FA" w:rsidP="00206B4D">
                                  <w:pPr>
                                    <w:pStyle w:val="tablecopy"/>
                                  </w:pPr>
                                  <w:r>
                                    <w:t>Human</w:t>
                                  </w:r>
                                </w:p>
                              </w:tc>
                              <w:tc>
                                <w:tcPr>
                                  <w:tcW w:w="1260" w:type="dxa"/>
                                  <w:vAlign w:val="center"/>
                                </w:tcPr>
                                <w:p w14:paraId="39D92424" w14:textId="77777777" w:rsidR="009E74FA" w:rsidRDefault="009E74FA" w:rsidP="00206B4D">
                                  <w:pPr>
                                    <w:pStyle w:val="tablecopy"/>
                                  </w:pPr>
                                  <w:r>
                                    <w:t>73.26%</w:t>
                                  </w:r>
                                </w:p>
                              </w:tc>
                              <w:tc>
                                <w:tcPr>
                                  <w:tcW w:w="1260" w:type="dxa"/>
                                  <w:vAlign w:val="center"/>
                                </w:tcPr>
                                <w:p w14:paraId="5A4C3B04" w14:textId="77777777" w:rsidR="009E74FA" w:rsidRDefault="009E74FA" w:rsidP="00206B4D">
                                  <w:pPr>
                                    <w:rPr>
                                      <w:sz w:val="16"/>
                                      <w:szCs w:val="16"/>
                                    </w:rPr>
                                  </w:pPr>
                                  <w:r>
                                    <w:rPr>
                                      <w:sz w:val="16"/>
                                      <w:szCs w:val="16"/>
                                    </w:rPr>
                                    <w:t>S4 (0.71)</w:t>
                                  </w:r>
                                </w:p>
                                <w:p w14:paraId="3980DC4C" w14:textId="77777777" w:rsidR="009E74FA" w:rsidRDefault="009E74FA" w:rsidP="00206B4D">
                                  <w:pPr>
                                    <w:rPr>
                                      <w:sz w:val="16"/>
                                      <w:szCs w:val="16"/>
                                    </w:rPr>
                                  </w:pPr>
                                  <w:r>
                                    <w:rPr>
                                      <w:sz w:val="16"/>
                                      <w:szCs w:val="16"/>
                                    </w:rPr>
                                    <w:t>&gt;S3(0.28)</w:t>
                                  </w:r>
                                </w:p>
                                <w:p w14:paraId="1F903344" w14:textId="77777777" w:rsidR="009E74FA" w:rsidRDefault="009E74FA" w:rsidP="00206B4D">
                                  <w:pPr>
                                    <w:rPr>
                                      <w:sz w:val="16"/>
                                      <w:szCs w:val="16"/>
                                    </w:rPr>
                                  </w:pPr>
                                  <w:r>
                                    <w:rPr>
                                      <w:sz w:val="16"/>
                                      <w:szCs w:val="16"/>
                                    </w:rPr>
                                    <w:t>&gt;S2(0.01)</w:t>
                                  </w:r>
                                </w:p>
                                <w:p w14:paraId="7A0B8181" w14:textId="77777777" w:rsidR="009E74FA" w:rsidRDefault="009E74FA" w:rsidP="00206B4D">
                                  <w:pPr>
                                    <w:rPr>
                                      <w:sz w:val="16"/>
                                      <w:szCs w:val="16"/>
                                    </w:rPr>
                                  </w:pPr>
                                  <w:r>
                                    <w:rPr>
                                      <w:sz w:val="16"/>
                                      <w:szCs w:val="16"/>
                                    </w:rPr>
                                    <w:t>&gt;S1(0.00)</w:t>
                                  </w:r>
                                </w:p>
                              </w:tc>
                              <w:tc>
                                <w:tcPr>
                                  <w:tcW w:w="1179" w:type="dxa"/>
                                  <w:vAlign w:val="center"/>
                                </w:tcPr>
                                <w:p w14:paraId="26742ED8" w14:textId="77777777" w:rsidR="009E74FA" w:rsidRDefault="009E74FA" w:rsidP="00206B4D">
                                  <w:pPr>
                                    <w:rPr>
                                      <w:sz w:val="16"/>
                                      <w:szCs w:val="16"/>
                                    </w:rPr>
                                  </w:pPr>
                                  <w:r>
                                    <w:rPr>
                                      <w:sz w:val="16"/>
                                      <w:szCs w:val="16"/>
                                    </w:rPr>
                                    <w:t>S4 (0.95)</w:t>
                                  </w:r>
                                </w:p>
                                <w:p w14:paraId="5235ED68" w14:textId="77777777" w:rsidR="009E74FA" w:rsidRDefault="009E74FA" w:rsidP="00206B4D">
                                  <w:pPr>
                                    <w:rPr>
                                      <w:sz w:val="16"/>
                                      <w:szCs w:val="16"/>
                                    </w:rPr>
                                  </w:pPr>
                                  <w:r>
                                    <w:rPr>
                                      <w:sz w:val="16"/>
                                      <w:szCs w:val="16"/>
                                    </w:rPr>
                                    <w:t>&gt;S3(0.83)</w:t>
                                  </w:r>
                                </w:p>
                                <w:p w14:paraId="79E19FEB" w14:textId="77777777" w:rsidR="009E74FA" w:rsidRDefault="009E74FA" w:rsidP="00206B4D">
                                  <w:pPr>
                                    <w:rPr>
                                      <w:sz w:val="16"/>
                                      <w:szCs w:val="16"/>
                                    </w:rPr>
                                  </w:pPr>
                                  <w:r>
                                    <w:rPr>
                                      <w:sz w:val="16"/>
                                      <w:szCs w:val="16"/>
                                    </w:rPr>
                                    <w:t>&gt;S2(0.83)</w:t>
                                  </w:r>
                                </w:p>
                                <w:p w14:paraId="5FC10536" w14:textId="77777777" w:rsidR="009E74FA" w:rsidRDefault="009E74FA" w:rsidP="00206B4D">
                                  <w:pPr>
                                    <w:rPr>
                                      <w:sz w:val="16"/>
                                      <w:szCs w:val="16"/>
                                    </w:rPr>
                                  </w:pPr>
                                  <w:r>
                                    <w:rPr>
                                      <w:sz w:val="16"/>
                                      <w:szCs w:val="16"/>
                                    </w:rPr>
                                    <w:t>&gt;S1(0.83)</w:t>
                                  </w:r>
                                </w:p>
                              </w:tc>
                            </w:tr>
                          </w:tbl>
                          <w:p w14:paraId="7B166DA2" w14:textId="77777777" w:rsidR="009E74FA" w:rsidRDefault="009E74FA"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0C3DE" id="_x0000_s1031" type="#_x0000_t202" style="position:absolute;left:0;text-align:left;margin-left:0;margin-top:466pt;width:244.05pt;height:12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" stroked="f">
                <v:textbox inset="0,0,0,0">
                  <w:txbxContent>
                    <w:p w14:paraId="1992E365" w14:textId="77777777" w:rsidR="009E74FA" w:rsidRPr="005B520E" w:rsidRDefault="009E74FA"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9E74FA" w14:paraId="03379B36" w14:textId="77777777" w:rsidTr="0059010D">
                        <w:trPr>
                          <w:cantSplit/>
                          <w:trHeight w:val="240"/>
                          <w:tblHeader/>
                          <w:jc w:val="center"/>
                        </w:trPr>
                        <w:tc>
                          <w:tcPr>
                            <w:tcW w:w="1167" w:type="dxa"/>
                            <w:vAlign w:val="center"/>
                          </w:tcPr>
                          <w:p w14:paraId="332A666A" w14:textId="77777777" w:rsidR="009E74FA" w:rsidRDefault="009E74FA" w:rsidP="00206B4D">
                            <w:pPr>
                              <w:pStyle w:val="tablecolhead"/>
                            </w:pPr>
                            <w:r>
                              <w:t>Data Type</w:t>
                            </w:r>
                          </w:p>
                        </w:tc>
                        <w:tc>
                          <w:tcPr>
                            <w:tcW w:w="1260" w:type="dxa"/>
                            <w:vAlign w:val="center"/>
                          </w:tcPr>
                          <w:p w14:paraId="7CA7BA16" w14:textId="77777777" w:rsidR="009E74FA" w:rsidRDefault="009E74FA" w:rsidP="00206B4D">
                            <w:pPr>
                              <w:pStyle w:val="tablecolsubhead"/>
                            </w:pPr>
                            <w:r>
                              <w:t>Final Target Accuracy</w:t>
                            </w:r>
                          </w:p>
                        </w:tc>
                        <w:tc>
                          <w:tcPr>
                            <w:tcW w:w="1260" w:type="dxa"/>
                            <w:vAlign w:val="center"/>
                          </w:tcPr>
                          <w:p w14:paraId="499AC611" w14:textId="77777777" w:rsidR="009E74FA" w:rsidRDefault="009E74FA" w:rsidP="00206B4D">
                            <w:pPr>
                              <w:pStyle w:val="tablecolsubhead"/>
                            </w:pPr>
                            <w:r>
                              <w:t>Predicted Preference Score</w:t>
                            </w:r>
                          </w:p>
                        </w:tc>
                        <w:tc>
                          <w:tcPr>
                            <w:tcW w:w="1179" w:type="dxa"/>
                            <w:vAlign w:val="center"/>
                          </w:tcPr>
                          <w:p w14:paraId="51AD5F8E" w14:textId="77777777" w:rsidR="009E74FA" w:rsidRDefault="009E74FA" w:rsidP="00206B4D">
                            <w:pPr>
                              <w:pStyle w:val="tablecolsubhead"/>
                            </w:pPr>
                            <w:r>
                              <w:t>True Preference Score</w:t>
                            </w:r>
                          </w:p>
                        </w:tc>
                      </w:tr>
                      <w:tr w:rsidR="009E74FA" w14:paraId="1ABF8F66" w14:textId="77777777" w:rsidTr="0059010D">
                        <w:trPr>
                          <w:trHeight w:val="320"/>
                          <w:jc w:val="center"/>
                        </w:trPr>
                        <w:tc>
                          <w:tcPr>
                            <w:tcW w:w="1167" w:type="dxa"/>
                            <w:vAlign w:val="center"/>
                          </w:tcPr>
                          <w:p w14:paraId="074A2B2E" w14:textId="77777777" w:rsidR="009E74FA" w:rsidRDefault="009E74FA" w:rsidP="00206B4D">
                            <w:pPr>
                              <w:pStyle w:val="tablecopy"/>
                              <w:rPr>
                                <w:sz w:val="8"/>
                                <w:szCs w:val="8"/>
                              </w:rPr>
                            </w:pPr>
                            <w:r>
                              <w:t>Simulated</w:t>
                            </w:r>
                          </w:p>
                        </w:tc>
                        <w:tc>
                          <w:tcPr>
                            <w:tcW w:w="1260" w:type="dxa"/>
                            <w:vAlign w:val="center"/>
                          </w:tcPr>
                          <w:p w14:paraId="43673EE8" w14:textId="77777777" w:rsidR="009E74FA" w:rsidRDefault="009E74FA" w:rsidP="00206B4D">
                            <w:pPr>
                              <w:pStyle w:val="tablecopy"/>
                            </w:pPr>
                            <w:r>
                              <w:t>80.14%</w:t>
                            </w:r>
                          </w:p>
                        </w:tc>
                        <w:tc>
                          <w:tcPr>
                            <w:tcW w:w="1260" w:type="dxa"/>
                            <w:vAlign w:val="center"/>
                          </w:tcPr>
                          <w:p w14:paraId="6AE527C8" w14:textId="77777777" w:rsidR="009E74FA" w:rsidRDefault="009E74FA" w:rsidP="00206B4D">
                            <w:pPr>
                              <w:rPr>
                                <w:sz w:val="16"/>
                                <w:szCs w:val="16"/>
                              </w:rPr>
                            </w:pPr>
                            <w:r>
                              <w:rPr>
                                <w:sz w:val="16"/>
                                <w:szCs w:val="16"/>
                              </w:rPr>
                              <w:t>S4 (1.16)</w:t>
                            </w:r>
                          </w:p>
                          <w:p w14:paraId="74340895" w14:textId="77777777" w:rsidR="009E74FA" w:rsidRDefault="009E74FA" w:rsidP="00206B4D">
                            <w:pPr>
                              <w:rPr>
                                <w:sz w:val="16"/>
                                <w:szCs w:val="16"/>
                              </w:rPr>
                            </w:pPr>
                            <w:r>
                              <w:rPr>
                                <w:sz w:val="16"/>
                                <w:szCs w:val="16"/>
                              </w:rPr>
                              <w:t>&gt;S3(0.83)</w:t>
                            </w:r>
                          </w:p>
                          <w:p w14:paraId="0B3A2FBF" w14:textId="77777777" w:rsidR="009E74FA" w:rsidRDefault="009E74FA" w:rsidP="00206B4D">
                            <w:pPr>
                              <w:rPr>
                                <w:sz w:val="16"/>
                                <w:szCs w:val="16"/>
                              </w:rPr>
                            </w:pPr>
                            <w:r>
                              <w:rPr>
                                <w:sz w:val="16"/>
                                <w:szCs w:val="16"/>
                              </w:rPr>
                              <w:t>&gt;S2(0.76)</w:t>
                            </w:r>
                          </w:p>
                          <w:p w14:paraId="5246705A" w14:textId="77777777" w:rsidR="009E74FA" w:rsidRPr="00DE616A" w:rsidRDefault="009E74FA" w:rsidP="00206B4D">
                            <w:pPr>
                              <w:rPr>
                                <w:sz w:val="16"/>
                                <w:szCs w:val="16"/>
                              </w:rPr>
                            </w:pPr>
                            <w:r>
                              <w:rPr>
                                <w:sz w:val="16"/>
                                <w:szCs w:val="16"/>
                              </w:rPr>
                              <w:t>&gt;S1(0.62)</w:t>
                            </w:r>
                          </w:p>
                        </w:tc>
                        <w:tc>
                          <w:tcPr>
                            <w:tcW w:w="1179" w:type="dxa"/>
                            <w:vAlign w:val="center"/>
                          </w:tcPr>
                          <w:p w14:paraId="73510ED9" w14:textId="77777777" w:rsidR="009E74FA" w:rsidRDefault="009E74FA" w:rsidP="00206B4D">
                            <w:pPr>
                              <w:rPr>
                                <w:sz w:val="16"/>
                                <w:szCs w:val="16"/>
                              </w:rPr>
                            </w:pPr>
                            <w:r>
                              <w:rPr>
                                <w:sz w:val="16"/>
                                <w:szCs w:val="16"/>
                              </w:rPr>
                              <w:t>S4 (1.15)</w:t>
                            </w:r>
                          </w:p>
                          <w:p w14:paraId="07B39917" w14:textId="77777777" w:rsidR="009E74FA" w:rsidRDefault="009E74FA" w:rsidP="00206B4D">
                            <w:pPr>
                              <w:rPr>
                                <w:sz w:val="16"/>
                                <w:szCs w:val="16"/>
                              </w:rPr>
                            </w:pPr>
                            <w:r>
                              <w:rPr>
                                <w:sz w:val="16"/>
                                <w:szCs w:val="16"/>
                              </w:rPr>
                              <w:t>&gt;S3(0.79)</w:t>
                            </w:r>
                          </w:p>
                          <w:p w14:paraId="1004BD62" w14:textId="77777777" w:rsidR="009E74FA" w:rsidRDefault="009E74FA" w:rsidP="00206B4D">
                            <w:pPr>
                              <w:rPr>
                                <w:sz w:val="16"/>
                                <w:szCs w:val="16"/>
                              </w:rPr>
                            </w:pPr>
                            <w:r>
                              <w:rPr>
                                <w:sz w:val="16"/>
                                <w:szCs w:val="16"/>
                              </w:rPr>
                              <w:t>&gt;S2(0.72)</w:t>
                            </w:r>
                          </w:p>
                          <w:p w14:paraId="20E20AA8" w14:textId="77777777" w:rsidR="009E74FA" w:rsidRDefault="009E74FA" w:rsidP="00206B4D">
                            <w:pPr>
                              <w:rPr>
                                <w:sz w:val="16"/>
                                <w:szCs w:val="16"/>
                              </w:rPr>
                            </w:pPr>
                            <w:r>
                              <w:rPr>
                                <w:sz w:val="16"/>
                                <w:szCs w:val="16"/>
                              </w:rPr>
                              <w:t>&gt;S1(0.72)</w:t>
                            </w:r>
                          </w:p>
                        </w:tc>
                      </w:tr>
                      <w:tr w:rsidR="009E74FA" w14:paraId="0AF1D8CA" w14:textId="77777777" w:rsidTr="0059010D">
                        <w:trPr>
                          <w:trHeight w:val="320"/>
                          <w:jc w:val="center"/>
                        </w:trPr>
                        <w:tc>
                          <w:tcPr>
                            <w:tcW w:w="1167" w:type="dxa"/>
                            <w:vAlign w:val="center"/>
                          </w:tcPr>
                          <w:p w14:paraId="41ECF0A8" w14:textId="77777777" w:rsidR="009E74FA" w:rsidRDefault="009E74FA" w:rsidP="00206B4D">
                            <w:pPr>
                              <w:pStyle w:val="tablecopy"/>
                            </w:pPr>
                            <w:r>
                              <w:t>Human</w:t>
                            </w:r>
                          </w:p>
                        </w:tc>
                        <w:tc>
                          <w:tcPr>
                            <w:tcW w:w="1260" w:type="dxa"/>
                            <w:vAlign w:val="center"/>
                          </w:tcPr>
                          <w:p w14:paraId="39D92424" w14:textId="77777777" w:rsidR="009E74FA" w:rsidRDefault="009E74FA" w:rsidP="00206B4D">
                            <w:pPr>
                              <w:pStyle w:val="tablecopy"/>
                            </w:pPr>
                            <w:r>
                              <w:t>73.26%</w:t>
                            </w:r>
                          </w:p>
                        </w:tc>
                        <w:tc>
                          <w:tcPr>
                            <w:tcW w:w="1260" w:type="dxa"/>
                            <w:vAlign w:val="center"/>
                          </w:tcPr>
                          <w:p w14:paraId="5A4C3B04" w14:textId="77777777" w:rsidR="009E74FA" w:rsidRDefault="009E74FA" w:rsidP="00206B4D">
                            <w:pPr>
                              <w:rPr>
                                <w:sz w:val="16"/>
                                <w:szCs w:val="16"/>
                              </w:rPr>
                            </w:pPr>
                            <w:r>
                              <w:rPr>
                                <w:sz w:val="16"/>
                                <w:szCs w:val="16"/>
                              </w:rPr>
                              <w:t>S4 (0.71)</w:t>
                            </w:r>
                          </w:p>
                          <w:p w14:paraId="3980DC4C" w14:textId="77777777" w:rsidR="009E74FA" w:rsidRDefault="009E74FA" w:rsidP="00206B4D">
                            <w:pPr>
                              <w:rPr>
                                <w:sz w:val="16"/>
                                <w:szCs w:val="16"/>
                              </w:rPr>
                            </w:pPr>
                            <w:r>
                              <w:rPr>
                                <w:sz w:val="16"/>
                                <w:szCs w:val="16"/>
                              </w:rPr>
                              <w:t>&gt;S3(0.28)</w:t>
                            </w:r>
                          </w:p>
                          <w:p w14:paraId="1F903344" w14:textId="77777777" w:rsidR="009E74FA" w:rsidRDefault="009E74FA" w:rsidP="00206B4D">
                            <w:pPr>
                              <w:rPr>
                                <w:sz w:val="16"/>
                                <w:szCs w:val="16"/>
                              </w:rPr>
                            </w:pPr>
                            <w:r>
                              <w:rPr>
                                <w:sz w:val="16"/>
                                <w:szCs w:val="16"/>
                              </w:rPr>
                              <w:t>&gt;S2(0.01)</w:t>
                            </w:r>
                          </w:p>
                          <w:p w14:paraId="7A0B8181" w14:textId="77777777" w:rsidR="009E74FA" w:rsidRDefault="009E74FA" w:rsidP="00206B4D">
                            <w:pPr>
                              <w:rPr>
                                <w:sz w:val="16"/>
                                <w:szCs w:val="16"/>
                              </w:rPr>
                            </w:pPr>
                            <w:r>
                              <w:rPr>
                                <w:sz w:val="16"/>
                                <w:szCs w:val="16"/>
                              </w:rPr>
                              <w:t>&gt;S1(0.00)</w:t>
                            </w:r>
                          </w:p>
                        </w:tc>
                        <w:tc>
                          <w:tcPr>
                            <w:tcW w:w="1179" w:type="dxa"/>
                            <w:vAlign w:val="center"/>
                          </w:tcPr>
                          <w:p w14:paraId="26742ED8" w14:textId="77777777" w:rsidR="009E74FA" w:rsidRDefault="009E74FA" w:rsidP="00206B4D">
                            <w:pPr>
                              <w:rPr>
                                <w:sz w:val="16"/>
                                <w:szCs w:val="16"/>
                              </w:rPr>
                            </w:pPr>
                            <w:r>
                              <w:rPr>
                                <w:sz w:val="16"/>
                                <w:szCs w:val="16"/>
                              </w:rPr>
                              <w:t>S4 (0.95)</w:t>
                            </w:r>
                          </w:p>
                          <w:p w14:paraId="5235ED68" w14:textId="77777777" w:rsidR="009E74FA" w:rsidRDefault="009E74FA" w:rsidP="00206B4D">
                            <w:pPr>
                              <w:rPr>
                                <w:sz w:val="16"/>
                                <w:szCs w:val="16"/>
                              </w:rPr>
                            </w:pPr>
                            <w:r>
                              <w:rPr>
                                <w:sz w:val="16"/>
                                <w:szCs w:val="16"/>
                              </w:rPr>
                              <w:t>&gt;S3(0.83)</w:t>
                            </w:r>
                          </w:p>
                          <w:p w14:paraId="79E19FEB" w14:textId="77777777" w:rsidR="009E74FA" w:rsidRDefault="009E74FA" w:rsidP="00206B4D">
                            <w:pPr>
                              <w:rPr>
                                <w:sz w:val="16"/>
                                <w:szCs w:val="16"/>
                              </w:rPr>
                            </w:pPr>
                            <w:r>
                              <w:rPr>
                                <w:sz w:val="16"/>
                                <w:szCs w:val="16"/>
                              </w:rPr>
                              <w:t>&gt;S2(0.83)</w:t>
                            </w:r>
                          </w:p>
                          <w:p w14:paraId="5FC10536" w14:textId="77777777" w:rsidR="009E74FA" w:rsidRDefault="009E74FA" w:rsidP="00206B4D">
                            <w:pPr>
                              <w:rPr>
                                <w:sz w:val="16"/>
                                <w:szCs w:val="16"/>
                              </w:rPr>
                            </w:pPr>
                            <w:r>
                              <w:rPr>
                                <w:sz w:val="16"/>
                                <w:szCs w:val="16"/>
                              </w:rPr>
                              <w:t>&gt;S1(0.83)</w:t>
                            </w:r>
                          </w:p>
                        </w:tc>
                      </w:tr>
                    </w:tbl>
                    <w:p w14:paraId="7B166DA2" w14:textId="77777777" w:rsidR="009E74FA" w:rsidRDefault="009E74FA" w:rsidP="00A701AA">
                      <w:pPr>
                        <w:jc w:val="both"/>
                      </w:pPr>
                    </w:p>
                  </w:txbxContent>
                </v:textbox>
                <w10:wrap type="square" anchory="margin"/>
              </v:shape>
            </w:pict>
          </mc:Fallback>
        </mc:AlternateContent>
      </w:r>
      <w:r>
        <w:rPr>
          <w:color w:val="000000"/>
        </w:rPr>
        <w:tab/>
      </w:r>
      <w:r w:rsidRPr="00BF7CFD">
        <w:rPr>
          <w:color w:val="000000"/>
        </w:rPr>
        <w:t xml:space="preserve">Because there were 4 potential targets in the </w:t>
      </w:r>
      <w:r>
        <w:rPr>
          <w:color w:val="000000"/>
        </w:rPr>
        <w:t xml:space="preserve">test </w:t>
      </w:r>
      <w:r w:rsidRPr="00BF7CFD">
        <w:rPr>
          <w:color w:val="000000"/>
        </w:rPr>
        <w:t>grid world</w:t>
      </w:r>
      <w:r>
        <w:rPr>
          <w:color w:val="000000"/>
        </w:rPr>
        <w:t>s</w:t>
      </w:r>
      <w:r w:rsidRPr="00BF7CFD">
        <w:rPr>
          <w:color w:val="000000"/>
        </w:rPr>
        <w:t>, the chance prediction was 25%. Critically, the models which observed nothing more than the agents’ grid world behaviors were capable of inferring the agents’ underlying preference rankings.</w:t>
      </w:r>
    </w:p>
    <w:p w14:paraId="0C252162" w14:textId="77777777" w:rsidR="00A701AA" w:rsidRDefault="00A701AA" w:rsidP="00A701AA">
      <w:pPr>
        <w:jc w:val="both"/>
        <w:rPr>
          <w:color w:val="000000"/>
        </w:rPr>
      </w:pPr>
      <w:r w:rsidRPr="00235B60">
        <w:rPr>
          <w:i/>
          <w:iCs/>
          <w:noProof/>
        </w:rPr>
        <mc:AlternateContent>
          <mc:Choice Requires="wps">
            <w:drawing>
              <wp:anchor distT="45720" distB="45720" distL="114300" distR="114300" simplePos="0" relativeHeight="251662336" behindDoc="0" locked="0" layoutInCell="1" allowOverlap="1" wp14:anchorId="29FD2DB2" wp14:editId="70CED2C3">
                <wp:simplePos x="0" y="0"/>
                <wp:positionH relativeFrom="column">
                  <wp:posOffset>40005</wp:posOffset>
                </wp:positionH>
                <wp:positionV relativeFrom="paragraph">
                  <wp:posOffset>2385060</wp:posOffset>
                </wp:positionV>
                <wp:extent cx="2840355" cy="1404620"/>
                <wp:effectExtent l="0" t="0" r="17145" b="165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355" cy="1404620"/>
                        </a:xfrm>
                        <a:prstGeom prst="rect">
                          <a:avLst/>
                        </a:prstGeom>
                        <a:solidFill>
                          <a:srgbClr val="FFFFFF"/>
                        </a:solidFill>
                        <a:ln w="9525">
                          <a:solidFill>
                            <a:srgbClr val="000000"/>
                          </a:solidFill>
                          <a:miter lim="800000"/>
                          <a:headEnd/>
                          <a:tailEnd/>
                        </a:ln>
                      </wps:spPr>
                      <wps:txbx>
                        <w:txbxContent>
                          <w:p w14:paraId="2678DF28" w14:textId="77777777" w:rsidR="009E74FA" w:rsidRDefault="009E74FA" w:rsidP="00A701AA">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FD2DB2" id="_x0000_s1032" type="#_x0000_t202" style="position:absolute;left:0;text-align:left;margin-left:3.15pt;margin-top:187.8pt;width:223.6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">
                <v:textbox style="mso-fit-shape-to-text:t">
                  <w:txbxContent>
                    <w:p w14:paraId="2678DF28" w14:textId="77777777" w:rsidR="009E74FA" w:rsidRDefault="009E74FA" w:rsidP="00A701AA">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v:shape>
            </w:pict>
          </mc:Fallback>
        </mc:AlternateContent>
      </w:r>
      <w:r w:rsidRPr="00E13C00">
        <w:rPr>
          <w:i/>
          <w:iCs/>
          <w:noProof/>
        </w:rPr>
        <w:drawing>
          <wp:inline distT="0" distB="0" distL="0" distR="0" wp14:anchorId="49787F85" wp14:editId="2EC0F4BF">
            <wp:extent cx="3019144" cy="2264359"/>
            <wp:effectExtent l="0" t="0" r="0" b="3175"/>
            <wp:docPr id="7" name="Picture 2" descr="A picture containing colorful, flying, kite&#10;&#10;Description automatically generated">
              <a:extLst xmlns:a="http://schemas.openxmlformats.org/drawingml/2006/main">
                <a:ext uri="{FF2B5EF4-FFF2-40B4-BE49-F238E27FC236}">
                  <a16:creationId xmlns:a16="http://schemas.microsoft.com/office/drawing/2014/main" id="{6CD345BD-1AB5-4D65-869F-140DA482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olorful, flying, kite&#10;&#10;Description automatically generated">
                      <a:extLst>
                        <a:ext uri="{FF2B5EF4-FFF2-40B4-BE49-F238E27FC236}">
                          <a16:creationId xmlns:a16="http://schemas.microsoft.com/office/drawing/2014/main" id="{6CD345BD-1AB5-4D65-869F-140DA48208F9}"/>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23372" cy="2267530"/>
                    </a:xfrm>
                    <a:prstGeom prst="rect">
                      <a:avLst/>
                    </a:prstGeom>
                  </pic:spPr>
                </pic:pic>
              </a:graphicData>
            </a:graphic>
          </wp:inline>
        </w:drawing>
      </w:r>
    </w:p>
    <w:p w14:paraId="077E6926" w14:textId="77777777" w:rsidR="00A701AA" w:rsidRDefault="00A701AA" w:rsidP="00A701AA">
      <w:pPr>
        <w:jc w:val="both"/>
        <w:rPr>
          <w:color w:val="000000"/>
        </w:rPr>
      </w:pPr>
    </w:p>
    <w:p w14:paraId="1794814B" w14:textId="77777777" w:rsidR="00A701AA" w:rsidRDefault="00A701AA" w:rsidP="00A701AA">
      <w:pPr>
        <w:jc w:val="both"/>
        <w:rPr>
          <w:color w:val="000000"/>
        </w:rPr>
      </w:pPr>
      <w:r>
        <w:rPr>
          <w:i/>
          <w:iCs/>
          <w:noProof/>
        </w:rPr>
        <w:drawing>
          <wp:inline distT="0" distB="0" distL="0" distR="0" wp14:anchorId="3B7A1EA6" wp14:editId="56F6A949">
            <wp:extent cx="3108960" cy="229344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960" cy="2293440"/>
                    </a:xfrm>
                    <a:prstGeom prst="rect">
                      <a:avLst/>
                    </a:prstGeom>
                    <a:noFill/>
                  </pic:spPr>
                </pic:pic>
              </a:graphicData>
            </a:graphic>
          </wp:inline>
        </w:drawing>
      </w:r>
    </w:p>
    <w:p w14:paraId="3730CD59" w14:textId="77777777" w:rsidR="00A701AA" w:rsidRDefault="00A701AA" w:rsidP="00A701AA">
      <w:pPr>
        <w:jc w:val="both"/>
        <w:rPr>
          <w:color w:val="000000"/>
        </w:rPr>
      </w:pPr>
    </w:p>
    <w:p w14:paraId="6642A486" w14:textId="77777777" w:rsidR="00A701AA" w:rsidRDefault="00A701AA" w:rsidP="00A701AA">
      <w:pPr>
        <w:jc w:val="both"/>
        <w:rPr>
          <w:color w:val="000000"/>
        </w:rPr>
      </w:pPr>
      <w:r w:rsidRPr="00235B60">
        <w:rPr>
          <w:i/>
          <w:iCs/>
          <w:noProof/>
        </w:rPr>
        <mc:AlternateContent>
          <mc:Choice Requires="wps">
            <w:drawing>
              <wp:inline distT="0" distB="0" distL="0" distR="0" wp14:anchorId="4FC92D56" wp14:editId="73DD1195">
                <wp:extent cx="3099435" cy="1404620"/>
                <wp:effectExtent l="0" t="0" r="24765" b="1397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404620"/>
                        </a:xfrm>
                        <a:prstGeom prst="rect">
                          <a:avLst/>
                        </a:prstGeom>
                        <a:solidFill>
                          <a:srgbClr val="FFFFFF"/>
                        </a:solidFill>
                        <a:ln w="9525">
                          <a:solidFill>
                            <a:srgbClr val="000000"/>
                          </a:solidFill>
                          <a:miter lim="800000"/>
                          <a:headEnd/>
                          <a:tailEnd/>
                        </a:ln>
                      </wps:spPr>
                      <wps:txbx>
                        <w:txbxContent>
                          <w:p w14:paraId="0615CC63" w14:textId="77777777" w:rsidR="009E74FA" w:rsidRPr="002E57F8" w:rsidRDefault="009E74FA" w:rsidP="00A701AA">
                            <w:pPr>
                              <w:rPr>
                                <w:sz w:val="16"/>
                              </w:rPr>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p w14:paraId="0D4EB70D" w14:textId="77777777" w:rsidR="009E74FA" w:rsidRPr="00667082" w:rsidRDefault="009E74FA" w:rsidP="00A701AA">
                            <w:pPr>
                              <w:rPr>
                                <w:sz w:val="16"/>
                              </w:rPr>
                            </w:pPr>
                          </w:p>
                        </w:txbxContent>
                      </wps:txbx>
                      <wps:bodyPr rot="0" vert="horz" wrap="square" lIns="91440" tIns="45720" rIns="91440" bIns="45720" anchor="t" anchorCtr="0">
                        <a:spAutoFit/>
                      </wps:bodyPr>
                    </wps:wsp>
                  </a:graphicData>
                </a:graphic>
              </wp:inline>
            </w:drawing>
          </mc:Choice>
          <mc:Fallback>
            <w:pict>
              <v:shape w14:anchorId="4FC92D56" id="_x0000_s1033" type="#_x0000_t202" style="width:244.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">
                <v:textbox style="mso-fit-shape-to-text:t">
                  <w:txbxContent>
                    <w:p w14:paraId="0615CC63" w14:textId="77777777" w:rsidR="009E74FA" w:rsidRPr="002E57F8" w:rsidRDefault="009E74FA" w:rsidP="00A701AA">
                      <w:pPr>
                        <w:rPr>
                          <w:sz w:val="16"/>
                        </w:rPr>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p w14:paraId="0D4EB70D" w14:textId="77777777" w:rsidR="009E74FA" w:rsidRPr="00667082" w:rsidRDefault="009E74FA" w:rsidP="00A701AA">
                      <w:pPr>
                        <w:rPr>
                          <w:sz w:val="16"/>
                        </w:rPr>
                      </w:pPr>
                    </w:p>
                  </w:txbxContent>
                </v:textbox>
                <w10:anchorlock/>
              </v:shape>
            </w:pict>
          </mc:Fallback>
        </mc:AlternateContent>
      </w:r>
    </w:p>
    <w:p w14:paraId="25AE96AD" w14:textId="77777777" w:rsidR="00A701AA" w:rsidRDefault="00A701AA" w:rsidP="00A701AA">
      <w:pPr>
        <w:jc w:val="both"/>
        <w:rPr>
          <w:color w:val="000000"/>
        </w:rPr>
      </w:pPr>
    </w:p>
    <w:p w14:paraId="35D73733" w14:textId="77777777" w:rsidR="00A701AA" w:rsidRDefault="00A701AA" w:rsidP="00A701AA">
      <w:pPr>
        <w:jc w:val="both"/>
        <w:rPr>
          <w:color w:val="000000"/>
        </w:rPr>
      </w:pPr>
    </w:p>
    <w:p w14:paraId="1C6D7CE4" w14:textId="77777777" w:rsidR="00A701AA" w:rsidRDefault="00A701AA" w:rsidP="00A701AA">
      <w:pPr>
        <w:pStyle w:val="Heading2"/>
        <w:keepLines/>
        <w:numPr>
          <w:ilvl w:val="1"/>
          <w:numId w:val="0"/>
        </w:numPr>
        <w:tabs>
          <w:tab w:val="num" w:pos="360"/>
        </w:tabs>
        <w:autoSpaceDE/>
        <w:autoSpaceDN/>
        <w:ind w:left="288" w:hanging="288"/>
        <w:contextualSpacing/>
      </w:pPr>
      <w:r>
        <w:lastRenderedPageBreak/>
        <w:t>B.</w:t>
      </w:r>
      <w:r>
        <w:tab/>
        <w:t>Human Data</w:t>
      </w:r>
    </w:p>
    <w:p w14:paraId="2F5CF6BE" w14:textId="77777777" w:rsidR="00A701AA" w:rsidRDefault="00A701AA" w:rsidP="00A701AA">
      <w:pPr>
        <w:jc w:val="both"/>
        <w:rPr>
          <w:color w:val="000000"/>
        </w:rPr>
      </w:pPr>
    </w:p>
    <w:p w14:paraId="1C72AE8B" w14:textId="77777777" w:rsidR="00A701AA" w:rsidRDefault="00A701AA" w:rsidP="00A701AA">
      <w:pPr>
        <w:jc w:val="both"/>
        <w:rPr>
          <w:color w:val="000000"/>
        </w:rPr>
      </w:pPr>
      <w:r w:rsidRPr="00664E45">
        <w:rPr>
          <w:noProof/>
          <w:color w:val="000000"/>
        </w:rPr>
        <w:drawing>
          <wp:inline distT="0" distB="0" distL="0" distR="0" wp14:anchorId="02F87D10" wp14:editId="11E29313">
            <wp:extent cx="3108960" cy="2331720"/>
            <wp:effectExtent l="0" t="0" r="2540" b="5080"/>
            <wp:docPr id="9" name="Picture 8" descr="A close up of a map&#10;&#10;Description automatically generated">
              <a:extLst xmlns:a="http://schemas.openxmlformats.org/drawingml/2006/main">
                <a:ext uri="{FF2B5EF4-FFF2-40B4-BE49-F238E27FC236}">
                  <a16:creationId xmlns:a16="http://schemas.microsoft.com/office/drawing/2014/main" id="{63D618A7-E9B2-4785-8803-46F2E703C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map&#10;&#10;Description automatically generated">
                      <a:extLst>
                        <a:ext uri="{FF2B5EF4-FFF2-40B4-BE49-F238E27FC236}">
                          <a16:creationId xmlns:a16="http://schemas.microsoft.com/office/drawing/2014/main" id="{63D618A7-E9B2-4785-8803-46F2E703CBA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p>
    <w:p w14:paraId="769EC3F7" w14:textId="77777777" w:rsidR="00A701AA" w:rsidRDefault="00A701AA" w:rsidP="00A701AA">
      <w:pPr>
        <w:jc w:val="both"/>
        <w:rPr>
          <w:color w:val="000000"/>
        </w:rPr>
      </w:pPr>
    </w:p>
    <w:p w14:paraId="43D0C0C8" w14:textId="77777777" w:rsidR="00A701AA" w:rsidRDefault="00A701AA" w:rsidP="00A701AA">
      <w:pPr>
        <w:jc w:val="both"/>
        <w:rPr>
          <w:color w:val="000000"/>
        </w:rPr>
      </w:pPr>
      <w:r w:rsidRPr="00235B60">
        <w:rPr>
          <w:i/>
          <w:iCs/>
          <w:noProof/>
        </w:rPr>
        <mc:AlternateContent>
          <mc:Choice Requires="wps">
            <w:drawing>
              <wp:inline distT="0" distB="0" distL="0" distR="0" wp14:anchorId="3C310597" wp14:editId="3FB0397D">
                <wp:extent cx="3108960" cy="1035050"/>
                <wp:effectExtent l="0" t="0" r="15240"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035050"/>
                        </a:xfrm>
                        <a:prstGeom prst="rect">
                          <a:avLst/>
                        </a:prstGeom>
                        <a:solidFill>
                          <a:srgbClr val="FFFFFF"/>
                        </a:solidFill>
                        <a:ln w="9525">
                          <a:solidFill>
                            <a:srgbClr val="000000"/>
                          </a:solidFill>
                          <a:miter lim="800000"/>
                          <a:headEnd/>
                          <a:tailEnd/>
                        </a:ln>
                      </wps:spPr>
                      <wps:txbx>
                        <w:txbxContent>
                          <w:p w14:paraId="1FD13355" w14:textId="77777777" w:rsidR="009E74FA" w:rsidRPr="00667082" w:rsidRDefault="009E74FA" w:rsidP="00A701AA">
                            <w:pPr>
                              <w:rPr>
                                <w:sz w:val="16"/>
                              </w:rPr>
                            </w:pPr>
                            <w:r w:rsidRPr="00664E45">
                              <w:rPr>
                                <w:sz w:val="16"/>
                              </w:rPr>
                              <w:t xml:space="preserve">Figure </w:t>
                            </w:r>
                            <w:r>
                              <w:rPr>
                                <w:sz w:val="16"/>
                              </w:rPr>
                              <w:t>X</w:t>
                            </w:r>
                            <w:r w:rsidRPr="00664E45">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t>
                            </w:r>
                          </w:p>
                        </w:txbxContent>
                      </wps:txbx>
                      <wps:bodyPr rot="0" vert="horz" wrap="square" lIns="91440" tIns="45720" rIns="91440" bIns="45720" anchor="t" anchorCtr="0">
                        <a:spAutoFit/>
                      </wps:bodyPr>
                    </wps:wsp>
                  </a:graphicData>
                </a:graphic>
              </wp:inline>
            </w:drawing>
          </mc:Choice>
          <mc:Fallback>
            <w:pict>
              <v:shape w14:anchorId="3C310597" id="_x0000_s1034" type="#_x0000_t202" style="width:244.8pt;height: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">
                <v:textbox style="mso-fit-shape-to-text:t">
                  <w:txbxContent>
                    <w:p w14:paraId="1FD13355" w14:textId="77777777" w:rsidR="009E74FA" w:rsidRPr="00667082" w:rsidRDefault="009E74FA" w:rsidP="00A701AA">
                      <w:pPr>
                        <w:rPr>
                          <w:sz w:val="16"/>
                        </w:rPr>
                      </w:pPr>
                      <w:r w:rsidRPr="00664E45">
                        <w:rPr>
                          <w:sz w:val="16"/>
                        </w:rPr>
                        <w:t xml:space="preserve">Figure </w:t>
                      </w:r>
                      <w:r>
                        <w:rPr>
                          <w:sz w:val="16"/>
                        </w:rPr>
                        <w:t>X</w:t>
                      </w:r>
                      <w:r w:rsidRPr="00664E45">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t>
                      </w:r>
                    </w:p>
                  </w:txbxContent>
                </v:textbox>
                <w10:anchorlock/>
              </v:shape>
            </w:pict>
          </mc:Fallback>
        </mc:AlternateContent>
      </w:r>
    </w:p>
    <w:p w14:paraId="3A80A1C8" w14:textId="77777777" w:rsidR="00A701AA" w:rsidRDefault="00A701AA" w:rsidP="00A701AA">
      <w:pPr>
        <w:jc w:val="both"/>
        <w:rPr>
          <w:color w:val="000000"/>
        </w:rPr>
      </w:pPr>
      <w:r>
        <w:rPr>
          <w:noProof/>
          <w:color w:val="000000"/>
        </w:rPr>
        <w:drawing>
          <wp:inline distT="0" distB="0" distL="0" distR="0" wp14:anchorId="669A3CC3" wp14:editId="4619E233">
            <wp:extent cx="3108960" cy="238554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2385542"/>
                    </a:xfrm>
                    <a:prstGeom prst="rect">
                      <a:avLst/>
                    </a:prstGeom>
                    <a:noFill/>
                  </pic:spPr>
                </pic:pic>
              </a:graphicData>
            </a:graphic>
          </wp:inline>
        </w:drawing>
      </w:r>
    </w:p>
    <w:p w14:paraId="73CB496C" w14:textId="77777777" w:rsidR="00A701AA" w:rsidRDefault="00A701AA" w:rsidP="00A701AA">
      <w:pPr>
        <w:jc w:val="both"/>
        <w:rPr>
          <w:color w:val="000000"/>
        </w:rPr>
      </w:pPr>
    </w:p>
    <w:p w14:paraId="58CCB748" w14:textId="77777777" w:rsidR="00A701AA" w:rsidRDefault="00A701AA" w:rsidP="00A701AA">
      <w:pPr>
        <w:jc w:val="both"/>
        <w:rPr>
          <w:color w:val="000000"/>
        </w:rPr>
      </w:pPr>
      <w:r w:rsidRPr="00235B60">
        <w:rPr>
          <w:i/>
          <w:iCs/>
          <w:noProof/>
        </w:rPr>
        <mc:AlternateContent>
          <mc:Choice Requires="wps">
            <w:drawing>
              <wp:inline distT="0" distB="0" distL="0" distR="0" wp14:anchorId="6A07A4CD" wp14:editId="424A4A5A">
                <wp:extent cx="3108960" cy="1668282"/>
                <wp:effectExtent l="0" t="0" r="15240" b="1397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668282"/>
                        </a:xfrm>
                        <a:prstGeom prst="rect">
                          <a:avLst/>
                        </a:prstGeom>
                        <a:solidFill>
                          <a:srgbClr val="FFFFFF"/>
                        </a:solidFill>
                        <a:ln w="9525">
                          <a:solidFill>
                            <a:srgbClr val="000000"/>
                          </a:solidFill>
                          <a:miter lim="800000"/>
                          <a:headEnd/>
                          <a:tailEnd/>
                        </a:ln>
                      </wps:spPr>
                      <wps:txbx>
                        <w:txbxContent>
                          <w:p w14:paraId="37AB13E7" w14:textId="77777777" w:rsidR="009E74FA" w:rsidRPr="00667082" w:rsidRDefault="009E74FA" w:rsidP="00A701AA">
                            <w:pPr>
                              <w:rPr>
                                <w:sz w:val="16"/>
                              </w:rPr>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txbxContent>
                      </wps:txbx>
                      <wps:bodyPr rot="0" vert="horz" wrap="square" lIns="91440" tIns="45720" rIns="91440" bIns="45720" anchor="t" anchorCtr="0">
                        <a:spAutoFit/>
                      </wps:bodyPr>
                    </wps:wsp>
                  </a:graphicData>
                </a:graphic>
              </wp:inline>
            </w:drawing>
          </mc:Choice>
          <mc:Fallback>
            <w:pict>
              <v:shape w14:anchorId="6A07A4CD" id="_x0000_s1035" type="#_x0000_t202" style="width:244.8pt;height:1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">
                <v:textbox style="mso-fit-shape-to-text:t">
                  <w:txbxContent>
                    <w:p w14:paraId="37AB13E7" w14:textId="77777777" w:rsidR="009E74FA" w:rsidRPr="00667082" w:rsidRDefault="009E74FA" w:rsidP="00A701AA">
                      <w:pPr>
                        <w:rPr>
                          <w:sz w:val="16"/>
                        </w:rPr>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txbxContent>
                </v:textbox>
                <w10:anchorlock/>
              </v:shape>
            </w:pict>
          </mc:Fallback>
        </mc:AlternateContent>
      </w:r>
    </w:p>
    <w:p w14:paraId="40A03985" w14:textId="77777777" w:rsidR="00A701AA" w:rsidRDefault="00A701AA" w:rsidP="00A701AA">
      <w:pPr>
        <w:jc w:val="both"/>
        <w:rPr>
          <w:color w:val="000000"/>
        </w:rPr>
      </w:pPr>
    </w:p>
    <w:p w14:paraId="5DCB8087" w14:textId="77777777" w:rsidR="00A701AA" w:rsidRPr="00046F97" w:rsidRDefault="00A701AA" w:rsidP="00A701AA">
      <w:pPr>
        <w:jc w:val="both"/>
        <w:rPr>
          <w:color w:val="000000"/>
        </w:rPr>
      </w:pPr>
    </w:p>
    <w:p w14:paraId="630E9362" w14:textId="77777777" w:rsidR="00A701AA" w:rsidRDefault="00A701AA" w:rsidP="00A701AA">
      <w:pPr>
        <w:pStyle w:val="Heading1"/>
        <w:contextualSpacing/>
      </w:pPr>
      <w:r>
        <w:t>Discussion</w:t>
      </w:r>
    </w:p>
    <w:p w14:paraId="4138F65C" w14:textId="77777777" w:rsidR="00A701AA" w:rsidRDefault="00A701AA" w:rsidP="00A701AA">
      <w:pPr>
        <w:pStyle w:val="Heading2"/>
        <w:keepLines/>
        <w:numPr>
          <w:ilvl w:val="1"/>
          <w:numId w:val="0"/>
        </w:numPr>
        <w:tabs>
          <w:tab w:val="num" w:pos="360"/>
        </w:tabs>
        <w:autoSpaceDE/>
        <w:autoSpaceDN/>
        <w:ind w:left="288" w:hanging="288"/>
        <w:contextualSpacing/>
      </w:pPr>
      <w:r>
        <w:t>A.</w:t>
      </w:r>
      <w:r>
        <w:tab/>
        <w:t>Limitations</w:t>
      </w:r>
    </w:p>
    <w:p w14:paraId="41500682" w14:textId="77777777" w:rsidR="00A701AA" w:rsidRDefault="00A701AA" w:rsidP="00A701AA">
      <w:pPr>
        <w:ind w:firstLine="227"/>
        <w:contextualSpacing/>
        <w:jc w:val="both"/>
      </w:pPr>
    </w:p>
    <w:p w14:paraId="36166FF6" w14:textId="77777777" w:rsidR="00A701AA" w:rsidRDefault="00A701AA" w:rsidP="00A701AA">
      <w:pPr>
        <w:pStyle w:val="Heading2"/>
        <w:keepLines/>
        <w:numPr>
          <w:ilvl w:val="1"/>
          <w:numId w:val="0"/>
        </w:numPr>
        <w:tabs>
          <w:tab w:val="num" w:pos="360"/>
        </w:tabs>
        <w:autoSpaceDE/>
        <w:autoSpaceDN/>
        <w:ind w:left="288" w:hanging="288"/>
        <w:contextualSpacing/>
      </w:pPr>
      <w:r>
        <w:t>B.</w:t>
      </w:r>
      <w:r>
        <w:tab/>
        <w:t>Conclusions</w:t>
      </w:r>
    </w:p>
    <w:p w14:paraId="15D1F5D4" w14:textId="77777777" w:rsidR="00A701AA" w:rsidRDefault="00A701AA" w:rsidP="00A701AA">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 NN such as </w:t>
      </w:r>
      <w:proofErr w:type="spellStart"/>
      <w:r w:rsidRPr="002A2592">
        <w:t>ToMnet</w:t>
      </w:r>
      <w:proofErr w:type="spellEnd"/>
      <w:r w:rsidRPr="002A2592">
        <w:t xml:space="preserve">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fldChar w:fldCharType="begin"/>
      </w:r>
      <w:r>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fldChar w:fldCharType="separate"/>
      </w:r>
      <w:r w:rsidRPr="00667082">
        <w:rPr>
          <w:noProof/>
        </w:rPr>
        <w:t>[20]</w:t>
      </w:r>
      <w:r>
        <w:fldChar w:fldCharType="end"/>
      </w:r>
      <w:r w:rsidRPr="002A2592">
        <w:t xml:space="preserve">. </w:t>
      </w:r>
      <w:r>
        <w:tab/>
      </w:r>
      <w:r w:rsidRPr="002A2592">
        <w:t>As 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p>
    <w:p w14:paraId="32D0881A" w14:textId="77777777" w:rsidR="00A701AA" w:rsidRDefault="00A701AA" w:rsidP="00A701AA">
      <w:pPr>
        <w:pStyle w:val="ReferenceHead"/>
        <w:contextualSpacing/>
      </w:pPr>
      <w:r>
        <w:t>References</w:t>
      </w:r>
    </w:p>
    <w:p w14:paraId="05022F3B" w14:textId="77777777" w:rsidR="00A701AA" w:rsidRPr="00667082" w:rsidRDefault="00A701AA" w:rsidP="00A701AA">
      <w:pPr>
        <w:pStyle w:val="References"/>
        <w:numPr>
          <w:ilvl w:val="0"/>
          <w:numId w:val="0"/>
        </w:numPr>
        <w:rPr>
          <w:noProof/>
        </w:rPr>
      </w:pPr>
      <w:r>
        <w:fldChar w:fldCharType="begin"/>
      </w:r>
      <w:r>
        <w:instrText>ADDIN F1000_CSL_BIBLIOGRAPHY</w:instrText>
      </w:r>
      <w:r>
        <w:fldChar w:fldCharType="separate"/>
      </w:r>
    </w:p>
    <w:p w14:paraId="3FDA9F7C" w14:textId="77777777" w:rsidR="00A701AA" w:rsidRPr="00667082" w:rsidRDefault="00A701AA" w:rsidP="00A701AA">
      <w:pPr>
        <w:widowControl w:val="0"/>
        <w:adjustRightInd w:val="0"/>
        <w:ind w:left="560" w:hanging="560"/>
        <w:rPr>
          <w:noProof/>
          <w:sz w:val="16"/>
        </w:rPr>
      </w:pPr>
      <w:r w:rsidRPr="00667082">
        <w:rPr>
          <w:noProof/>
          <w:sz w:val="16"/>
        </w:rPr>
        <w:t>[1]</w:t>
      </w:r>
      <w:r w:rsidRPr="00667082">
        <w:rPr>
          <w:noProof/>
          <w:sz w:val="16"/>
        </w:rPr>
        <w:tab/>
        <w:t xml:space="preserve">Z. Zhao, H. Lu, D. Cai, X. He, and Y. Zhuang, “User preference learning for online social recommendation,” </w:t>
      </w:r>
      <w:r w:rsidRPr="00667082">
        <w:rPr>
          <w:i/>
          <w:iCs/>
          <w:noProof/>
          <w:sz w:val="16"/>
        </w:rPr>
        <w:t>IEEE Trans. Knowl. Data Eng.</w:t>
      </w:r>
      <w:r w:rsidRPr="00667082">
        <w:rPr>
          <w:noProof/>
          <w:sz w:val="16"/>
        </w:rPr>
        <w:t>, vol. 28, no. 9, pp. 2522–2534, Sep. 2016.</w:t>
      </w:r>
    </w:p>
    <w:p w14:paraId="4125229A" w14:textId="77777777" w:rsidR="00A701AA" w:rsidRPr="00667082" w:rsidRDefault="00A701AA" w:rsidP="00A701AA">
      <w:pPr>
        <w:widowControl w:val="0"/>
        <w:adjustRightInd w:val="0"/>
        <w:ind w:left="560" w:hanging="560"/>
        <w:rPr>
          <w:noProof/>
          <w:sz w:val="16"/>
        </w:rPr>
      </w:pPr>
      <w:r w:rsidRPr="00667082">
        <w:rPr>
          <w:noProof/>
          <w:sz w:val="16"/>
        </w:rPr>
        <w:t>[2]</w:t>
      </w:r>
      <w:r w:rsidRPr="00667082">
        <w:rPr>
          <w:noProof/>
          <w:sz w:val="16"/>
        </w:rPr>
        <w:tab/>
        <w:t>A. Bellogín, I. Cantador, P. Castells, and Á. Ortigosa, “Discovering Relevant Preferences in a Personalised Recommender System using Machine Learning Techniques,” 2008.</w:t>
      </w:r>
    </w:p>
    <w:p w14:paraId="48AD3D85" w14:textId="77777777" w:rsidR="00A701AA" w:rsidRPr="00667082" w:rsidRDefault="00A701AA" w:rsidP="00A701AA">
      <w:pPr>
        <w:widowControl w:val="0"/>
        <w:adjustRightInd w:val="0"/>
        <w:ind w:left="560" w:hanging="560"/>
        <w:rPr>
          <w:noProof/>
          <w:sz w:val="16"/>
        </w:rPr>
      </w:pPr>
      <w:r w:rsidRPr="00667082">
        <w:rPr>
          <w:noProof/>
          <w:sz w:val="16"/>
        </w:rPr>
        <w:t>[3]</w:t>
      </w:r>
      <w:r w:rsidRPr="00667082">
        <w:rPr>
          <w:noProof/>
          <w:sz w:val="16"/>
        </w:rPr>
        <w:tab/>
        <w:t xml:space="preserve">H. Gunes, O. Celiktutan, and E. Sariyanidi, “Live human-robot interactive public demonstrations with automatic emotion and personality prediction.,” </w:t>
      </w:r>
      <w:r w:rsidRPr="00667082">
        <w:rPr>
          <w:i/>
          <w:iCs/>
          <w:noProof/>
          <w:sz w:val="16"/>
        </w:rPr>
        <w:t>Philos. Trans. R. Soc. Lond. B. Biol. Sci.</w:t>
      </w:r>
      <w:r w:rsidRPr="00667082">
        <w:rPr>
          <w:noProof/>
          <w:sz w:val="16"/>
        </w:rPr>
        <w:t>, vol. 374, no. 1771, p. 20180026, Apr. 2019.</w:t>
      </w:r>
    </w:p>
    <w:p w14:paraId="391DED69" w14:textId="77777777" w:rsidR="00A701AA" w:rsidRPr="00667082" w:rsidRDefault="00A701AA" w:rsidP="00A701AA">
      <w:pPr>
        <w:widowControl w:val="0"/>
        <w:adjustRightInd w:val="0"/>
        <w:ind w:left="560" w:hanging="560"/>
        <w:rPr>
          <w:noProof/>
          <w:sz w:val="16"/>
        </w:rPr>
      </w:pPr>
      <w:r w:rsidRPr="00667082">
        <w:rPr>
          <w:noProof/>
          <w:sz w:val="16"/>
        </w:rPr>
        <w:t>[4]</w:t>
      </w:r>
      <w:r w:rsidRPr="00667082">
        <w:rPr>
          <w:noProof/>
          <w:sz w:val="16"/>
        </w:rPr>
        <w:tab/>
        <w:t xml:space="preserve">I. Momennejad, A. Duker, and A. Coman, “Bridge ties bind collective memories.,” </w:t>
      </w:r>
      <w:r w:rsidRPr="00667082">
        <w:rPr>
          <w:i/>
          <w:iCs/>
          <w:noProof/>
          <w:sz w:val="16"/>
        </w:rPr>
        <w:t>Nat Commun</w:t>
      </w:r>
      <w:r w:rsidRPr="00667082">
        <w:rPr>
          <w:noProof/>
          <w:sz w:val="16"/>
        </w:rPr>
        <w:t>, vol. 10, no. 1, p. 1578, Apr. 2019.</w:t>
      </w:r>
    </w:p>
    <w:p w14:paraId="4C29A3AB" w14:textId="77777777" w:rsidR="00A701AA" w:rsidRPr="00667082" w:rsidRDefault="00A701AA" w:rsidP="00A701AA">
      <w:pPr>
        <w:widowControl w:val="0"/>
        <w:adjustRightInd w:val="0"/>
        <w:ind w:left="560" w:hanging="560"/>
        <w:rPr>
          <w:noProof/>
          <w:sz w:val="16"/>
        </w:rPr>
      </w:pPr>
      <w:r w:rsidRPr="00667082">
        <w:rPr>
          <w:noProof/>
          <w:sz w:val="16"/>
        </w:rPr>
        <w:t>[5]</w:t>
      </w:r>
      <w:r w:rsidRPr="00667082">
        <w:rPr>
          <w:noProof/>
          <w:sz w:val="16"/>
        </w:rPr>
        <w:tab/>
        <w:t xml:space="preserve">R. I. Dunbar, A. Marriott, and N. D. Duncan, “Human conversational behavior.,” </w:t>
      </w:r>
      <w:r w:rsidRPr="00667082">
        <w:rPr>
          <w:i/>
          <w:iCs/>
          <w:noProof/>
          <w:sz w:val="16"/>
        </w:rPr>
        <w:t>Hum. Nat.</w:t>
      </w:r>
      <w:r w:rsidRPr="00667082">
        <w:rPr>
          <w:noProof/>
          <w:sz w:val="16"/>
        </w:rPr>
        <w:t>, vol. 8, no. 3, pp. 231–246, Sep. 1997.</w:t>
      </w:r>
    </w:p>
    <w:p w14:paraId="7478BEBE" w14:textId="77777777" w:rsidR="00A701AA" w:rsidRPr="00667082" w:rsidRDefault="00A701AA" w:rsidP="00A701AA">
      <w:pPr>
        <w:widowControl w:val="0"/>
        <w:adjustRightInd w:val="0"/>
        <w:ind w:left="560" w:hanging="560"/>
        <w:rPr>
          <w:noProof/>
          <w:sz w:val="16"/>
        </w:rPr>
      </w:pPr>
      <w:r w:rsidRPr="00667082">
        <w:rPr>
          <w:noProof/>
          <w:sz w:val="16"/>
        </w:rPr>
        <w:t>[6]</w:t>
      </w:r>
      <w:r w:rsidRPr="00667082">
        <w:rPr>
          <w:noProof/>
          <w:sz w:val="16"/>
        </w:rPr>
        <w:tab/>
        <w:t>N. Rabinowitz, F. Perbet, F. Song, C. Zhang, S. M. A. Eslami, and M. Botvinick, “Machine Theory of Mind,” presented at the Proceedings of the 35th International Conference on Machine Learning, 2018, vol. 80, pp. 4218–4227.</w:t>
      </w:r>
    </w:p>
    <w:p w14:paraId="573A873E" w14:textId="77777777" w:rsidR="00A701AA" w:rsidRPr="00667082" w:rsidRDefault="00A701AA" w:rsidP="00A701AA">
      <w:pPr>
        <w:widowControl w:val="0"/>
        <w:adjustRightInd w:val="0"/>
        <w:ind w:left="560" w:hanging="560"/>
        <w:rPr>
          <w:noProof/>
          <w:sz w:val="16"/>
        </w:rPr>
      </w:pPr>
      <w:r w:rsidRPr="00667082">
        <w:rPr>
          <w:noProof/>
          <w:sz w:val="16"/>
        </w:rPr>
        <w:t>[7]</w:t>
      </w:r>
      <w:r w:rsidRPr="00667082">
        <w:rPr>
          <w:noProof/>
          <w:sz w:val="16"/>
        </w:rPr>
        <w:tab/>
        <w:t xml:space="preserve">I. G. Sarason, H. M. Levine, R. B. Basham, and B. R. Sarason, “Assessing social support: The Social Support Questionnaire.,” </w:t>
      </w:r>
      <w:r w:rsidRPr="00667082">
        <w:rPr>
          <w:i/>
          <w:iCs/>
          <w:noProof/>
          <w:sz w:val="16"/>
        </w:rPr>
        <w:t>J. Pers. Soc. Psychol.</w:t>
      </w:r>
      <w:r w:rsidRPr="00667082">
        <w:rPr>
          <w:noProof/>
          <w:sz w:val="16"/>
        </w:rPr>
        <w:t>, vol. 44, no. 1, pp. 127–139, 1983.</w:t>
      </w:r>
    </w:p>
    <w:p w14:paraId="7B63380D" w14:textId="77777777" w:rsidR="00A701AA" w:rsidRPr="00667082" w:rsidRDefault="00A701AA" w:rsidP="00A701AA">
      <w:pPr>
        <w:widowControl w:val="0"/>
        <w:adjustRightInd w:val="0"/>
        <w:ind w:left="560" w:hanging="560"/>
        <w:rPr>
          <w:noProof/>
          <w:sz w:val="16"/>
        </w:rPr>
      </w:pPr>
      <w:r w:rsidRPr="00667082">
        <w:rPr>
          <w:noProof/>
          <w:sz w:val="16"/>
        </w:rPr>
        <w:t>[8]</w:t>
      </w:r>
      <w:r w:rsidRPr="00667082">
        <w:rPr>
          <w:noProof/>
          <w:sz w:val="16"/>
        </w:rPr>
        <w:tab/>
        <w:t>T. L. Albrecht and D. J. Goldsmith, “Social support, social networks and health. Teoksessa TL Thompson, AM Dorsey, KI Miller &amp; R. Parrott (toim.) Handbook of health communication,” 2003.</w:t>
      </w:r>
    </w:p>
    <w:p w14:paraId="286A4575" w14:textId="77777777" w:rsidR="00A701AA" w:rsidRPr="00667082" w:rsidRDefault="00A701AA" w:rsidP="00A701AA">
      <w:pPr>
        <w:widowControl w:val="0"/>
        <w:adjustRightInd w:val="0"/>
        <w:ind w:left="560" w:hanging="560"/>
        <w:rPr>
          <w:noProof/>
          <w:sz w:val="16"/>
        </w:rPr>
      </w:pPr>
      <w:r w:rsidRPr="00667082">
        <w:rPr>
          <w:noProof/>
          <w:sz w:val="16"/>
        </w:rPr>
        <w:t>[9]</w:t>
      </w:r>
      <w:r w:rsidRPr="00667082">
        <w:rPr>
          <w:noProof/>
          <w:sz w:val="16"/>
        </w:rPr>
        <w:tab/>
        <w:t xml:space="preserve">C. A. Heaney and B. A. Israel, “Social networks and social support,” </w:t>
      </w:r>
      <w:r w:rsidRPr="00667082">
        <w:rPr>
          <w:i/>
          <w:iCs/>
          <w:noProof/>
          <w:sz w:val="16"/>
        </w:rPr>
        <w:t>Health behavior and health education: Theory, research, and practice</w:t>
      </w:r>
      <w:r w:rsidRPr="00667082">
        <w:rPr>
          <w:noProof/>
          <w:sz w:val="16"/>
        </w:rPr>
        <w:t>, vol. 4, pp. 189–210, 2008.</w:t>
      </w:r>
    </w:p>
    <w:p w14:paraId="0FF7615D" w14:textId="77777777" w:rsidR="00A701AA" w:rsidRPr="00667082" w:rsidRDefault="00A701AA" w:rsidP="00A701AA">
      <w:pPr>
        <w:widowControl w:val="0"/>
        <w:adjustRightInd w:val="0"/>
        <w:ind w:left="560" w:hanging="560"/>
        <w:rPr>
          <w:noProof/>
          <w:sz w:val="16"/>
        </w:rPr>
      </w:pPr>
      <w:r w:rsidRPr="00667082">
        <w:rPr>
          <w:noProof/>
          <w:sz w:val="16"/>
        </w:rPr>
        <w:t>[10]</w:t>
      </w:r>
      <w:r w:rsidRPr="00667082">
        <w:rPr>
          <w:noProof/>
          <w:sz w:val="16"/>
        </w:rPr>
        <w:tab/>
        <w:t xml:space="preserve">Y.-L. Wu, E. Gamborino, and L.-C. Fu, “Interactive Question-Posing System for Robot-Assisted Reminiscence from Personal Photos,” </w:t>
      </w:r>
      <w:r w:rsidRPr="00667082">
        <w:rPr>
          <w:i/>
          <w:iCs/>
          <w:noProof/>
          <w:sz w:val="16"/>
        </w:rPr>
        <w:t>IEEE Trans. Cogn. Dev. Syst.</w:t>
      </w:r>
      <w:r w:rsidRPr="00667082">
        <w:rPr>
          <w:noProof/>
          <w:sz w:val="16"/>
        </w:rPr>
        <w:t>, pp. 1–1, 2019.</w:t>
      </w:r>
    </w:p>
    <w:p w14:paraId="205EE7AE" w14:textId="77777777" w:rsidR="00A701AA" w:rsidRPr="00667082" w:rsidRDefault="00A701AA" w:rsidP="00A701AA">
      <w:pPr>
        <w:widowControl w:val="0"/>
        <w:adjustRightInd w:val="0"/>
        <w:ind w:left="560" w:hanging="560"/>
        <w:rPr>
          <w:noProof/>
          <w:sz w:val="16"/>
        </w:rPr>
      </w:pPr>
      <w:r w:rsidRPr="00667082">
        <w:rPr>
          <w:noProof/>
          <w:sz w:val="16"/>
        </w:rPr>
        <w:t>[11]</w:t>
      </w:r>
      <w:r w:rsidRPr="00667082">
        <w:rPr>
          <w:noProof/>
          <w:sz w:val="16"/>
        </w:rPr>
        <w:tab/>
        <w:t>X. Guo, Y.-C. Huang, E. Gamborino, S.-H. Tseng, L.-C. Fu, and S.-L. Yeh, “Inferring Human Feelings and Desires for Human-</w:t>
      </w:r>
      <w:r w:rsidRPr="00667082">
        <w:rPr>
          <w:noProof/>
          <w:sz w:val="16"/>
        </w:rPr>
        <w:lastRenderedPageBreak/>
        <w:t xml:space="preserve">Robot Trust Promotion,” in </w:t>
      </w:r>
      <w:r w:rsidRPr="00667082">
        <w:rPr>
          <w:i/>
          <w:iCs/>
          <w:noProof/>
          <w:sz w:val="16"/>
        </w:rPr>
        <w:t>Cross-Cultural Design. Methods, Tools and User Experience: 11th International Conference, CCD 2019, Held as Part of the 21st HCI International Conference, HCII 2019, Orlando, FL, USA, July 26–31, 2019, Proceedings, Part I</w:t>
      </w:r>
      <w:r w:rsidRPr="00667082">
        <w:rPr>
          <w:noProof/>
          <w:sz w:val="16"/>
        </w:rPr>
        <w:t>, vol. 11576, P.-L. P. Rau, Ed. Cham: Springer International Publishing, 2019, pp. 365–375.</w:t>
      </w:r>
    </w:p>
    <w:p w14:paraId="73EACF35" w14:textId="77777777" w:rsidR="00A701AA" w:rsidRPr="00667082" w:rsidRDefault="00A701AA" w:rsidP="00A701AA">
      <w:pPr>
        <w:widowControl w:val="0"/>
        <w:adjustRightInd w:val="0"/>
        <w:ind w:left="560" w:hanging="560"/>
        <w:rPr>
          <w:noProof/>
          <w:sz w:val="16"/>
        </w:rPr>
      </w:pPr>
      <w:r w:rsidRPr="00667082">
        <w:rPr>
          <w:noProof/>
          <w:sz w:val="16"/>
        </w:rPr>
        <w:t>[12]</w:t>
      </w:r>
      <w:r w:rsidRPr="00667082">
        <w:rPr>
          <w:noProof/>
          <w:sz w:val="16"/>
        </w:rPr>
        <w:tab/>
        <w:t>E. Gamborino and L.-C. Fu, “Interactive Reinforcement Learning based Assistive Robot for the Emotional Support of Children,” presented at the 2018 18th International Conference on Control, Automation and Systems (ICCAS), 2018.</w:t>
      </w:r>
    </w:p>
    <w:p w14:paraId="121C0BA8" w14:textId="77777777" w:rsidR="00A701AA" w:rsidRPr="00667082" w:rsidRDefault="00A701AA" w:rsidP="00A701AA">
      <w:pPr>
        <w:widowControl w:val="0"/>
        <w:adjustRightInd w:val="0"/>
        <w:ind w:left="560" w:hanging="560"/>
        <w:rPr>
          <w:noProof/>
          <w:sz w:val="16"/>
        </w:rPr>
      </w:pPr>
      <w:r w:rsidRPr="00667082">
        <w:rPr>
          <w:noProof/>
          <w:sz w:val="16"/>
        </w:rPr>
        <w:t>[13]</w:t>
      </w:r>
      <w:r w:rsidRPr="00667082">
        <w:rPr>
          <w:noProof/>
          <w:sz w:val="16"/>
        </w:rPr>
        <w:tab/>
        <w:t xml:space="preserve">E. Gamborino, H.-P. Yueh, W. Lin, S.-L. Yeh, and L.-C. Fu, “Mood Estimation as a Social Profile Predictor in an Autonomous, Multi-Session, Emotional Support Robot for Children,” in </w:t>
      </w:r>
      <w:r w:rsidRPr="00667082">
        <w:rPr>
          <w:i/>
          <w:iCs/>
          <w:noProof/>
          <w:sz w:val="16"/>
        </w:rPr>
        <w:t>2019 28th IEEE International Conference on Robot and Human Interactive Communication (RO-MAN)</w:t>
      </w:r>
      <w:r w:rsidRPr="00667082">
        <w:rPr>
          <w:noProof/>
          <w:sz w:val="16"/>
        </w:rPr>
        <w:t>, 2019, pp. 1–6.</w:t>
      </w:r>
    </w:p>
    <w:p w14:paraId="58F7F8FB" w14:textId="77777777" w:rsidR="00A701AA" w:rsidRPr="00667082" w:rsidRDefault="00A701AA" w:rsidP="00A701AA">
      <w:pPr>
        <w:widowControl w:val="0"/>
        <w:adjustRightInd w:val="0"/>
        <w:ind w:left="560" w:hanging="560"/>
        <w:rPr>
          <w:noProof/>
          <w:sz w:val="16"/>
        </w:rPr>
      </w:pPr>
      <w:r w:rsidRPr="00667082">
        <w:rPr>
          <w:noProof/>
          <w:sz w:val="16"/>
        </w:rPr>
        <w:t>[14]</w:t>
      </w:r>
      <w:r w:rsidRPr="00667082">
        <w:rPr>
          <w:noProof/>
          <w:sz w:val="16"/>
        </w:rPr>
        <w:tab/>
        <w:t xml:space="preserve">J. A. Barnes, “Class and committees in a norwegian island parish,” </w:t>
      </w:r>
      <w:r w:rsidRPr="00667082">
        <w:rPr>
          <w:i/>
          <w:iCs/>
          <w:noProof/>
          <w:sz w:val="16"/>
        </w:rPr>
        <w:t>Human Relations</w:t>
      </w:r>
      <w:r w:rsidRPr="00667082">
        <w:rPr>
          <w:noProof/>
          <w:sz w:val="16"/>
        </w:rPr>
        <w:t>, vol. 7, no. 1, pp. 39–58, Feb. 1954.</w:t>
      </w:r>
    </w:p>
    <w:p w14:paraId="3C17A3EE" w14:textId="77777777" w:rsidR="00A701AA" w:rsidRPr="00667082" w:rsidRDefault="00A701AA" w:rsidP="00A701AA">
      <w:pPr>
        <w:widowControl w:val="0"/>
        <w:adjustRightInd w:val="0"/>
        <w:ind w:left="560" w:hanging="560"/>
        <w:rPr>
          <w:noProof/>
          <w:sz w:val="16"/>
        </w:rPr>
      </w:pPr>
      <w:r w:rsidRPr="00667082">
        <w:rPr>
          <w:noProof/>
          <w:sz w:val="16"/>
        </w:rPr>
        <w:t>[15]</w:t>
      </w:r>
      <w:r w:rsidRPr="00667082">
        <w:rPr>
          <w:noProof/>
          <w:sz w:val="16"/>
        </w:rPr>
        <w:tab/>
        <w:t xml:space="preserve">L. Euler, “Leonhard Euler and the Koenigsberg Bridges,” </w:t>
      </w:r>
      <w:r w:rsidRPr="00667082">
        <w:rPr>
          <w:i/>
          <w:iCs/>
          <w:noProof/>
          <w:sz w:val="16"/>
        </w:rPr>
        <w:t>Sci. Am.</w:t>
      </w:r>
      <w:r w:rsidRPr="00667082">
        <w:rPr>
          <w:noProof/>
          <w:sz w:val="16"/>
        </w:rPr>
        <w:t>, vol. 189, no. 1, pp. 66–72, 1953.</w:t>
      </w:r>
    </w:p>
    <w:p w14:paraId="71F8A6C4" w14:textId="77777777" w:rsidR="00A701AA" w:rsidRPr="00667082" w:rsidRDefault="00A701AA" w:rsidP="00A701AA">
      <w:pPr>
        <w:widowControl w:val="0"/>
        <w:adjustRightInd w:val="0"/>
        <w:ind w:left="560" w:hanging="560"/>
        <w:rPr>
          <w:noProof/>
          <w:sz w:val="16"/>
        </w:rPr>
      </w:pPr>
      <w:r w:rsidRPr="00667082">
        <w:rPr>
          <w:noProof/>
          <w:sz w:val="16"/>
        </w:rPr>
        <w:t>[16]</w:t>
      </w:r>
      <w:r w:rsidRPr="00667082">
        <w:rPr>
          <w:noProof/>
          <w:sz w:val="16"/>
        </w:rPr>
        <w:tab/>
        <w:t xml:space="preserve">K. Wright, “Social networks, interpersonal social support, and health outcomes: A health communication perspective,” </w:t>
      </w:r>
      <w:r w:rsidRPr="00667082">
        <w:rPr>
          <w:i/>
          <w:iCs/>
          <w:noProof/>
          <w:sz w:val="16"/>
        </w:rPr>
        <w:t>Front. Commun.</w:t>
      </w:r>
      <w:r w:rsidRPr="00667082">
        <w:rPr>
          <w:noProof/>
          <w:sz w:val="16"/>
        </w:rPr>
        <w:t>, vol. 1, Oct. 2016.</w:t>
      </w:r>
    </w:p>
    <w:p w14:paraId="6B22AE14" w14:textId="77777777" w:rsidR="00A701AA" w:rsidRPr="00667082" w:rsidRDefault="00A701AA" w:rsidP="00A701AA">
      <w:pPr>
        <w:widowControl w:val="0"/>
        <w:adjustRightInd w:val="0"/>
        <w:ind w:left="560" w:hanging="560"/>
        <w:rPr>
          <w:noProof/>
          <w:sz w:val="16"/>
        </w:rPr>
      </w:pPr>
      <w:r w:rsidRPr="00667082">
        <w:rPr>
          <w:noProof/>
          <w:sz w:val="16"/>
        </w:rPr>
        <w:t>[17]</w:t>
      </w:r>
      <w:r w:rsidRPr="00667082">
        <w:rPr>
          <w:noProof/>
          <w:sz w:val="16"/>
        </w:rPr>
        <w:tab/>
        <w:t xml:space="preserve">K. B. Wright and C. H. Miller, “A Measure of Weak-Tie/Strong-Tie Support Network Preference,” </w:t>
      </w:r>
      <w:r w:rsidRPr="00667082">
        <w:rPr>
          <w:i/>
          <w:iCs/>
          <w:noProof/>
          <w:sz w:val="16"/>
        </w:rPr>
        <w:t>Commun Monogr</w:t>
      </w:r>
      <w:r w:rsidRPr="00667082">
        <w:rPr>
          <w:noProof/>
          <w:sz w:val="16"/>
        </w:rPr>
        <w:t>, vol. 77, no. 4, pp. 500–517, Dec. 2010.</w:t>
      </w:r>
    </w:p>
    <w:p w14:paraId="2C7D1F4A" w14:textId="77777777" w:rsidR="00A701AA" w:rsidRPr="00667082" w:rsidRDefault="00A701AA" w:rsidP="00A701AA">
      <w:pPr>
        <w:widowControl w:val="0"/>
        <w:adjustRightInd w:val="0"/>
        <w:ind w:left="560" w:hanging="560"/>
        <w:rPr>
          <w:noProof/>
          <w:sz w:val="16"/>
        </w:rPr>
      </w:pPr>
      <w:r w:rsidRPr="00667082">
        <w:rPr>
          <w:noProof/>
          <w:sz w:val="16"/>
        </w:rPr>
        <w:t>[18]</w:t>
      </w:r>
      <w:r w:rsidRPr="00667082">
        <w:rPr>
          <w:noProof/>
          <w:sz w:val="16"/>
        </w:rPr>
        <w:tab/>
        <w:t xml:space="preserve">B. H. Gottlieb and A. E. Bergen, “Social support concepts and measures.,” </w:t>
      </w:r>
      <w:r w:rsidRPr="00667082">
        <w:rPr>
          <w:i/>
          <w:iCs/>
          <w:noProof/>
          <w:sz w:val="16"/>
        </w:rPr>
        <w:t>J Psychosom Res</w:t>
      </w:r>
      <w:r w:rsidRPr="00667082">
        <w:rPr>
          <w:noProof/>
          <w:sz w:val="16"/>
        </w:rPr>
        <w:t>, vol. 69, no. 5, pp. 511–520, Nov. 2010.</w:t>
      </w:r>
    </w:p>
    <w:p w14:paraId="5726349F" w14:textId="77777777" w:rsidR="00A701AA" w:rsidRPr="00667082" w:rsidRDefault="00A701AA" w:rsidP="00A701AA">
      <w:pPr>
        <w:widowControl w:val="0"/>
        <w:adjustRightInd w:val="0"/>
        <w:ind w:left="560" w:hanging="560"/>
        <w:rPr>
          <w:noProof/>
          <w:sz w:val="16"/>
        </w:rPr>
      </w:pPr>
      <w:r w:rsidRPr="00667082">
        <w:rPr>
          <w:noProof/>
          <w:sz w:val="16"/>
        </w:rPr>
        <w:t>[19]</w:t>
      </w:r>
      <w:r w:rsidRPr="00667082">
        <w:rPr>
          <w:noProof/>
          <w:sz w:val="16"/>
        </w:rPr>
        <w:tab/>
        <w:t xml:space="preserve">M. Abadi, P. Barham, J. Chen, Z. Chen, A. Davis, J. Dean, M. Devin, S. Ghemawat, G. Irving, M. Isard, M. Kudlur, J. Levenberg, R. Monga, S. Moore, D. G. Murray, B. Steiner, P. Tucker, V. Vasudevan, P. Warden, M. Wicke, Y. Yu, and X. Zheng, </w:t>
      </w:r>
      <w:r w:rsidRPr="00667082">
        <w:rPr>
          <w:i/>
          <w:iCs/>
          <w:noProof/>
          <w:sz w:val="16"/>
        </w:rPr>
        <w:t>TensorFlow: A System for Large-Scale Machine Learning</w:t>
      </w:r>
      <w:r w:rsidRPr="00667082">
        <w:rPr>
          <w:noProof/>
          <w:sz w:val="16"/>
        </w:rPr>
        <w:t>. 2016.</w:t>
      </w:r>
    </w:p>
    <w:p w14:paraId="6FBD9053" w14:textId="77777777" w:rsidR="00A701AA" w:rsidRPr="00667082" w:rsidRDefault="00A701AA" w:rsidP="00A701AA">
      <w:pPr>
        <w:widowControl w:val="0"/>
        <w:adjustRightInd w:val="0"/>
        <w:ind w:left="560" w:hanging="560"/>
        <w:rPr>
          <w:noProof/>
          <w:sz w:val="16"/>
        </w:rPr>
      </w:pPr>
      <w:r w:rsidRPr="00667082">
        <w:rPr>
          <w:noProof/>
          <w:sz w:val="16"/>
        </w:rPr>
        <w:t>[20]</w:t>
      </w:r>
      <w:r w:rsidRPr="00667082">
        <w:rPr>
          <w:noProof/>
          <w:sz w:val="16"/>
        </w:rPr>
        <w:tab/>
        <w:t>J. O. S. Goh, H.-Y. Hung, and Y.-S. Su, “A conceptual consideration of the free energy principle in cognitive maps: How cognitive maps help reduce surprise,” vol. 69, Elsevier, 2018, pp. 205–240.</w:t>
      </w:r>
    </w:p>
    <w:p w14:paraId="5656B4D1" w14:textId="77777777" w:rsidR="00A701AA" w:rsidRPr="00185D33" w:rsidRDefault="00A701AA" w:rsidP="00A701AA">
      <w:pPr>
        <w:widowControl w:val="0"/>
        <w:adjustRightInd w:val="0"/>
      </w:pPr>
      <w:r>
        <w:fldChar w:fldCharType="end"/>
      </w:r>
    </w:p>
    <w:p w14:paraId="1F9FC89C" w14:textId="5E08CDBC" w:rsidR="00B12074" w:rsidRPr="00A701AA" w:rsidRDefault="00B12074" w:rsidP="00A701AA"/>
    <w:sectPr w:rsidR="00B12074" w:rsidRPr="00A701AA" w:rsidSect="0015028E">
      <w:headerReference w:type="default" r:id="rId20"/>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 w:author="Sean Yun-Shiuan Chuang" w:date="2020-03-09T22:29:00Z" w:initials="Sean C">
    <w:p w14:paraId="37133E88" w14:textId="77777777" w:rsidR="009E74FA" w:rsidRDefault="009E74FA" w:rsidP="00A701AA">
      <w:pPr>
        <w:pStyle w:val="CommentText"/>
      </w:pPr>
      <w:r>
        <w:rPr>
          <w:rStyle w:val="CommentReference"/>
        </w:rPr>
        <w:annotationRef/>
      </w:r>
      <w:r>
        <w:rPr>
          <w:rStyle w:val="CommentReference"/>
        </w:rPr>
        <w:annotationRef/>
      </w:r>
      <w:r>
        <w:t xml:space="preserve">I proposed to change the symbol for target from s to g (‘goal’). This is because I want to preserve “s” for being the subscript for each target, which becomes handy below e.g., </w:t>
      </w:r>
      <w:proofErr w:type="spellStart"/>
      <w:r>
        <w:t>gs</w:t>
      </w:r>
      <w:proofErr w:type="spellEnd"/>
      <w:r>
        <w:t>, us, ds. There are a lot of notations throughout the text because it’s not a simple task.</w:t>
      </w:r>
    </w:p>
    <w:p w14:paraId="7852A718" w14:textId="77777777" w:rsidR="009E74FA" w:rsidRDefault="009E74FA" w:rsidP="00A701AA">
      <w:pPr>
        <w:pStyle w:val="CommentText"/>
      </w:pPr>
    </w:p>
    <w:p w14:paraId="15E12CB2" w14:textId="77777777" w:rsidR="009E74FA" w:rsidRDefault="009E74FA" w:rsidP="00A701AA">
      <w:pPr>
        <w:pStyle w:val="CommentText"/>
      </w:pPr>
      <w:r>
        <w:t xml:space="preserve"> If we agree on this notation, then the symbols in Fig2 should be fixed as well.</w:t>
      </w:r>
    </w:p>
  </w:comment>
  <w:comment w:id="101" w:author="Sean Yun-Shiuan Chuang" w:date="2020-03-09T22:29:00Z" w:initials="Sean C">
    <w:p w14:paraId="7A7C6E92" w14:textId="77777777" w:rsidR="009E74FA" w:rsidRDefault="009E74FA" w:rsidP="00A701AA">
      <w:pPr>
        <w:pStyle w:val="CommentText"/>
      </w:pPr>
      <w:r>
        <w:rPr>
          <w:rStyle w:val="CommentReference"/>
        </w:rPr>
        <w:annotationRef/>
      </w:r>
      <w:r>
        <w:rPr>
          <w:rStyle w:val="CommentReference"/>
        </w:rPr>
        <w:annotationRef/>
      </w:r>
      <w:r>
        <w:t xml:space="preserve">I am unsure about this. Could </w:t>
      </w:r>
      <w:r>
        <w:rPr>
          <w:bCs/>
        </w:rPr>
        <w:t>Hsin-Yi check?</w:t>
      </w:r>
    </w:p>
    <w:p w14:paraId="12AAC2F0" w14:textId="77777777" w:rsidR="009E74FA" w:rsidRDefault="009E74FA" w:rsidP="00A701AA">
      <w:pPr>
        <w:pStyle w:val="CommentText"/>
      </w:pPr>
    </w:p>
  </w:comment>
  <w:comment w:id="169" w:author="Hsin-Yi Hung" w:date="2020-03-10T13:00:00Z" w:initials="HH">
    <w:p w14:paraId="3EF7C245" w14:textId="575BBE87" w:rsidR="009E74FA" w:rsidRDefault="009E74FA">
      <w:pPr>
        <w:pStyle w:val="CommentText"/>
      </w:pPr>
      <w:r>
        <w:rPr>
          <w:rStyle w:val="CommentReference"/>
        </w:rPr>
        <w:annotationRef/>
      </w:r>
      <w:r>
        <w:t>I think we used the normalized distance and social reward., no?</w:t>
      </w:r>
    </w:p>
  </w:comment>
  <w:comment w:id="333" w:author="Sean Yun-Shiuan Chuang" w:date="2020-03-10T01:10:00Z" w:initials="Sean C">
    <w:p w14:paraId="3C053A3E" w14:textId="77777777" w:rsidR="009E74FA" w:rsidRDefault="009E74FA" w:rsidP="00A701AA">
      <w:pPr>
        <w:pStyle w:val="CommentText"/>
      </w:pPr>
      <w:r>
        <w:rPr>
          <w:rStyle w:val="CommentReference"/>
        </w:rPr>
        <w:annotationRef/>
      </w:r>
      <w:r>
        <w:t>Elaine, could you fill this in?</w:t>
      </w:r>
    </w:p>
  </w:comment>
  <w:comment w:id="338" w:author="Sean Yun-Shiuan Chuang" w:date="2020-03-10T01:11:00Z" w:initials="Sean C">
    <w:p w14:paraId="2F983A2F" w14:textId="77777777" w:rsidR="009E74FA" w:rsidRDefault="009E74FA" w:rsidP="00A701AA">
      <w:pPr>
        <w:pStyle w:val="CommentText"/>
      </w:pPr>
      <w:r>
        <w:rPr>
          <w:rStyle w:val="CommentReference"/>
        </w:rPr>
        <w:annotationRef/>
      </w:r>
      <w:r>
        <w:t>Josh, could you fill this in</w:t>
      </w:r>
      <w:r>
        <w:rPr>
          <w:rFonts w:hint="eastAsia"/>
          <w:lang w:eastAsia="zh-TW"/>
        </w:rPr>
        <w:t>?</w:t>
      </w:r>
    </w:p>
  </w:comment>
  <w:comment w:id="377" w:author="Sean Yun-Shiuan Chuang" w:date="2020-03-09T22:40:00Z" w:initials="Sean C">
    <w:p w14:paraId="7DFCF8DC" w14:textId="77777777" w:rsidR="009E74FA" w:rsidRDefault="009E74FA" w:rsidP="00A701AA">
      <w:pPr>
        <w:pStyle w:val="CommentText"/>
      </w:pPr>
      <w:r>
        <w:rPr>
          <w:rStyle w:val="CommentReference"/>
        </w:rPr>
        <w:annotationRef/>
      </w:r>
      <w:r>
        <w:t>Could Hsin-Yi check could the number is decided? Follow what distribution? The range?</w:t>
      </w:r>
    </w:p>
  </w:comment>
  <w:comment w:id="371" w:author="Sean Yun-Shiuan Chuang" w:date="2020-03-09T22:43:00Z" w:initials="Sean C">
    <w:p w14:paraId="6CE3FD51" w14:textId="77777777" w:rsidR="009E74FA" w:rsidRDefault="009E74FA" w:rsidP="00A701AA">
      <w:pPr>
        <w:pStyle w:val="CommentText"/>
      </w:pPr>
      <w:bookmarkStart w:id="383" w:name="_GoBack"/>
      <w:proofErr w:type="gramStart"/>
      <w:r>
        <w:t>Hsin-</w:t>
      </w:r>
      <w:r>
        <w:rPr>
          <w:rFonts w:hint="eastAsia"/>
          <w:lang w:eastAsia="zh-TW"/>
        </w:rPr>
        <w:t>Yi</w:t>
      </w:r>
      <w:r>
        <w:rPr>
          <w:lang w:eastAsia="zh-TW"/>
        </w:rPr>
        <w:t>,</w:t>
      </w:r>
      <w:proofErr w:type="gramEnd"/>
      <w:r>
        <w:rPr>
          <w:lang w:eastAsia="zh-TW"/>
        </w:rPr>
        <w:t xml:space="preserve"> could</w:t>
      </w:r>
      <w:r>
        <w:rPr>
          <w:rStyle w:val="CommentReference"/>
        </w:rPr>
        <w:annotationRef/>
      </w:r>
      <w:r>
        <w:t xml:space="preserve"> you include a screenshot as figure to explain the setup.</w:t>
      </w:r>
      <w:bookmarkEnd w:id="383"/>
    </w:p>
  </w:comment>
  <w:comment w:id="948" w:author="Hsin-Yi Hung" w:date="2020-03-10T15:27:00Z" w:initials="HH">
    <w:p w14:paraId="1488B7AC" w14:textId="01F551A2" w:rsidR="009E74FA" w:rsidRDefault="009E74FA">
      <w:pPr>
        <w:pStyle w:val="CommentText"/>
        <w:rPr>
          <w:lang w:eastAsia="zh-TW"/>
        </w:rPr>
      </w:pPr>
      <w:r>
        <w:rPr>
          <w:rStyle w:val="CommentReference"/>
        </w:rPr>
        <w:annotationRef/>
      </w:r>
      <w:r>
        <w:t xml:space="preserve">Note that our SSQ is the Chinese version. </w:t>
      </w:r>
      <w:r>
        <w:rPr>
          <w:noProof/>
        </w:rPr>
        <w:t>since there's no complete SSQ in English online, I'm not sure how the Chinese version is different from the English one. It seems that there are 27 items in SSQ in English but there're 20 items in Chinese. And we only select 7 items in the Chinese SSQ.</w:t>
      </w:r>
    </w:p>
  </w:comment>
  <w:comment w:id="947" w:author="Sean Yun-Shiuan Chuang" w:date="2020-03-09T23:22:00Z" w:initials="Sean C">
    <w:p w14:paraId="3DA30385" w14:textId="77777777" w:rsidR="009E74FA" w:rsidRDefault="009E74FA" w:rsidP="00A701AA">
      <w:pPr>
        <w:pStyle w:val="CommentText"/>
      </w:pPr>
      <w:r>
        <w:rPr>
          <w:rStyle w:val="CommentReference"/>
        </w:rPr>
        <w:annotationRef/>
      </w:r>
      <w:r>
        <w:rPr>
          <w:rStyle w:val="CommentReference"/>
        </w:rPr>
        <w:annotationRef/>
      </w:r>
      <w:r>
        <w:t>Could Hsin-Yi elaborate on this? For example, how many items, provide some sample items, the scales/range of the items and total score.</w:t>
      </w:r>
    </w:p>
    <w:p w14:paraId="31CAC934" w14:textId="77777777" w:rsidR="009E74FA" w:rsidRDefault="009E74FA" w:rsidP="00A701A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E12CB2" w15:done="0"/>
  <w15:commentEx w15:paraId="12AAC2F0" w15:done="0"/>
  <w15:commentEx w15:paraId="3EF7C245" w15:done="0"/>
  <w15:commentEx w15:paraId="3C053A3E" w15:done="0"/>
  <w15:commentEx w15:paraId="2F983A2F" w15:done="0"/>
  <w15:commentEx w15:paraId="7DFCF8DC" w15:done="1"/>
  <w15:commentEx w15:paraId="6CE3FD51" w15:done="1"/>
  <w15:commentEx w15:paraId="1488B7AC" w15:done="0"/>
  <w15:commentEx w15:paraId="31CAC93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E12CB2" w16cid:durableId="221141BD"/>
  <w16cid:commentId w16cid:paraId="12AAC2F0" w16cid:durableId="221141DE"/>
  <w16cid:commentId w16cid:paraId="3EF7C245" w16cid:durableId="22120DFF"/>
  <w16cid:commentId w16cid:paraId="3C053A3E" w16cid:durableId="22116787"/>
  <w16cid:commentId w16cid:paraId="2F983A2F" w16cid:durableId="221167B0"/>
  <w16cid:commentId w16cid:paraId="7DFCF8DC" w16cid:durableId="22114450"/>
  <w16cid:commentId w16cid:paraId="6CE3FD51" w16cid:durableId="22114522"/>
  <w16cid:commentId w16cid:paraId="1488B7AC" w16cid:durableId="22123049"/>
  <w16cid:commentId w16cid:paraId="31CAC934" w16cid:durableId="22114E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80A99A" w14:textId="77777777" w:rsidR="007A6344" w:rsidRDefault="007A6344">
      <w:r>
        <w:separator/>
      </w:r>
    </w:p>
  </w:endnote>
  <w:endnote w:type="continuationSeparator" w:id="0">
    <w:p w14:paraId="003AFA29" w14:textId="77777777" w:rsidR="007A6344" w:rsidRDefault="007A6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842FC" w14:textId="77777777" w:rsidR="007A6344" w:rsidRDefault="007A6344"/>
  </w:footnote>
  <w:footnote w:type="continuationSeparator" w:id="0">
    <w:p w14:paraId="5AC6448F" w14:textId="77777777" w:rsidR="007A6344" w:rsidRDefault="007A63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2AE67" w14:textId="77777777" w:rsidR="009E74FA" w:rsidRDefault="009E74FA">
    <w:pPr>
      <w:framePr w:wrap="auto" w:vAnchor="text" w:hAnchor="margin" w:xAlign="right" w:y="1"/>
    </w:pPr>
  </w:p>
  <w:p w14:paraId="5E295598" w14:textId="77777777" w:rsidR="009E74FA" w:rsidRDefault="009E74FA"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6"/>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Yun-Shiuan Chuang">
    <w15:presenceInfo w15:providerId="None" w15:userId="Sean Yun-Shiuan Chuang"/>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3E6"/>
    <w:rsid w:val="0000010F"/>
    <w:rsid w:val="0000288B"/>
    <w:rsid w:val="00004930"/>
    <w:rsid w:val="00010628"/>
    <w:rsid w:val="00010CB3"/>
    <w:rsid w:val="000116D1"/>
    <w:rsid w:val="0001206E"/>
    <w:rsid w:val="0001335A"/>
    <w:rsid w:val="000133B8"/>
    <w:rsid w:val="000135A5"/>
    <w:rsid w:val="00015292"/>
    <w:rsid w:val="00016220"/>
    <w:rsid w:val="0001715C"/>
    <w:rsid w:val="00023D4B"/>
    <w:rsid w:val="0002540A"/>
    <w:rsid w:val="00030EBE"/>
    <w:rsid w:val="00032605"/>
    <w:rsid w:val="0003443C"/>
    <w:rsid w:val="0003793F"/>
    <w:rsid w:val="00037C52"/>
    <w:rsid w:val="00043FCE"/>
    <w:rsid w:val="00046F97"/>
    <w:rsid w:val="00060A89"/>
    <w:rsid w:val="0006589B"/>
    <w:rsid w:val="0006684D"/>
    <w:rsid w:val="00067D04"/>
    <w:rsid w:val="00073110"/>
    <w:rsid w:val="00073137"/>
    <w:rsid w:val="000734B4"/>
    <w:rsid w:val="000751BE"/>
    <w:rsid w:val="00077CAA"/>
    <w:rsid w:val="000853D2"/>
    <w:rsid w:val="0008722B"/>
    <w:rsid w:val="00090FD2"/>
    <w:rsid w:val="00097207"/>
    <w:rsid w:val="00097376"/>
    <w:rsid w:val="000A0A39"/>
    <w:rsid w:val="000A6BB6"/>
    <w:rsid w:val="000B21E8"/>
    <w:rsid w:val="000B4DC7"/>
    <w:rsid w:val="000B6A55"/>
    <w:rsid w:val="000B6B5C"/>
    <w:rsid w:val="000C26A0"/>
    <w:rsid w:val="000C572F"/>
    <w:rsid w:val="000C5F41"/>
    <w:rsid w:val="000C701F"/>
    <w:rsid w:val="000C7A4F"/>
    <w:rsid w:val="000D59AC"/>
    <w:rsid w:val="000D73CB"/>
    <w:rsid w:val="000D7D2B"/>
    <w:rsid w:val="000E26BF"/>
    <w:rsid w:val="000E2DDE"/>
    <w:rsid w:val="000E7904"/>
    <w:rsid w:val="000F5F62"/>
    <w:rsid w:val="000F6006"/>
    <w:rsid w:val="00100996"/>
    <w:rsid w:val="00100E1C"/>
    <w:rsid w:val="001022AC"/>
    <w:rsid w:val="00103334"/>
    <w:rsid w:val="00103729"/>
    <w:rsid w:val="001062CD"/>
    <w:rsid w:val="00110B33"/>
    <w:rsid w:val="00111946"/>
    <w:rsid w:val="00112B98"/>
    <w:rsid w:val="0011603F"/>
    <w:rsid w:val="0011658F"/>
    <w:rsid w:val="00120C18"/>
    <w:rsid w:val="00121ADD"/>
    <w:rsid w:val="00122129"/>
    <w:rsid w:val="00122C12"/>
    <w:rsid w:val="001256A7"/>
    <w:rsid w:val="00127ADB"/>
    <w:rsid w:val="0013313E"/>
    <w:rsid w:val="00137277"/>
    <w:rsid w:val="00142258"/>
    <w:rsid w:val="001454FE"/>
    <w:rsid w:val="00145BB8"/>
    <w:rsid w:val="00145DDC"/>
    <w:rsid w:val="0015028E"/>
    <w:rsid w:val="00152B7B"/>
    <w:rsid w:val="0015346D"/>
    <w:rsid w:val="00161ED0"/>
    <w:rsid w:val="00176370"/>
    <w:rsid w:val="00176BF6"/>
    <w:rsid w:val="00177129"/>
    <w:rsid w:val="001826DE"/>
    <w:rsid w:val="00183B25"/>
    <w:rsid w:val="00185D33"/>
    <w:rsid w:val="00186CA5"/>
    <w:rsid w:val="001906C4"/>
    <w:rsid w:val="00190896"/>
    <w:rsid w:val="00191DC8"/>
    <w:rsid w:val="00192352"/>
    <w:rsid w:val="00193B63"/>
    <w:rsid w:val="00193BD3"/>
    <w:rsid w:val="00196B6C"/>
    <w:rsid w:val="00197209"/>
    <w:rsid w:val="001A0773"/>
    <w:rsid w:val="001A13E6"/>
    <w:rsid w:val="001A4050"/>
    <w:rsid w:val="001A46BF"/>
    <w:rsid w:val="001B11B2"/>
    <w:rsid w:val="001B5FBE"/>
    <w:rsid w:val="001C051E"/>
    <w:rsid w:val="001C0F8E"/>
    <w:rsid w:val="001C1F83"/>
    <w:rsid w:val="001C2E4B"/>
    <w:rsid w:val="001C48AB"/>
    <w:rsid w:val="001D065E"/>
    <w:rsid w:val="001D15FC"/>
    <w:rsid w:val="001D180C"/>
    <w:rsid w:val="001D3693"/>
    <w:rsid w:val="001D439C"/>
    <w:rsid w:val="001D4D76"/>
    <w:rsid w:val="001D5396"/>
    <w:rsid w:val="001D7F64"/>
    <w:rsid w:val="001E7232"/>
    <w:rsid w:val="001F3ABD"/>
    <w:rsid w:val="001F79A4"/>
    <w:rsid w:val="001F7AB3"/>
    <w:rsid w:val="001F7C57"/>
    <w:rsid w:val="00205AA0"/>
    <w:rsid w:val="00206B4D"/>
    <w:rsid w:val="0020769F"/>
    <w:rsid w:val="0021029F"/>
    <w:rsid w:val="00211C67"/>
    <w:rsid w:val="00215151"/>
    <w:rsid w:val="00215791"/>
    <w:rsid w:val="0022475A"/>
    <w:rsid w:val="00232093"/>
    <w:rsid w:val="00234994"/>
    <w:rsid w:val="00235101"/>
    <w:rsid w:val="00235C1E"/>
    <w:rsid w:val="002441BA"/>
    <w:rsid w:val="0025488E"/>
    <w:rsid w:val="002564B0"/>
    <w:rsid w:val="00263CFA"/>
    <w:rsid w:val="00264283"/>
    <w:rsid w:val="00264DA0"/>
    <w:rsid w:val="00270184"/>
    <w:rsid w:val="00273F14"/>
    <w:rsid w:val="002761ED"/>
    <w:rsid w:val="00283CE5"/>
    <w:rsid w:val="00290AC9"/>
    <w:rsid w:val="0029177B"/>
    <w:rsid w:val="00292947"/>
    <w:rsid w:val="00294459"/>
    <w:rsid w:val="0029505D"/>
    <w:rsid w:val="002A2592"/>
    <w:rsid w:val="002A265F"/>
    <w:rsid w:val="002B132E"/>
    <w:rsid w:val="002B556F"/>
    <w:rsid w:val="002B5EC3"/>
    <w:rsid w:val="002B6B40"/>
    <w:rsid w:val="002C0803"/>
    <w:rsid w:val="002C4FCB"/>
    <w:rsid w:val="002D02AB"/>
    <w:rsid w:val="002D1320"/>
    <w:rsid w:val="002D2220"/>
    <w:rsid w:val="002D4C66"/>
    <w:rsid w:val="002E0A79"/>
    <w:rsid w:val="002E15CF"/>
    <w:rsid w:val="002E16C9"/>
    <w:rsid w:val="002E2E41"/>
    <w:rsid w:val="002E3426"/>
    <w:rsid w:val="002E3EB1"/>
    <w:rsid w:val="002F2095"/>
    <w:rsid w:val="002F3FD7"/>
    <w:rsid w:val="002F5D5E"/>
    <w:rsid w:val="00302BED"/>
    <w:rsid w:val="00312B4D"/>
    <w:rsid w:val="0031715D"/>
    <w:rsid w:val="00326C33"/>
    <w:rsid w:val="00327811"/>
    <w:rsid w:val="00327815"/>
    <w:rsid w:val="0034022F"/>
    <w:rsid w:val="0034690B"/>
    <w:rsid w:val="00346945"/>
    <w:rsid w:val="0034721A"/>
    <w:rsid w:val="00350451"/>
    <w:rsid w:val="00351151"/>
    <w:rsid w:val="00351623"/>
    <w:rsid w:val="0035244C"/>
    <w:rsid w:val="003540F7"/>
    <w:rsid w:val="003641AD"/>
    <w:rsid w:val="00372A33"/>
    <w:rsid w:val="00375305"/>
    <w:rsid w:val="00377780"/>
    <w:rsid w:val="003801EA"/>
    <w:rsid w:val="00380C52"/>
    <w:rsid w:val="00381057"/>
    <w:rsid w:val="00387153"/>
    <w:rsid w:val="00387B85"/>
    <w:rsid w:val="00395DF8"/>
    <w:rsid w:val="00396C4B"/>
    <w:rsid w:val="003A7B5C"/>
    <w:rsid w:val="003B1C46"/>
    <w:rsid w:val="003C39C2"/>
    <w:rsid w:val="003C4D04"/>
    <w:rsid w:val="003D02D4"/>
    <w:rsid w:val="003D0FE8"/>
    <w:rsid w:val="003D5231"/>
    <w:rsid w:val="003E2865"/>
    <w:rsid w:val="003F1BA1"/>
    <w:rsid w:val="003F4158"/>
    <w:rsid w:val="003F5737"/>
    <w:rsid w:val="003F6D48"/>
    <w:rsid w:val="003F76C2"/>
    <w:rsid w:val="0040197E"/>
    <w:rsid w:val="004025CF"/>
    <w:rsid w:val="004035E1"/>
    <w:rsid w:val="00412A9D"/>
    <w:rsid w:val="00417F80"/>
    <w:rsid w:val="00425572"/>
    <w:rsid w:val="00432916"/>
    <w:rsid w:val="00436D35"/>
    <w:rsid w:val="004378C3"/>
    <w:rsid w:val="00437F04"/>
    <w:rsid w:val="00443856"/>
    <w:rsid w:val="00445148"/>
    <w:rsid w:val="004467CF"/>
    <w:rsid w:val="00447BAA"/>
    <w:rsid w:val="004566D6"/>
    <w:rsid w:val="00460F00"/>
    <w:rsid w:val="00461343"/>
    <w:rsid w:val="00461BA3"/>
    <w:rsid w:val="00462A2B"/>
    <w:rsid w:val="0046475F"/>
    <w:rsid w:val="0046607F"/>
    <w:rsid w:val="00471911"/>
    <w:rsid w:val="004724A7"/>
    <w:rsid w:val="0048517A"/>
    <w:rsid w:val="0048572B"/>
    <w:rsid w:val="00492146"/>
    <w:rsid w:val="00493B08"/>
    <w:rsid w:val="004952F6"/>
    <w:rsid w:val="00497C1F"/>
    <w:rsid w:val="004A0FA9"/>
    <w:rsid w:val="004A44DB"/>
    <w:rsid w:val="004A4959"/>
    <w:rsid w:val="004A5B24"/>
    <w:rsid w:val="004B0A06"/>
    <w:rsid w:val="004B545F"/>
    <w:rsid w:val="004C178B"/>
    <w:rsid w:val="004C2810"/>
    <w:rsid w:val="004C2A1F"/>
    <w:rsid w:val="004D04DB"/>
    <w:rsid w:val="004D254E"/>
    <w:rsid w:val="004D5156"/>
    <w:rsid w:val="004D53BD"/>
    <w:rsid w:val="004D58F9"/>
    <w:rsid w:val="004E2EDF"/>
    <w:rsid w:val="004F261F"/>
    <w:rsid w:val="00500290"/>
    <w:rsid w:val="005010BB"/>
    <w:rsid w:val="00511615"/>
    <w:rsid w:val="005121AD"/>
    <w:rsid w:val="00517B2C"/>
    <w:rsid w:val="0053017C"/>
    <w:rsid w:val="00535443"/>
    <w:rsid w:val="0053653C"/>
    <w:rsid w:val="00536B99"/>
    <w:rsid w:val="00550A1F"/>
    <w:rsid w:val="005543F5"/>
    <w:rsid w:val="005654FF"/>
    <w:rsid w:val="00566B4B"/>
    <w:rsid w:val="0057434F"/>
    <w:rsid w:val="00575F31"/>
    <w:rsid w:val="005761E5"/>
    <w:rsid w:val="00577B52"/>
    <w:rsid w:val="00581889"/>
    <w:rsid w:val="00582022"/>
    <w:rsid w:val="00583717"/>
    <w:rsid w:val="00584C89"/>
    <w:rsid w:val="00587231"/>
    <w:rsid w:val="0059010D"/>
    <w:rsid w:val="00591364"/>
    <w:rsid w:val="0059169A"/>
    <w:rsid w:val="005943B4"/>
    <w:rsid w:val="0059556A"/>
    <w:rsid w:val="00596DA2"/>
    <w:rsid w:val="005A04B6"/>
    <w:rsid w:val="005A1165"/>
    <w:rsid w:val="005A2B85"/>
    <w:rsid w:val="005A4946"/>
    <w:rsid w:val="005A5948"/>
    <w:rsid w:val="005A68F6"/>
    <w:rsid w:val="005A70C5"/>
    <w:rsid w:val="005B0D89"/>
    <w:rsid w:val="005B7459"/>
    <w:rsid w:val="005C2F25"/>
    <w:rsid w:val="005C320C"/>
    <w:rsid w:val="005C3E8D"/>
    <w:rsid w:val="005C404F"/>
    <w:rsid w:val="005C557C"/>
    <w:rsid w:val="005C574E"/>
    <w:rsid w:val="005C6ADA"/>
    <w:rsid w:val="005C765F"/>
    <w:rsid w:val="005C7A94"/>
    <w:rsid w:val="005C7AE4"/>
    <w:rsid w:val="005D2809"/>
    <w:rsid w:val="005D39BE"/>
    <w:rsid w:val="005D5AED"/>
    <w:rsid w:val="005E0212"/>
    <w:rsid w:val="005E0FAA"/>
    <w:rsid w:val="005E0FB6"/>
    <w:rsid w:val="005E691B"/>
    <w:rsid w:val="005F0BB0"/>
    <w:rsid w:val="005F1ED3"/>
    <w:rsid w:val="00604B4D"/>
    <w:rsid w:val="00607846"/>
    <w:rsid w:val="00612BCB"/>
    <w:rsid w:val="00614294"/>
    <w:rsid w:val="0061678B"/>
    <w:rsid w:val="00617078"/>
    <w:rsid w:val="006177E4"/>
    <w:rsid w:val="00622C44"/>
    <w:rsid w:val="00623B55"/>
    <w:rsid w:val="00627414"/>
    <w:rsid w:val="006328B0"/>
    <w:rsid w:val="0064364C"/>
    <w:rsid w:val="00643D6A"/>
    <w:rsid w:val="00646BE2"/>
    <w:rsid w:val="00654B53"/>
    <w:rsid w:val="00657012"/>
    <w:rsid w:val="00657A1B"/>
    <w:rsid w:val="00662D94"/>
    <w:rsid w:val="006660D8"/>
    <w:rsid w:val="00666E77"/>
    <w:rsid w:val="00667082"/>
    <w:rsid w:val="00670F60"/>
    <w:rsid w:val="00673352"/>
    <w:rsid w:val="00675EF5"/>
    <w:rsid w:val="00676ADD"/>
    <w:rsid w:val="00683F99"/>
    <w:rsid w:val="0068620F"/>
    <w:rsid w:val="00687F16"/>
    <w:rsid w:val="00695330"/>
    <w:rsid w:val="006A25B6"/>
    <w:rsid w:val="006A2FC2"/>
    <w:rsid w:val="006A3AF9"/>
    <w:rsid w:val="006A4467"/>
    <w:rsid w:val="006A5066"/>
    <w:rsid w:val="006B18E1"/>
    <w:rsid w:val="006B3354"/>
    <w:rsid w:val="006B336C"/>
    <w:rsid w:val="006B3567"/>
    <w:rsid w:val="006B53B1"/>
    <w:rsid w:val="006B69F5"/>
    <w:rsid w:val="006C186F"/>
    <w:rsid w:val="006C2B4B"/>
    <w:rsid w:val="006C2DDE"/>
    <w:rsid w:val="006C35F0"/>
    <w:rsid w:val="006C372F"/>
    <w:rsid w:val="006C419C"/>
    <w:rsid w:val="006C5713"/>
    <w:rsid w:val="006C63D4"/>
    <w:rsid w:val="006C78F6"/>
    <w:rsid w:val="006D301A"/>
    <w:rsid w:val="006D67B5"/>
    <w:rsid w:val="006E015B"/>
    <w:rsid w:val="006E1EC0"/>
    <w:rsid w:val="006E1FDE"/>
    <w:rsid w:val="006E374E"/>
    <w:rsid w:val="006E68A6"/>
    <w:rsid w:val="006F0824"/>
    <w:rsid w:val="006F23BF"/>
    <w:rsid w:val="006F2973"/>
    <w:rsid w:val="006F335A"/>
    <w:rsid w:val="006F7B7B"/>
    <w:rsid w:val="006F7D76"/>
    <w:rsid w:val="0070334D"/>
    <w:rsid w:val="00703BCF"/>
    <w:rsid w:val="00710921"/>
    <w:rsid w:val="00710DFF"/>
    <w:rsid w:val="00712C7A"/>
    <w:rsid w:val="007149C2"/>
    <w:rsid w:val="00714FEB"/>
    <w:rsid w:val="00720F16"/>
    <w:rsid w:val="00720FEA"/>
    <w:rsid w:val="00721DED"/>
    <w:rsid w:val="00721F22"/>
    <w:rsid w:val="00722443"/>
    <w:rsid w:val="00722BD0"/>
    <w:rsid w:val="0072439F"/>
    <w:rsid w:val="00727373"/>
    <w:rsid w:val="007307B4"/>
    <w:rsid w:val="0073798E"/>
    <w:rsid w:val="00737B77"/>
    <w:rsid w:val="00740628"/>
    <w:rsid w:val="00750BA6"/>
    <w:rsid w:val="007553CD"/>
    <w:rsid w:val="00770A1F"/>
    <w:rsid w:val="00773AF3"/>
    <w:rsid w:val="00776B24"/>
    <w:rsid w:val="00776D91"/>
    <w:rsid w:val="00777C7C"/>
    <w:rsid w:val="0078149F"/>
    <w:rsid w:val="00782990"/>
    <w:rsid w:val="007833F2"/>
    <w:rsid w:val="00786E4C"/>
    <w:rsid w:val="00792E5E"/>
    <w:rsid w:val="0079301D"/>
    <w:rsid w:val="00794A46"/>
    <w:rsid w:val="00794DA7"/>
    <w:rsid w:val="00795CDF"/>
    <w:rsid w:val="007A03F7"/>
    <w:rsid w:val="007A1F48"/>
    <w:rsid w:val="007A20A1"/>
    <w:rsid w:val="007A6344"/>
    <w:rsid w:val="007A6839"/>
    <w:rsid w:val="007A7340"/>
    <w:rsid w:val="007A7834"/>
    <w:rsid w:val="007B7C52"/>
    <w:rsid w:val="007C184A"/>
    <w:rsid w:val="007C3F25"/>
    <w:rsid w:val="007C4E7B"/>
    <w:rsid w:val="007C554D"/>
    <w:rsid w:val="007D21BF"/>
    <w:rsid w:val="007D3533"/>
    <w:rsid w:val="007D3E37"/>
    <w:rsid w:val="007D6969"/>
    <w:rsid w:val="007E55E7"/>
    <w:rsid w:val="007F44CF"/>
    <w:rsid w:val="007F61BC"/>
    <w:rsid w:val="0080183F"/>
    <w:rsid w:val="00802799"/>
    <w:rsid w:val="008037AD"/>
    <w:rsid w:val="008048D3"/>
    <w:rsid w:val="0080514F"/>
    <w:rsid w:val="00806F53"/>
    <w:rsid w:val="00813B92"/>
    <w:rsid w:val="00816F4F"/>
    <w:rsid w:val="00817CB1"/>
    <w:rsid w:val="0082002E"/>
    <w:rsid w:val="008213C8"/>
    <w:rsid w:val="008333F3"/>
    <w:rsid w:val="00833EA7"/>
    <w:rsid w:val="00837A20"/>
    <w:rsid w:val="00837F9C"/>
    <w:rsid w:val="00842B6D"/>
    <w:rsid w:val="008434E8"/>
    <w:rsid w:val="00844C7A"/>
    <w:rsid w:val="0085405D"/>
    <w:rsid w:val="0085673B"/>
    <w:rsid w:val="00857438"/>
    <w:rsid w:val="008629A6"/>
    <w:rsid w:val="00862A59"/>
    <w:rsid w:val="00862D1C"/>
    <w:rsid w:val="00862F6B"/>
    <w:rsid w:val="008647CB"/>
    <w:rsid w:val="00866FA9"/>
    <w:rsid w:val="00870176"/>
    <w:rsid w:val="00871C05"/>
    <w:rsid w:val="00872EFF"/>
    <w:rsid w:val="0087529B"/>
    <w:rsid w:val="00877BAD"/>
    <w:rsid w:val="00882FF4"/>
    <w:rsid w:val="00892353"/>
    <w:rsid w:val="00892668"/>
    <w:rsid w:val="00897D32"/>
    <w:rsid w:val="008A0028"/>
    <w:rsid w:val="008A058E"/>
    <w:rsid w:val="008A113E"/>
    <w:rsid w:val="008A242E"/>
    <w:rsid w:val="008A2F07"/>
    <w:rsid w:val="008A4559"/>
    <w:rsid w:val="008A496F"/>
    <w:rsid w:val="008A4BA2"/>
    <w:rsid w:val="008A53C7"/>
    <w:rsid w:val="008A747B"/>
    <w:rsid w:val="008A7B9F"/>
    <w:rsid w:val="008B2EE6"/>
    <w:rsid w:val="008B35CD"/>
    <w:rsid w:val="008B3F6C"/>
    <w:rsid w:val="008B4A8B"/>
    <w:rsid w:val="008B505E"/>
    <w:rsid w:val="008C0451"/>
    <w:rsid w:val="008C3F17"/>
    <w:rsid w:val="008C526B"/>
    <w:rsid w:val="008C6063"/>
    <w:rsid w:val="008C7460"/>
    <w:rsid w:val="008C7D9F"/>
    <w:rsid w:val="008D5997"/>
    <w:rsid w:val="008D62CC"/>
    <w:rsid w:val="008E7309"/>
    <w:rsid w:val="008F0DDC"/>
    <w:rsid w:val="008F2B23"/>
    <w:rsid w:val="008F2DED"/>
    <w:rsid w:val="008F508F"/>
    <w:rsid w:val="008F51DF"/>
    <w:rsid w:val="00900303"/>
    <w:rsid w:val="00904DA8"/>
    <w:rsid w:val="009065C1"/>
    <w:rsid w:val="00912713"/>
    <w:rsid w:val="00914A7B"/>
    <w:rsid w:val="00915C3A"/>
    <w:rsid w:val="00920C29"/>
    <w:rsid w:val="00921CA8"/>
    <w:rsid w:val="0092519D"/>
    <w:rsid w:val="00925520"/>
    <w:rsid w:val="00927EDA"/>
    <w:rsid w:val="0093148A"/>
    <w:rsid w:val="009324EE"/>
    <w:rsid w:val="009339A1"/>
    <w:rsid w:val="00941A11"/>
    <w:rsid w:val="00944AAB"/>
    <w:rsid w:val="00944FC0"/>
    <w:rsid w:val="009454E0"/>
    <w:rsid w:val="00945E66"/>
    <w:rsid w:val="00953882"/>
    <w:rsid w:val="00953D28"/>
    <w:rsid w:val="00955E39"/>
    <w:rsid w:val="0095786D"/>
    <w:rsid w:val="00967CC0"/>
    <w:rsid w:val="00971F2E"/>
    <w:rsid w:val="00972785"/>
    <w:rsid w:val="0097627A"/>
    <w:rsid w:val="0097656C"/>
    <w:rsid w:val="00976788"/>
    <w:rsid w:val="00977E34"/>
    <w:rsid w:val="00982180"/>
    <w:rsid w:val="0098246D"/>
    <w:rsid w:val="00984318"/>
    <w:rsid w:val="00987A63"/>
    <w:rsid w:val="00987C3C"/>
    <w:rsid w:val="00994DCE"/>
    <w:rsid w:val="009A03B5"/>
    <w:rsid w:val="009A21FD"/>
    <w:rsid w:val="009A5FF8"/>
    <w:rsid w:val="009A6D20"/>
    <w:rsid w:val="009B2365"/>
    <w:rsid w:val="009B3BCD"/>
    <w:rsid w:val="009B7D09"/>
    <w:rsid w:val="009C02D8"/>
    <w:rsid w:val="009C7661"/>
    <w:rsid w:val="009D0817"/>
    <w:rsid w:val="009D197E"/>
    <w:rsid w:val="009D3A8F"/>
    <w:rsid w:val="009E0F88"/>
    <w:rsid w:val="009E2209"/>
    <w:rsid w:val="009E5043"/>
    <w:rsid w:val="009E6574"/>
    <w:rsid w:val="009E74FA"/>
    <w:rsid w:val="009F155D"/>
    <w:rsid w:val="009F4787"/>
    <w:rsid w:val="009F76F6"/>
    <w:rsid w:val="00A03F2B"/>
    <w:rsid w:val="00A04A20"/>
    <w:rsid w:val="00A07929"/>
    <w:rsid w:val="00A11FE6"/>
    <w:rsid w:val="00A1345D"/>
    <w:rsid w:val="00A30938"/>
    <w:rsid w:val="00A30DCF"/>
    <w:rsid w:val="00A31A8F"/>
    <w:rsid w:val="00A343DB"/>
    <w:rsid w:val="00A36858"/>
    <w:rsid w:val="00A4088D"/>
    <w:rsid w:val="00A4388D"/>
    <w:rsid w:val="00A43F50"/>
    <w:rsid w:val="00A46077"/>
    <w:rsid w:val="00A505D9"/>
    <w:rsid w:val="00A52703"/>
    <w:rsid w:val="00A53B4E"/>
    <w:rsid w:val="00A53CDB"/>
    <w:rsid w:val="00A56431"/>
    <w:rsid w:val="00A57A10"/>
    <w:rsid w:val="00A609F9"/>
    <w:rsid w:val="00A60D4C"/>
    <w:rsid w:val="00A61F80"/>
    <w:rsid w:val="00A621B5"/>
    <w:rsid w:val="00A63E13"/>
    <w:rsid w:val="00A701AA"/>
    <w:rsid w:val="00A703A8"/>
    <w:rsid w:val="00A803E4"/>
    <w:rsid w:val="00A809DF"/>
    <w:rsid w:val="00A828C9"/>
    <w:rsid w:val="00A85615"/>
    <w:rsid w:val="00A85A83"/>
    <w:rsid w:val="00A8653E"/>
    <w:rsid w:val="00A91B77"/>
    <w:rsid w:val="00A935F6"/>
    <w:rsid w:val="00A93BF8"/>
    <w:rsid w:val="00AA004E"/>
    <w:rsid w:val="00AA1828"/>
    <w:rsid w:val="00AA2D76"/>
    <w:rsid w:val="00AA3736"/>
    <w:rsid w:val="00AA68B9"/>
    <w:rsid w:val="00AA6A2D"/>
    <w:rsid w:val="00AA7237"/>
    <w:rsid w:val="00AA7EA5"/>
    <w:rsid w:val="00AB0961"/>
    <w:rsid w:val="00AB3548"/>
    <w:rsid w:val="00AB4294"/>
    <w:rsid w:val="00AB65F1"/>
    <w:rsid w:val="00AB6A38"/>
    <w:rsid w:val="00AC004A"/>
    <w:rsid w:val="00AC00D5"/>
    <w:rsid w:val="00AC4541"/>
    <w:rsid w:val="00AC4725"/>
    <w:rsid w:val="00AC7152"/>
    <w:rsid w:val="00AD05CF"/>
    <w:rsid w:val="00AD0956"/>
    <w:rsid w:val="00AD7EDC"/>
    <w:rsid w:val="00AE0B32"/>
    <w:rsid w:val="00AE3C5B"/>
    <w:rsid w:val="00AE4110"/>
    <w:rsid w:val="00AF5134"/>
    <w:rsid w:val="00AF6DFC"/>
    <w:rsid w:val="00B00CBB"/>
    <w:rsid w:val="00B01AB3"/>
    <w:rsid w:val="00B04499"/>
    <w:rsid w:val="00B05039"/>
    <w:rsid w:val="00B10E43"/>
    <w:rsid w:val="00B11964"/>
    <w:rsid w:val="00B11DA2"/>
    <w:rsid w:val="00B12074"/>
    <w:rsid w:val="00B12228"/>
    <w:rsid w:val="00B12A7C"/>
    <w:rsid w:val="00B13007"/>
    <w:rsid w:val="00B15E22"/>
    <w:rsid w:val="00B16407"/>
    <w:rsid w:val="00B1771C"/>
    <w:rsid w:val="00B216E4"/>
    <w:rsid w:val="00B2688D"/>
    <w:rsid w:val="00B27222"/>
    <w:rsid w:val="00B30C6B"/>
    <w:rsid w:val="00B33ABC"/>
    <w:rsid w:val="00B34C39"/>
    <w:rsid w:val="00B44A57"/>
    <w:rsid w:val="00B44AC6"/>
    <w:rsid w:val="00B474CC"/>
    <w:rsid w:val="00B47788"/>
    <w:rsid w:val="00B56533"/>
    <w:rsid w:val="00B5748C"/>
    <w:rsid w:val="00B574F9"/>
    <w:rsid w:val="00B61DFD"/>
    <w:rsid w:val="00B643AC"/>
    <w:rsid w:val="00B72B8A"/>
    <w:rsid w:val="00B76380"/>
    <w:rsid w:val="00B76942"/>
    <w:rsid w:val="00B77268"/>
    <w:rsid w:val="00B82D78"/>
    <w:rsid w:val="00B82EEA"/>
    <w:rsid w:val="00B90148"/>
    <w:rsid w:val="00B93E41"/>
    <w:rsid w:val="00B956B4"/>
    <w:rsid w:val="00B96C4C"/>
    <w:rsid w:val="00BA0CA2"/>
    <w:rsid w:val="00BA1D86"/>
    <w:rsid w:val="00BA38FF"/>
    <w:rsid w:val="00BA792C"/>
    <w:rsid w:val="00BB114F"/>
    <w:rsid w:val="00BB52E4"/>
    <w:rsid w:val="00BB6635"/>
    <w:rsid w:val="00BB7388"/>
    <w:rsid w:val="00BB7FC3"/>
    <w:rsid w:val="00BC35AD"/>
    <w:rsid w:val="00BC368D"/>
    <w:rsid w:val="00BC463B"/>
    <w:rsid w:val="00BC5603"/>
    <w:rsid w:val="00BC62E9"/>
    <w:rsid w:val="00BD225C"/>
    <w:rsid w:val="00BD4985"/>
    <w:rsid w:val="00BD51ED"/>
    <w:rsid w:val="00BD6033"/>
    <w:rsid w:val="00BD6706"/>
    <w:rsid w:val="00BE0D39"/>
    <w:rsid w:val="00BE3FD1"/>
    <w:rsid w:val="00BE653C"/>
    <w:rsid w:val="00BF1996"/>
    <w:rsid w:val="00BF3052"/>
    <w:rsid w:val="00C107A5"/>
    <w:rsid w:val="00C112EB"/>
    <w:rsid w:val="00C11B82"/>
    <w:rsid w:val="00C13FBA"/>
    <w:rsid w:val="00C20CC7"/>
    <w:rsid w:val="00C2148F"/>
    <w:rsid w:val="00C2452E"/>
    <w:rsid w:val="00C24A56"/>
    <w:rsid w:val="00C251CA"/>
    <w:rsid w:val="00C2692F"/>
    <w:rsid w:val="00C26F7B"/>
    <w:rsid w:val="00C308A5"/>
    <w:rsid w:val="00C330F6"/>
    <w:rsid w:val="00C35B4A"/>
    <w:rsid w:val="00C35B83"/>
    <w:rsid w:val="00C35B97"/>
    <w:rsid w:val="00C36DD5"/>
    <w:rsid w:val="00C410E7"/>
    <w:rsid w:val="00C445DF"/>
    <w:rsid w:val="00C45731"/>
    <w:rsid w:val="00C4621E"/>
    <w:rsid w:val="00C520EC"/>
    <w:rsid w:val="00C53BF1"/>
    <w:rsid w:val="00C54687"/>
    <w:rsid w:val="00C553FE"/>
    <w:rsid w:val="00C62F20"/>
    <w:rsid w:val="00C63860"/>
    <w:rsid w:val="00C647E9"/>
    <w:rsid w:val="00C66B63"/>
    <w:rsid w:val="00C702F1"/>
    <w:rsid w:val="00C73D2D"/>
    <w:rsid w:val="00C75698"/>
    <w:rsid w:val="00C75D79"/>
    <w:rsid w:val="00C77421"/>
    <w:rsid w:val="00C80555"/>
    <w:rsid w:val="00C84201"/>
    <w:rsid w:val="00C93733"/>
    <w:rsid w:val="00C95157"/>
    <w:rsid w:val="00C953D8"/>
    <w:rsid w:val="00C95A37"/>
    <w:rsid w:val="00C96C59"/>
    <w:rsid w:val="00C97AF4"/>
    <w:rsid w:val="00C97E10"/>
    <w:rsid w:val="00CA43BE"/>
    <w:rsid w:val="00CA63DF"/>
    <w:rsid w:val="00CA75AF"/>
    <w:rsid w:val="00CB60E5"/>
    <w:rsid w:val="00CC22D5"/>
    <w:rsid w:val="00CC2FE0"/>
    <w:rsid w:val="00CC3E9D"/>
    <w:rsid w:val="00CC5E71"/>
    <w:rsid w:val="00CC5F26"/>
    <w:rsid w:val="00CC6568"/>
    <w:rsid w:val="00CC69C2"/>
    <w:rsid w:val="00CD23CE"/>
    <w:rsid w:val="00CD313D"/>
    <w:rsid w:val="00CD4954"/>
    <w:rsid w:val="00CE0BA9"/>
    <w:rsid w:val="00CE14DD"/>
    <w:rsid w:val="00CE29CA"/>
    <w:rsid w:val="00CE7914"/>
    <w:rsid w:val="00CF42F1"/>
    <w:rsid w:val="00CF4385"/>
    <w:rsid w:val="00CF72BE"/>
    <w:rsid w:val="00D01553"/>
    <w:rsid w:val="00D06815"/>
    <w:rsid w:val="00D06C5A"/>
    <w:rsid w:val="00D07025"/>
    <w:rsid w:val="00D1043D"/>
    <w:rsid w:val="00D10E15"/>
    <w:rsid w:val="00D1235E"/>
    <w:rsid w:val="00D1385D"/>
    <w:rsid w:val="00D13DD0"/>
    <w:rsid w:val="00D22806"/>
    <w:rsid w:val="00D25204"/>
    <w:rsid w:val="00D26C7A"/>
    <w:rsid w:val="00D31CE7"/>
    <w:rsid w:val="00D341FC"/>
    <w:rsid w:val="00D349AB"/>
    <w:rsid w:val="00D40592"/>
    <w:rsid w:val="00D40C07"/>
    <w:rsid w:val="00D42C71"/>
    <w:rsid w:val="00D43BFD"/>
    <w:rsid w:val="00D460F4"/>
    <w:rsid w:val="00D46955"/>
    <w:rsid w:val="00D507D5"/>
    <w:rsid w:val="00D5228B"/>
    <w:rsid w:val="00D527BC"/>
    <w:rsid w:val="00D54F7C"/>
    <w:rsid w:val="00D57719"/>
    <w:rsid w:val="00D60095"/>
    <w:rsid w:val="00D60344"/>
    <w:rsid w:val="00D6674C"/>
    <w:rsid w:val="00D71086"/>
    <w:rsid w:val="00D712FE"/>
    <w:rsid w:val="00D7288F"/>
    <w:rsid w:val="00D748AB"/>
    <w:rsid w:val="00D91CD3"/>
    <w:rsid w:val="00D92B4C"/>
    <w:rsid w:val="00D92F65"/>
    <w:rsid w:val="00D95583"/>
    <w:rsid w:val="00DA0B1E"/>
    <w:rsid w:val="00DA2811"/>
    <w:rsid w:val="00DB0859"/>
    <w:rsid w:val="00DB2617"/>
    <w:rsid w:val="00DB5735"/>
    <w:rsid w:val="00DB6453"/>
    <w:rsid w:val="00DC5F71"/>
    <w:rsid w:val="00DC76A6"/>
    <w:rsid w:val="00DC78DB"/>
    <w:rsid w:val="00DD1964"/>
    <w:rsid w:val="00DD6CE5"/>
    <w:rsid w:val="00DE1440"/>
    <w:rsid w:val="00DE17E8"/>
    <w:rsid w:val="00DE2E03"/>
    <w:rsid w:val="00DE5DA9"/>
    <w:rsid w:val="00DE616A"/>
    <w:rsid w:val="00DE6AC6"/>
    <w:rsid w:val="00DF062C"/>
    <w:rsid w:val="00E06E1F"/>
    <w:rsid w:val="00E10210"/>
    <w:rsid w:val="00E12CED"/>
    <w:rsid w:val="00E147E1"/>
    <w:rsid w:val="00E1610A"/>
    <w:rsid w:val="00E20E8E"/>
    <w:rsid w:val="00E21E33"/>
    <w:rsid w:val="00E22DF0"/>
    <w:rsid w:val="00E23253"/>
    <w:rsid w:val="00E239D9"/>
    <w:rsid w:val="00E2755E"/>
    <w:rsid w:val="00E323B8"/>
    <w:rsid w:val="00E32B87"/>
    <w:rsid w:val="00E357D5"/>
    <w:rsid w:val="00E36B19"/>
    <w:rsid w:val="00E36BC1"/>
    <w:rsid w:val="00E4059D"/>
    <w:rsid w:val="00E447E8"/>
    <w:rsid w:val="00E555F3"/>
    <w:rsid w:val="00E63354"/>
    <w:rsid w:val="00E67C5B"/>
    <w:rsid w:val="00E74E71"/>
    <w:rsid w:val="00E814D8"/>
    <w:rsid w:val="00E835A4"/>
    <w:rsid w:val="00E85150"/>
    <w:rsid w:val="00E91197"/>
    <w:rsid w:val="00E93023"/>
    <w:rsid w:val="00E95E94"/>
    <w:rsid w:val="00EA2C7C"/>
    <w:rsid w:val="00EA5380"/>
    <w:rsid w:val="00EA7EC5"/>
    <w:rsid w:val="00EB1D8B"/>
    <w:rsid w:val="00ED034A"/>
    <w:rsid w:val="00ED3095"/>
    <w:rsid w:val="00ED56BF"/>
    <w:rsid w:val="00ED6875"/>
    <w:rsid w:val="00ED7608"/>
    <w:rsid w:val="00ED7FC6"/>
    <w:rsid w:val="00EE0541"/>
    <w:rsid w:val="00EE2CE6"/>
    <w:rsid w:val="00EE439C"/>
    <w:rsid w:val="00EF24A5"/>
    <w:rsid w:val="00EF2A8F"/>
    <w:rsid w:val="00EF5812"/>
    <w:rsid w:val="00F0579E"/>
    <w:rsid w:val="00F117AE"/>
    <w:rsid w:val="00F160D8"/>
    <w:rsid w:val="00F20736"/>
    <w:rsid w:val="00F20852"/>
    <w:rsid w:val="00F216F8"/>
    <w:rsid w:val="00F217D4"/>
    <w:rsid w:val="00F218D2"/>
    <w:rsid w:val="00F23864"/>
    <w:rsid w:val="00F27A56"/>
    <w:rsid w:val="00F35A7A"/>
    <w:rsid w:val="00F35F29"/>
    <w:rsid w:val="00F37859"/>
    <w:rsid w:val="00F402F9"/>
    <w:rsid w:val="00F40C65"/>
    <w:rsid w:val="00F4180E"/>
    <w:rsid w:val="00F41D85"/>
    <w:rsid w:val="00F43E68"/>
    <w:rsid w:val="00F50DE1"/>
    <w:rsid w:val="00F55D83"/>
    <w:rsid w:val="00F568A9"/>
    <w:rsid w:val="00F56E49"/>
    <w:rsid w:val="00F56FE7"/>
    <w:rsid w:val="00F61CDB"/>
    <w:rsid w:val="00F61E12"/>
    <w:rsid w:val="00F6263D"/>
    <w:rsid w:val="00F6293F"/>
    <w:rsid w:val="00F6747D"/>
    <w:rsid w:val="00F704CB"/>
    <w:rsid w:val="00F71ABF"/>
    <w:rsid w:val="00F754F2"/>
    <w:rsid w:val="00F76910"/>
    <w:rsid w:val="00F8478E"/>
    <w:rsid w:val="00F87515"/>
    <w:rsid w:val="00F9011A"/>
    <w:rsid w:val="00F901AC"/>
    <w:rsid w:val="00F90B66"/>
    <w:rsid w:val="00F9132B"/>
    <w:rsid w:val="00F9172C"/>
    <w:rsid w:val="00F91BAF"/>
    <w:rsid w:val="00F92563"/>
    <w:rsid w:val="00F92948"/>
    <w:rsid w:val="00F949A1"/>
    <w:rsid w:val="00F964D7"/>
    <w:rsid w:val="00FA715D"/>
    <w:rsid w:val="00FB3E77"/>
    <w:rsid w:val="00FB5625"/>
    <w:rsid w:val="00FC003F"/>
    <w:rsid w:val="00FC1003"/>
    <w:rsid w:val="00FC11BD"/>
    <w:rsid w:val="00FC1927"/>
    <w:rsid w:val="00FC35F4"/>
    <w:rsid w:val="00FC39C1"/>
    <w:rsid w:val="00FC3B5E"/>
    <w:rsid w:val="00FC4D70"/>
    <w:rsid w:val="00FC51BD"/>
    <w:rsid w:val="00FC51CD"/>
    <w:rsid w:val="00FC5EC2"/>
    <w:rsid w:val="00FD00C3"/>
    <w:rsid w:val="00FD16BA"/>
    <w:rsid w:val="00FD2321"/>
    <w:rsid w:val="00FD31A1"/>
    <w:rsid w:val="00FD3482"/>
    <w:rsid w:val="00FD57CD"/>
    <w:rsid w:val="00FD622C"/>
    <w:rsid w:val="00FE586A"/>
    <w:rsid w:val="00FE6AFD"/>
    <w:rsid w:val="00FF0B3E"/>
    <w:rsid w:val="00FF3736"/>
    <w:rsid w:val="00FF3C5E"/>
    <w:rsid w:val="00FF437E"/>
    <w:rsid w:val="00FF5996"/>
    <w:rsid w:val="00FF6D12"/>
    <w:rsid w:val="00FF73B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021819"/>
  <w15:chartTrackingRefBased/>
  <w15:docId w15:val="{F6AD37B5-7B9B-4C1F-8226-614FD3F7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5D33"/>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customStyle="1" w:styleId="a">
    <w:name w:val="바탕글"/>
    <w:rsid w:val="00185D33"/>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color w:val="000000"/>
      <w:lang w:eastAsia="ko-KR"/>
    </w:rPr>
  </w:style>
  <w:style w:type="paragraph" w:styleId="ListParagraph">
    <w:name w:val="List Paragraph"/>
    <w:basedOn w:val="Normal"/>
    <w:qFormat/>
    <w:rsid w:val="00185D33"/>
    <w:pPr>
      <w:ind w:left="720"/>
      <w:contextualSpacing/>
    </w:pPr>
  </w:style>
  <w:style w:type="character" w:styleId="CommentReference">
    <w:name w:val="annotation reference"/>
    <w:basedOn w:val="DefaultParagraphFont"/>
    <w:rsid w:val="00CD4954"/>
    <w:rPr>
      <w:sz w:val="16"/>
      <w:szCs w:val="16"/>
    </w:rPr>
  </w:style>
  <w:style w:type="paragraph" w:styleId="CommentText">
    <w:name w:val="annotation text"/>
    <w:basedOn w:val="Normal"/>
    <w:link w:val="CommentTextChar"/>
    <w:rsid w:val="00CD4954"/>
  </w:style>
  <w:style w:type="character" w:customStyle="1" w:styleId="CommentTextChar">
    <w:name w:val="Comment Text Char"/>
    <w:basedOn w:val="DefaultParagraphFont"/>
    <w:link w:val="CommentText"/>
    <w:rsid w:val="00CD4954"/>
    <w:rPr>
      <w:lang w:eastAsia="en-US"/>
    </w:rPr>
  </w:style>
  <w:style w:type="paragraph" w:styleId="CommentSubject">
    <w:name w:val="annotation subject"/>
    <w:basedOn w:val="CommentText"/>
    <w:next w:val="CommentText"/>
    <w:link w:val="CommentSubjectChar"/>
    <w:rsid w:val="00CD4954"/>
    <w:rPr>
      <w:b/>
      <w:bCs/>
    </w:rPr>
  </w:style>
  <w:style w:type="character" w:customStyle="1" w:styleId="CommentSubjectChar">
    <w:name w:val="Comment Subject Char"/>
    <w:basedOn w:val="CommentTextChar"/>
    <w:link w:val="CommentSubject"/>
    <w:rsid w:val="00CD4954"/>
    <w:rPr>
      <w:b/>
      <w:bCs/>
      <w:lang w:eastAsia="en-US"/>
    </w:rPr>
  </w:style>
  <w:style w:type="paragraph" w:styleId="BalloonText">
    <w:name w:val="Balloon Text"/>
    <w:basedOn w:val="Normal"/>
    <w:link w:val="BalloonTextChar"/>
    <w:rsid w:val="00CD4954"/>
    <w:rPr>
      <w:rFonts w:ascii="Segoe UI" w:hAnsi="Segoe UI" w:cs="Segoe UI"/>
      <w:sz w:val="18"/>
      <w:szCs w:val="18"/>
    </w:rPr>
  </w:style>
  <w:style w:type="character" w:customStyle="1" w:styleId="BalloonTextChar">
    <w:name w:val="Balloon Text Char"/>
    <w:basedOn w:val="DefaultParagraphFont"/>
    <w:link w:val="BalloonText"/>
    <w:rsid w:val="00CD4954"/>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B72B8A"/>
    <w:rPr>
      <w:color w:val="605E5C"/>
      <w:shd w:val="clear" w:color="auto" w:fill="E1DFDD"/>
    </w:rPr>
  </w:style>
  <w:style w:type="paragraph" w:styleId="NormalWeb">
    <w:name w:val="Normal (Web)"/>
    <w:basedOn w:val="Normal"/>
    <w:uiPriority w:val="99"/>
    <w:unhideWhenUsed/>
    <w:rsid w:val="00B72B8A"/>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471911"/>
    <w:rPr>
      <w:i/>
      <w:iCs/>
    </w:rPr>
  </w:style>
  <w:style w:type="character" w:styleId="PlaceholderText">
    <w:name w:val="Placeholder Text"/>
    <w:basedOn w:val="DefaultParagraphFont"/>
    <w:semiHidden/>
    <w:rsid w:val="00E22DF0"/>
    <w:rPr>
      <w:color w:val="808080"/>
    </w:rPr>
  </w:style>
  <w:style w:type="paragraph" w:styleId="Revision">
    <w:name w:val="Revision"/>
    <w:hidden/>
    <w:semiHidden/>
    <w:rsid w:val="00683F9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12834">
      <w:bodyDiv w:val="1"/>
      <w:marLeft w:val="0"/>
      <w:marRight w:val="0"/>
      <w:marTop w:val="0"/>
      <w:marBottom w:val="0"/>
      <w:divBdr>
        <w:top w:val="none" w:sz="0" w:space="0" w:color="auto"/>
        <w:left w:val="none" w:sz="0" w:space="0" w:color="auto"/>
        <w:bottom w:val="none" w:sz="0" w:space="0" w:color="auto"/>
        <w:right w:val="none" w:sz="0" w:space="0" w:color="auto"/>
      </w:divBdr>
    </w:div>
    <w:div w:id="186454609">
      <w:bodyDiv w:val="1"/>
      <w:marLeft w:val="0"/>
      <w:marRight w:val="0"/>
      <w:marTop w:val="0"/>
      <w:marBottom w:val="0"/>
      <w:divBdr>
        <w:top w:val="none" w:sz="0" w:space="0" w:color="auto"/>
        <w:left w:val="none" w:sz="0" w:space="0" w:color="auto"/>
        <w:bottom w:val="none" w:sz="0" w:space="0" w:color="auto"/>
        <w:right w:val="none" w:sz="0" w:space="0" w:color="auto"/>
      </w:divBdr>
      <w:divsChild>
        <w:div w:id="622689913">
          <w:marLeft w:val="0"/>
          <w:marRight w:val="0"/>
          <w:marTop w:val="0"/>
          <w:marBottom w:val="0"/>
          <w:divBdr>
            <w:top w:val="none" w:sz="0" w:space="0" w:color="auto"/>
            <w:left w:val="none" w:sz="0" w:space="0" w:color="auto"/>
            <w:bottom w:val="none" w:sz="0" w:space="0" w:color="auto"/>
            <w:right w:val="none" w:sz="0" w:space="0" w:color="auto"/>
          </w:divBdr>
          <w:divsChild>
            <w:div w:id="1034037969">
              <w:marLeft w:val="0"/>
              <w:marRight w:val="0"/>
              <w:marTop w:val="0"/>
              <w:marBottom w:val="0"/>
              <w:divBdr>
                <w:top w:val="none" w:sz="0" w:space="0" w:color="auto"/>
                <w:left w:val="none" w:sz="0" w:space="0" w:color="auto"/>
                <w:bottom w:val="none" w:sz="0" w:space="0" w:color="auto"/>
                <w:right w:val="none" w:sz="0" w:space="0" w:color="auto"/>
              </w:divBdr>
              <w:divsChild>
                <w:div w:id="990137851">
                  <w:marLeft w:val="0"/>
                  <w:marRight w:val="0"/>
                  <w:marTop w:val="0"/>
                  <w:marBottom w:val="0"/>
                  <w:divBdr>
                    <w:top w:val="none" w:sz="0" w:space="0" w:color="auto"/>
                    <w:left w:val="none" w:sz="0" w:space="0" w:color="auto"/>
                    <w:bottom w:val="none" w:sz="0" w:space="0" w:color="auto"/>
                    <w:right w:val="none" w:sz="0" w:space="0" w:color="auto"/>
                  </w:divBdr>
                  <w:divsChild>
                    <w:div w:id="6583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26168">
      <w:bodyDiv w:val="1"/>
      <w:marLeft w:val="0"/>
      <w:marRight w:val="0"/>
      <w:marTop w:val="0"/>
      <w:marBottom w:val="0"/>
      <w:divBdr>
        <w:top w:val="none" w:sz="0" w:space="0" w:color="auto"/>
        <w:left w:val="none" w:sz="0" w:space="0" w:color="auto"/>
        <w:bottom w:val="none" w:sz="0" w:space="0" w:color="auto"/>
        <w:right w:val="none" w:sz="0" w:space="0" w:color="auto"/>
      </w:divBdr>
    </w:div>
    <w:div w:id="333607255">
      <w:bodyDiv w:val="1"/>
      <w:marLeft w:val="0"/>
      <w:marRight w:val="0"/>
      <w:marTop w:val="0"/>
      <w:marBottom w:val="0"/>
      <w:divBdr>
        <w:top w:val="none" w:sz="0" w:space="0" w:color="auto"/>
        <w:left w:val="none" w:sz="0" w:space="0" w:color="auto"/>
        <w:bottom w:val="none" w:sz="0" w:space="0" w:color="auto"/>
        <w:right w:val="none" w:sz="0" w:space="0" w:color="auto"/>
      </w:divBdr>
    </w:div>
    <w:div w:id="386104212">
      <w:bodyDiv w:val="1"/>
      <w:marLeft w:val="0"/>
      <w:marRight w:val="0"/>
      <w:marTop w:val="0"/>
      <w:marBottom w:val="0"/>
      <w:divBdr>
        <w:top w:val="none" w:sz="0" w:space="0" w:color="auto"/>
        <w:left w:val="none" w:sz="0" w:space="0" w:color="auto"/>
        <w:bottom w:val="none" w:sz="0" w:space="0" w:color="auto"/>
        <w:right w:val="none" w:sz="0" w:space="0" w:color="auto"/>
      </w:divBdr>
    </w:div>
    <w:div w:id="392243611">
      <w:bodyDiv w:val="1"/>
      <w:marLeft w:val="0"/>
      <w:marRight w:val="0"/>
      <w:marTop w:val="0"/>
      <w:marBottom w:val="0"/>
      <w:divBdr>
        <w:top w:val="none" w:sz="0" w:space="0" w:color="auto"/>
        <w:left w:val="none" w:sz="0" w:space="0" w:color="auto"/>
        <w:bottom w:val="none" w:sz="0" w:space="0" w:color="auto"/>
        <w:right w:val="none" w:sz="0" w:space="0" w:color="auto"/>
      </w:divBdr>
    </w:div>
    <w:div w:id="397480574">
      <w:bodyDiv w:val="1"/>
      <w:marLeft w:val="0"/>
      <w:marRight w:val="0"/>
      <w:marTop w:val="0"/>
      <w:marBottom w:val="0"/>
      <w:divBdr>
        <w:top w:val="none" w:sz="0" w:space="0" w:color="auto"/>
        <w:left w:val="none" w:sz="0" w:space="0" w:color="auto"/>
        <w:bottom w:val="none" w:sz="0" w:space="0" w:color="auto"/>
        <w:right w:val="none" w:sz="0" w:space="0" w:color="auto"/>
      </w:divBdr>
    </w:div>
    <w:div w:id="717047680">
      <w:bodyDiv w:val="1"/>
      <w:marLeft w:val="0"/>
      <w:marRight w:val="0"/>
      <w:marTop w:val="0"/>
      <w:marBottom w:val="0"/>
      <w:divBdr>
        <w:top w:val="none" w:sz="0" w:space="0" w:color="auto"/>
        <w:left w:val="none" w:sz="0" w:space="0" w:color="auto"/>
        <w:bottom w:val="none" w:sz="0" w:space="0" w:color="auto"/>
        <w:right w:val="none" w:sz="0" w:space="0" w:color="auto"/>
      </w:divBdr>
    </w:div>
    <w:div w:id="738939669">
      <w:bodyDiv w:val="1"/>
      <w:marLeft w:val="0"/>
      <w:marRight w:val="0"/>
      <w:marTop w:val="0"/>
      <w:marBottom w:val="0"/>
      <w:divBdr>
        <w:top w:val="none" w:sz="0" w:space="0" w:color="auto"/>
        <w:left w:val="none" w:sz="0" w:space="0" w:color="auto"/>
        <w:bottom w:val="none" w:sz="0" w:space="0" w:color="auto"/>
        <w:right w:val="none" w:sz="0" w:space="0" w:color="auto"/>
      </w:divBdr>
    </w:div>
    <w:div w:id="771055098">
      <w:bodyDiv w:val="1"/>
      <w:marLeft w:val="0"/>
      <w:marRight w:val="0"/>
      <w:marTop w:val="0"/>
      <w:marBottom w:val="0"/>
      <w:divBdr>
        <w:top w:val="none" w:sz="0" w:space="0" w:color="auto"/>
        <w:left w:val="none" w:sz="0" w:space="0" w:color="auto"/>
        <w:bottom w:val="none" w:sz="0" w:space="0" w:color="auto"/>
        <w:right w:val="none" w:sz="0" w:space="0" w:color="auto"/>
      </w:divBdr>
    </w:div>
    <w:div w:id="791510563">
      <w:bodyDiv w:val="1"/>
      <w:marLeft w:val="0"/>
      <w:marRight w:val="0"/>
      <w:marTop w:val="0"/>
      <w:marBottom w:val="0"/>
      <w:divBdr>
        <w:top w:val="none" w:sz="0" w:space="0" w:color="auto"/>
        <w:left w:val="none" w:sz="0" w:space="0" w:color="auto"/>
        <w:bottom w:val="none" w:sz="0" w:space="0" w:color="auto"/>
        <w:right w:val="none" w:sz="0" w:space="0" w:color="auto"/>
      </w:divBdr>
    </w:div>
    <w:div w:id="801076019">
      <w:bodyDiv w:val="1"/>
      <w:marLeft w:val="0"/>
      <w:marRight w:val="0"/>
      <w:marTop w:val="0"/>
      <w:marBottom w:val="0"/>
      <w:divBdr>
        <w:top w:val="none" w:sz="0" w:space="0" w:color="auto"/>
        <w:left w:val="none" w:sz="0" w:space="0" w:color="auto"/>
        <w:bottom w:val="none" w:sz="0" w:space="0" w:color="auto"/>
        <w:right w:val="none" w:sz="0" w:space="0" w:color="auto"/>
      </w:divBdr>
    </w:div>
    <w:div w:id="835724485">
      <w:bodyDiv w:val="1"/>
      <w:marLeft w:val="0"/>
      <w:marRight w:val="0"/>
      <w:marTop w:val="0"/>
      <w:marBottom w:val="0"/>
      <w:divBdr>
        <w:top w:val="none" w:sz="0" w:space="0" w:color="auto"/>
        <w:left w:val="none" w:sz="0" w:space="0" w:color="auto"/>
        <w:bottom w:val="none" w:sz="0" w:space="0" w:color="auto"/>
        <w:right w:val="none" w:sz="0" w:space="0" w:color="auto"/>
      </w:divBdr>
    </w:div>
    <w:div w:id="883829366">
      <w:bodyDiv w:val="1"/>
      <w:marLeft w:val="0"/>
      <w:marRight w:val="0"/>
      <w:marTop w:val="0"/>
      <w:marBottom w:val="0"/>
      <w:divBdr>
        <w:top w:val="none" w:sz="0" w:space="0" w:color="auto"/>
        <w:left w:val="none" w:sz="0" w:space="0" w:color="auto"/>
        <w:bottom w:val="none" w:sz="0" w:space="0" w:color="auto"/>
        <w:right w:val="none" w:sz="0" w:space="0" w:color="auto"/>
      </w:divBdr>
    </w:div>
    <w:div w:id="1028606457">
      <w:bodyDiv w:val="1"/>
      <w:marLeft w:val="0"/>
      <w:marRight w:val="0"/>
      <w:marTop w:val="0"/>
      <w:marBottom w:val="0"/>
      <w:divBdr>
        <w:top w:val="none" w:sz="0" w:space="0" w:color="auto"/>
        <w:left w:val="none" w:sz="0" w:space="0" w:color="auto"/>
        <w:bottom w:val="none" w:sz="0" w:space="0" w:color="auto"/>
        <w:right w:val="none" w:sz="0" w:space="0" w:color="auto"/>
      </w:divBdr>
      <w:divsChild>
        <w:div w:id="1807696795">
          <w:marLeft w:val="0"/>
          <w:marRight w:val="0"/>
          <w:marTop w:val="0"/>
          <w:marBottom w:val="0"/>
          <w:divBdr>
            <w:top w:val="none" w:sz="0" w:space="0" w:color="auto"/>
            <w:left w:val="none" w:sz="0" w:space="0" w:color="auto"/>
            <w:bottom w:val="none" w:sz="0" w:space="0" w:color="auto"/>
            <w:right w:val="none" w:sz="0" w:space="0" w:color="auto"/>
          </w:divBdr>
          <w:divsChild>
            <w:div w:id="1719237110">
              <w:marLeft w:val="0"/>
              <w:marRight w:val="0"/>
              <w:marTop w:val="0"/>
              <w:marBottom w:val="0"/>
              <w:divBdr>
                <w:top w:val="none" w:sz="0" w:space="0" w:color="auto"/>
                <w:left w:val="none" w:sz="0" w:space="0" w:color="auto"/>
                <w:bottom w:val="none" w:sz="0" w:space="0" w:color="auto"/>
                <w:right w:val="none" w:sz="0" w:space="0" w:color="auto"/>
              </w:divBdr>
              <w:divsChild>
                <w:div w:id="847718612">
                  <w:marLeft w:val="0"/>
                  <w:marRight w:val="0"/>
                  <w:marTop w:val="0"/>
                  <w:marBottom w:val="0"/>
                  <w:divBdr>
                    <w:top w:val="none" w:sz="0" w:space="0" w:color="auto"/>
                    <w:left w:val="none" w:sz="0" w:space="0" w:color="auto"/>
                    <w:bottom w:val="none" w:sz="0" w:space="0" w:color="auto"/>
                    <w:right w:val="none" w:sz="0" w:space="0" w:color="auto"/>
                  </w:divBdr>
                  <w:divsChild>
                    <w:div w:id="12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469">
      <w:bodyDiv w:val="1"/>
      <w:marLeft w:val="0"/>
      <w:marRight w:val="0"/>
      <w:marTop w:val="0"/>
      <w:marBottom w:val="0"/>
      <w:divBdr>
        <w:top w:val="none" w:sz="0" w:space="0" w:color="auto"/>
        <w:left w:val="none" w:sz="0" w:space="0" w:color="auto"/>
        <w:bottom w:val="none" w:sz="0" w:space="0" w:color="auto"/>
        <w:right w:val="none" w:sz="0" w:space="0" w:color="auto"/>
      </w:divBdr>
    </w:div>
    <w:div w:id="1087310332">
      <w:bodyDiv w:val="1"/>
      <w:marLeft w:val="0"/>
      <w:marRight w:val="0"/>
      <w:marTop w:val="0"/>
      <w:marBottom w:val="0"/>
      <w:divBdr>
        <w:top w:val="none" w:sz="0" w:space="0" w:color="auto"/>
        <w:left w:val="none" w:sz="0" w:space="0" w:color="auto"/>
        <w:bottom w:val="none" w:sz="0" w:space="0" w:color="auto"/>
        <w:right w:val="none" w:sz="0" w:space="0" w:color="auto"/>
      </w:divBdr>
    </w:div>
    <w:div w:id="1217007073">
      <w:bodyDiv w:val="1"/>
      <w:marLeft w:val="0"/>
      <w:marRight w:val="0"/>
      <w:marTop w:val="0"/>
      <w:marBottom w:val="0"/>
      <w:divBdr>
        <w:top w:val="none" w:sz="0" w:space="0" w:color="auto"/>
        <w:left w:val="none" w:sz="0" w:space="0" w:color="auto"/>
        <w:bottom w:val="none" w:sz="0" w:space="0" w:color="auto"/>
        <w:right w:val="none" w:sz="0" w:space="0" w:color="auto"/>
      </w:divBdr>
    </w:div>
    <w:div w:id="1242372092">
      <w:bodyDiv w:val="1"/>
      <w:marLeft w:val="0"/>
      <w:marRight w:val="0"/>
      <w:marTop w:val="0"/>
      <w:marBottom w:val="0"/>
      <w:divBdr>
        <w:top w:val="none" w:sz="0" w:space="0" w:color="auto"/>
        <w:left w:val="none" w:sz="0" w:space="0" w:color="auto"/>
        <w:bottom w:val="none" w:sz="0" w:space="0" w:color="auto"/>
        <w:right w:val="none" w:sz="0" w:space="0" w:color="auto"/>
      </w:divBdr>
    </w:div>
    <w:div w:id="1266494512">
      <w:bodyDiv w:val="1"/>
      <w:marLeft w:val="0"/>
      <w:marRight w:val="0"/>
      <w:marTop w:val="0"/>
      <w:marBottom w:val="0"/>
      <w:divBdr>
        <w:top w:val="none" w:sz="0" w:space="0" w:color="auto"/>
        <w:left w:val="none" w:sz="0" w:space="0" w:color="auto"/>
        <w:bottom w:val="none" w:sz="0" w:space="0" w:color="auto"/>
        <w:right w:val="none" w:sz="0" w:space="0" w:color="auto"/>
      </w:divBdr>
    </w:div>
    <w:div w:id="1296640310">
      <w:bodyDiv w:val="1"/>
      <w:marLeft w:val="0"/>
      <w:marRight w:val="0"/>
      <w:marTop w:val="0"/>
      <w:marBottom w:val="0"/>
      <w:divBdr>
        <w:top w:val="none" w:sz="0" w:space="0" w:color="auto"/>
        <w:left w:val="none" w:sz="0" w:space="0" w:color="auto"/>
        <w:bottom w:val="none" w:sz="0" w:space="0" w:color="auto"/>
        <w:right w:val="none" w:sz="0" w:space="0" w:color="auto"/>
      </w:divBdr>
    </w:div>
    <w:div w:id="1334718778">
      <w:bodyDiv w:val="1"/>
      <w:marLeft w:val="0"/>
      <w:marRight w:val="0"/>
      <w:marTop w:val="0"/>
      <w:marBottom w:val="0"/>
      <w:divBdr>
        <w:top w:val="none" w:sz="0" w:space="0" w:color="auto"/>
        <w:left w:val="none" w:sz="0" w:space="0" w:color="auto"/>
        <w:bottom w:val="none" w:sz="0" w:space="0" w:color="auto"/>
        <w:right w:val="none" w:sz="0" w:space="0" w:color="auto"/>
      </w:divBdr>
    </w:div>
    <w:div w:id="1343242682">
      <w:bodyDiv w:val="1"/>
      <w:marLeft w:val="0"/>
      <w:marRight w:val="0"/>
      <w:marTop w:val="0"/>
      <w:marBottom w:val="0"/>
      <w:divBdr>
        <w:top w:val="none" w:sz="0" w:space="0" w:color="auto"/>
        <w:left w:val="none" w:sz="0" w:space="0" w:color="auto"/>
        <w:bottom w:val="none" w:sz="0" w:space="0" w:color="auto"/>
        <w:right w:val="none" w:sz="0" w:space="0" w:color="auto"/>
      </w:divBdr>
    </w:div>
    <w:div w:id="1415205105">
      <w:bodyDiv w:val="1"/>
      <w:marLeft w:val="0"/>
      <w:marRight w:val="0"/>
      <w:marTop w:val="0"/>
      <w:marBottom w:val="0"/>
      <w:divBdr>
        <w:top w:val="none" w:sz="0" w:space="0" w:color="auto"/>
        <w:left w:val="none" w:sz="0" w:space="0" w:color="auto"/>
        <w:bottom w:val="none" w:sz="0" w:space="0" w:color="auto"/>
        <w:right w:val="none" w:sz="0" w:space="0" w:color="auto"/>
      </w:divBdr>
    </w:div>
    <w:div w:id="1499299652">
      <w:bodyDiv w:val="1"/>
      <w:marLeft w:val="0"/>
      <w:marRight w:val="0"/>
      <w:marTop w:val="0"/>
      <w:marBottom w:val="0"/>
      <w:divBdr>
        <w:top w:val="none" w:sz="0" w:space="0" w:color="auto"/>
        <w:left w:val="none" w:sz="0" w:space="0" w:color="auto"/>
        <w:bottom w:val="none" w:sz="0" w:space="0" w:color="auto"/>
        <w:right w:val="none" w:sz="0" w:space="0" w:color="auto"/>
      </w:divBdr>
    </w:div>
    <w:div w:id="2031375614">
      <w:bodyDiv w:val="1"/>
      <w:marLeft w:val="0"/>
      <w:marRight w:val="0"/>
      <w:marTop w:val="0"/>
      <w:marBottom w:val="0"/>
      <w:divBdr>
        <w:top w:val="none" w:sz="0" w:space="0" w:color="auto"/>
        <w:left w:val="none" w:sz="0" w:space="0" w:color="auto"/>
        <w:bottom w:val="none" w:sz="0" w:space="0" w:color="auto"/>
        <w:right w:val="none" w:sz="0" w:space="0" w:color="auto"/>
      </w:divBdr>
    </w:div>
    <w:div w:id="2139908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Papers\ROMAN19\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7E5F29-57AA-40E9-8B22-8534CAF4A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112</TotalTime>
  <Pages>7</Pages>
  <Words>9740</Words>
  <Characters>55519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Lotito, Jessica M.</dc:creator>
  <cp:keywords/>
  <cp:lastModifiedBy>Sean Yun-Shiuan Chuang</cp:lastModifiedBy>
  <cp:revision>12</cp:revision>
  <cp:lastPrinted>2019-05-11T03:48:00Z</cp:lastPrinted>
  <dcterms:created xsi:type="dcterms:W3CDTF">2020-03-10T17:01:00Z</dcterms:created>
  <dcterms:modified xsi:type="dcterms:W3CDTF">2020-03-11T18:11:00Z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
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77777777"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424C37CC" w14:textId="77777777" w:rsidR="00960D71" w:rsidRDefault="00960D71" w:rsidP="00960D71">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5934082C">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34B23E62" w14:textId="77777777" w:rsidR="001373C3" w:rsidRDefault="001373C3" w:rsidP="00960D71">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1373C3" w:rsidRDefault="001373C3" w:rsidP="00960D71">
                            <w:pPr>
                              <w:pStyle w:val="FootnoteText"/>
                            </w:pPr>
                            <w:r>
                              <w:t>Y.-S. Chuang is with the Graduate Institute of Brain and Mind Sciences, National Taiwan University, Taipei, Taiwan (e-mail: yunshiuan.chuang@gmail.com).</w:t>
                            </w:r>
                          </w:p>
                          <w:p w14:paraId="44AE8DE7" w14:textId="77777777" w:rsidR="001373C3" w:rsidRDefault="001373C3"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1373C3" w:rsidRDefault="001373C3" w:rsidP="00960D71">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1AE9EF" w14:textId="77777777" w:rsidR="001373C3" w:rsidRDefault="001373C3"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1373C3" w:rsidRDefault="001373C3"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1373C3" w:rsidRDefault="001373C3"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1373C3" w:rsidRPr="00B72B8A" w:rsidRDefault="001373C3"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1373C3" w:rsidRPr="00B72B8A" w:rsidRDefault="001373C3" w:rsidP="00960D71">
                            <w:pPr>
                              <w:pStyle w:val="FootnoteText"/>
                            </w:pPr>
                          </w:p>
                          <w:p w14:paraId="366A0EC3" w14:textId="77777777" w:rsidR="001373C3" w:rsidRDefault="001373C3"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" stroked="f">
                <v:textbox inset="0,0,0,0">
                  <w:txbxContent>
                    <w:p w14:paraId="34B23E62" w14:textId="77777777" w:rsidR="001373C3" w:rsidRDefault="001373C3" w:rsidP="00960D71">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1373C3" w:rsidRDefault="001373C3" w:rsidP="00960D71">
                      <w:pPr>
                        <w:pStyle w:val="FootnoteText"/>
                      </w:pPr>
                      <w:r>
                        <w:t>Y.-S. Chuang is with the Graduate Institute of Brain and Mind Sciences, National Taiwan University, Taipei, Taiwan (e-mail: yunshiuan.chuang@gmail.com).</w:t>
                      </w:r>
                    </w:p>
                    <w:p w14:paraId="44AE8DE7" w14:textId="77777777" w:rsidR="001373C3" w:rsidRDefault="001373C3"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1373C3" w:rsidRDefault="001373C3" w:rsidP="00960D71">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1AE9EF" w14:textId="77777777" w:rsidR="001373C3" w:rsidRDefault="001373C3"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1373C3" w:rsidRDefault="001373C3"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1373C3" w:rsidRDefault="001373C3"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1373C3" w:rsidRPr="00B72B8A" w:rsidRDefault="001373C3"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1373C3" w:rsidRPr="00B72B8A" w:rsidRDefault="001373C3" w:rsidP="00960D71">
                      <w:pPr>
                        <w:pStyle w:val="FootnoteText"/>
                      </w:pPr>
                    </w:p>
                    <w:p w14:paraId="366A0EC3" w14:textId="77777777" w:rsidR="001373C3" w:rsidRDefault="001373C3"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49A421E2"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1312" behindDoc="0" locked="0" layoutInCell="1" allowOverlap="1" wp14:anchorId="3C2A753F" wp14:editId="43E0D5F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3015489E" w14:textId="77777777" w:rsidR="001373C3" w:rsidRDefault="001373C3" w:rsidP="00960D71">
                            <w:pPr>
                              <w:jc w:val="center"/>
                              <w:rPr>
                                <w:sz w:val="16"/>
                              </w:rPr>
                            </w:pPr>
                            <w:r>
                              <w:rPr>
                                <w:noProof/>
                                <w:lang w:eastAsia="zh-CN"/>
                              </w:rPr>
                              <w:drawing>
                                <wp:inline distT="0" distB="0" distL="0" distR="0" wp14:anchorId="592449EE" wp14:editId="60350600">
                                  <wp:extent cx="1950087" cy="126794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7"/>
                                          <a:stretch>
                                            <a:fillRect/>
                                          </a:stretch>
                                        </pic:blipFill>
                                        <pic:spPr>
                                          <a:xfrm>
                                            <a:off x="0" y="0"/>
                                            <a:ext cx="1950087" cy="1267942"/>
                                          </a:xfrm>
                                          <a:prstGeom prst="rect">
                                            <a:avLst/>
                                          </a:prstGeom>
                                        </pic:spPr>
                                      </pic:pic>
                                    </a:graphicData>
                                  </a:graphic>
                                </wp:inline>
                              </w:drawing>
                            </w:r>
                          </w:p>
                          <w:p w14:paraId="3B8F99E2" w14:textId="77777777" w:rsidR="001373C3" w:rsidRDefault="001373C3" w:rsidP="00960D71">
                            <w:pPr>
                              <w:jc w:val="both"/>
                            </w:pPr>
                            <w:r w:rsidRPr="00AF74F9">
                              <w:rPr>
                                <w:sz w:val="16"/>
                              </w:rPr>
                              <w:t>Fig</w:t>
                            </w:r>
                            <w:r>
                              <w:rPr>
                                <w:sz w:val="16"/>
                              </w:rPr>
                              <w:t>. 1. An example</w:t>
                            </w:r>
                            <w:r w:rsidRPr="008A7B9F">
                              <w:rPr>
                                <w:sz w:val="16"/>
                              </w:rPr>
                              <w:t xml:space="preserve"> simulated </w:t>
                            </w:r>
                            <w:r>
                              <w:rPr>
                                <w:sz w:val="16"/>
                              </w:rPr>
                              <w:t xml:space="preserve">simple </w:t>
                            </w:r>
                            <w:r w:rsidRPr="008A7B9F">
                              <w:rPr>
                                <w:sz w:val="16"/>
                              </w:rPr>
                              <w:t xml:space="preserve">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0;margin-top:550.3pt;width:244.05pt;height:13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" stroked="f">
                <v:textbox inset="0,0,0,0">
                  <w:txbxContent>
                    <w:p w14:paraId="3015489E" w14:textId="77777777" w:rsidR="001373C3" w:rsidRDefault="001373C3" w:rsidP="00960D71">
                      <w:pPr>
                        <w:jc w:val="center"/>
                        <w:rPr>
                          <w:sz w:val="16"/>
                        </w:rPr>
                      </w:pPr>
                      <w:r>
                        <w:rPr>
                          <w:noProof/>
                          <w:lang w:eastAsia="zh-CN"/>
                        </w:rPr>
                        <w:drawing>
                          <wp:inline distT="0" distB="0" distL="0" distR="0" wp14:anchorId="592449EE" wp14:editId="60350600">
                            <wp:extent cx="1950087" cy="126794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7"/>
                                    <a:stretch>
                                      <a:fillRect/>
                                    </a:stretch>
                                  </pic:blipFill>
                                  <pic:spPr>
                                    <a:xfrm>
                                      <a:off x="0" y="0"/>
                                      <a:ext cx="1950087" cy="1267942"/>
                                    </a:xfrm>
                                    <a:prstGeom prst="rect">
                                      <a:avLst/>
                                    </a:prstGeom>
                                  </pic:spPr>
                                </pic:pic>
                              </a:graphicData>
                            </a:graphic>
                          </wp:inline>
                        </w:drawing>
                      </w:r>
                    </w:p>
                    <w:p w14:paraId="3B8F99E2" w14:textId="77777777" w:rsidR="001373C3" w:rsidRDefault="001373C3" w:rsidP="00960D71">
                      <w:pPr>
                        <w:jc w:val="both"/>
                      </w:pPr>
                      <w:r w:rsidRPr="00AF74F9">
                        <w:rPr>
                          <w:sz w:val="16"/>
                        </w:rPr>
                        <w:t>Fig</w:t>
                      </w:r>
                      <w:r>
                        <w:rPr>
                          <w:sz w:val="16"/>
                        </w:rPr>
                        <w:t>. 1. An example</w:t>
                      </w:r>
                      <w:r w:rsidRPr="008A7B9F">
                        <w:rPr>
                          <w:sz w:val="16"/>
                        </w:rPr>
                        <w:t xml:space="preserve"> simulated </w:t>
                      </w:r>
                      <w:r>
                        <w:rPr>
                          <w:sz w:val="16"/>
                        </w:rPr>
                        <w:t xml:space="preserve">simple </w:t>
                      </w:r>
                      <w:r w:rsidRPr="008A7B9F">
                        <w:rPr>
                          <w:sz w:val="16"/>
                        </w:rPr>
                        <w:t xml:space="preserve">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commentRangeStart w:id="2"/>
      <w:commentRangeStart w:id="3"/>
      <w:commentRangeStart w:id="4"/>
      <w:r>
        <w:rPr>
          <w:rFonts w:eastAsia="BatangChe"/>
          <w:smallCaps w:val="0"/>
          <w:color w:val="000000"/>
          <w:kern w:val="0"/>
          <w:szCs w:val="18"/>
          <w:lang w:eastAsia="ko-KR"/>
        </w:rPr>
        <w:t xml:space="preserve">(Fig. 1). </w:t>
      </w:r>
      <w:commentRangeEnd w:id="2"/>
      <w:r>
        <w:rPr>
          <w:rStyle w:val="CommentReference"/>
          <w:smallCaps w:val="0"/>
          <w:kern w:val="0"/>
        </w:rPr>
        <w:commentReference w:id="2"/>
      </w:r>
      <w:commentRangeEnd w:id="3"/>
      <w:r>
        <w:rPr>
          <w:rStyle w:val="CommentReference"/>
          <w:smallCaps w:val="0"/>
          <w:kern w:val="0"/>
        </w:rPr>
        <w:commentReference w:id="3"/>
      </w:r>
      <w:commentRangeEnd w:id="4"/>
      <w:r>
        <w:rPr>
          <w:rStyle w:val="CommentReference"/>
          <w:smallCaps w:val="0"/>
          <w:kern w:val="0"/>
        </w:rPr>
        <w:commentReference w:id="4"/>
      </w:r>
      <w:r>
        <w:rPr>
          <w:rFonts w:eastAsia="BatangChe"/>
          <w:smallCaps w:val="0"/>
          <w:color w:val="000000"/>
          <w:kern w:val="0"/>
          <w:szCs w:val="18"/>
          <w:lang w:eastAsia="ko-KR"/>
        </w:rPr>
        <w:t xml:space="preserve">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judgment of agent-target social interaction preferences during test has a similar rank order as the social support weights. </w:t>
      </w:r>
    </w:p>
    <w:p w14:paraId="56A85EE0"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performance results for the simulation data as well as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77777777"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77777777"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57DEB396" w14:textId="77777777" w:rsidR="00960D71" w:rsidRDefault="00960D71" w:rsidP="00960D71">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77777777"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77777777"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w:t>
      </w:r>
      <w:r>
        <w:rPr>
          <w:rStyle w:val="Emphasis"/>
          <w:i w:val="0"/>
        </w:rPr>
        <w:lastRenderedPageBreak/>
        <w:t xml:space="preserve">social network mediates the ease of obtaining support from 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77777777"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77777777" w:rsidR="00960D71" w:rsidRDefault="00960D71" w:rsidP="00960D71">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237E3E87" wp14:editId="3D317EEF">
                <wp:simplePos x="0" y="0"/>
                <wp:positionH relativeFrom="margin">
                  <wp:posOffset>3283585</wp:posOffset>
                </wp:positionH>
                <wp:positionV relativeFrom="margin">
                  <wp:posOffset>5344795</wp:posOffset>
                </wp:positionV>
                <wp:extent cx="3099435" cy="32321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32150"/>
                        </a:xfrm>
                        <a:prstGeom prst="rect">
                          <a:avLst/>
                        </a:prstGeom>
                        <a:solidFill>
                          <a:srgbClr val="FFFFFF"/>
                        </a:solidFill>
                        <a:ln w="9525">
                          <a:noFill/>
                          <a:miter lim="800000"/>
                          <a:headEnd/>
                          <a:tailEnd/>
                        </a:ln>
                      </wps:spPr>
                      <wps:txbx>
                        <w:txbxContent>
                          <w:p w14:paraId="6D342655" w14:textId="77777777" w:rsidR="001373C3" w:rsidRDefault="001373C3" w:rsidP="00960D71">
                            <w:pPr>
                              <w:rPr>
                                <w:sz w:val="16"/>
                              </w:rPr>
                            </w:pPr>
                            <w:r w:rsidRPr="00701E78">
                              <w:rPr>
                                <w:noProof/>
                              </w:rPr>
                              <w:drawing>
                                <wp:inline distT="0" distB="0" distL="0" distR="0" wp14:anchorId="354BCA2C" wp14:editId="3797D27A">
                                  <wp:extent cx="3090545" cy="1360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0545" cy="1360170"/>
                                          </a:xfrm>
                                          <a:prstGeom prst="rect">
                                            <a:avLst/>
                                          </a:prstGeom>
                                          <a:noFill/>
                                          <a:ln>
                                            <a:noFill/>
                                          </a:ln>
                                        </pic:spPr>
                                      </pic:pic>
                                    </a:graphicData>
                                  </a:graphic>
                                </wp:inline>
                              </w:drawing>
                            </w:r>
                          </w:p>
                          <w:p w14:paraId="04AF8025" w14:textId="77777777" w:rsidR="001373C3" w:rsidRDefault="001373C3" w:rsidP="00960D71">
                            <w:pPr>
                              <w:jc w:val="both"/>
                              <w:rPr>
                                <w:sz w:val="16"/>
                              </w:rPr>
                            </w:pPr>
                          </w:p>
                          <w:p w14:paraId="5BD3C942" w14:textId="77777777" w:rsidR="001373C3" w:rsidRPr="00423581" w:rsidRDefault="001373C3" w:rsidP="00960D71">
                            <w:pPr>
                              <w:jc w:val="both"/>
                              <w:rPr>
                                <w:iCs/>
                                <w:sz w:val="16"/>
                              </w:rPr>
                            </w:pPr>
                            <w:r w:rsidRPr="00AF74F9">
                              <w:rPr>
                                <w:sz w:val="16"/>
                              </w:rPr>
                              <w:t>Fig</w:t>
                            </w:r>
                            <w:r>
                              <w:rPr>
                                <w:sz w:val="16"/>
                              </w:rPr>
                              <w:t>. 2. Model training and testing schematic.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contexts.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 xml:space="preserve">s’ movements to targets depended on which target provided greater social support in its social network penalized by the distance required to travel to reach the target. During model testing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pref, j</m:t>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1373C3" w:rsidRDefault="001373C3"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8" type="#_x0000_t202" style="position:absolute;left:0;text-align:left;margin-left:258.55pt;margin-top:420.85pt;width:244.05pt;height:25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" stroked="f">
                <v:textbox inset="0,0,0,0">
                  <w:txbxContent>
                    <w:p w14:paraId="6D342655" w14:textId="77777777" w:rsidR="001373C3" w:rsidRDefault="001373C3" w:rsidP="00960D71">
                      <w:pPr>
                        <w:rPr>
                          <w:sz w:val="16"/>
                        </w:rPr>
                      </w:pPr>
                      <w:r w:rsidRPr="00701E78">
                        <w:rPr>
                          <w:noProof/>
                        </w:rPr>
                        <w:drawing>
                          <wp:inline distT="0" distB="0" distL="0" distR="0" wp14:anchorId="354BCA2C" wp14:editId="3797D27A">
                            <wp:extent cx="3090545" cy="1360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0545" cy="1360170"/>
                                    </a:xfrm>
                                    <a:prstGeom prst="rect">
                                      <a:avLst/>
                                    </a:prstGeom>
                                    <a:noFill/>
                                    <a:ln>
                                      <a:noFill/>
                                    </a:ln>
                                  </pic:spPr>
                                </pic:pic>
                              </a:graphicData>
                            </a:graphic>
                          </wp:inline>
                        </w:drawing>
                      </w:r>
                    </w:p>
                    <w:p w14:paraId="04AF8025" w14:textId="77777777" w:rsidR="001373C3" w:rsidRDefault="001373C3" w:rsidP="00960D71">
                      <w:pPr>
                        <w:jc w:val="both"/>
                        <w:rPr>
                          <w:sz w:val="16"/>
                        </w:rPr>
                      </w:pPr>
                    </w:p>
                    <w:p w14:paraId="5BD3C942" w14:textId="77777777" w:rsidR="001373C3" w:rsidRPr="00423581" w:rsidRDefault="001373C3" w:rsidP="00960D71">
                      <w:pPr>
                        <w:jc w:val="both"/>
                        <w:rPr>
                          <w:iCs/>
                          <w:sz w:val="16"/>
                        </w:rPr>
                      </w:pPr>
                      <w:r w:rsidRPr="00AF74F9">
                        <w:rPr>
                          <w:sz w:val="16"/>
                        </w:rPr>
                        <w:t>Fig</w:t>
                      </w:r>
                      <w:r>
                        <w:rPr>
                          <w:sz w:val="16"/>
                        </w:rPr>
                        <w:t>. 2. Model training and testing schematic.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contexts.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 xml:space="preserve">s’ movements to targets depended on which target provided greater social support in its social network penalized by the distance required to travel to reach the target. During model testing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pref, j</m:t>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1373C3" w:rsidRDefault="001373C3" w:rsidP="00960D71">
                      <w:pPr>
                        <w:jc w:val="both"/>
                      </w:pPr>
                    </w:p>
                  </w:txbxContent>
                </v:textbox>
                <w10:wrap type="square" anchorx="margin" anchory="margin"/>
              </v:shape>
            </w:pict>
          </mc:Fallback>
        </mc:AlternateContent>
      </w: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77777777" w:rsidR="00960D71" w:rsidRPr="008B505E" w:rsidRDefault="00960D71" w:rsidP="00960D71">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 the agent. Despite this, </w:t>
      </w:r>
      <w:proofErr w:type="spellStart"/>
      <w:r>
        <w:rPr>
          <w:rStyle w:val="Emphasis"/>
          <w:i w:val="0"/>
        </w:rPr>
        <w:t>ToMnet</w:t>
      </w:r>
      <w:proofErr w:type="spellEnd"/>
      <w:r>
        <w:rPr>
          <w:rStyle w:val="Emphasis"/>
          <w:i w:val="0"/>
        </w:rPr>
        <w:t xml:space="preserve"> still predicted agent actions vis-à-vis the agent’s status quo as if targets were present, thereby displaying its inference about the agent’s false belief. Because of its ability to derive hidden states from observations, in this proposed system, we </w:t>
      </w:r>
      <w:r>
        <w:rPr>
          <w:rStyle w:val="Emphasis"/>
          <w:i w:val="0"/>
        </w:rPr>
        <w:t xml:space="preserve">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r>
        <w:t>A.</w:t>
      </w:r>
      <w:r>
        <w:tab/>
        <w:t>The Social Game for Simulated Agents</w:t>
      </w:r>
    </w:p>
    <w:p w14:paraId="4352E9AF" w14:textId="77777777"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r w:rsidRPr="008B3F6C">
        <w:rPr>
          <w:rFonts w:ascii="Times New Roman"/>
          <w:bCs/>
        </w:rPr>
        <w:t>We 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social targets</w:t>
      </w:r>
      <w:r>
        <w:rPr>
          <w:rFonts w:ascii="Times New Roman"/>
          <w:bCs/>
        </w:rPr>
        <w:t>, G=</w:t>
      </w:r>
      <w:commentRangeStart w:id="5"/>
      <w:commentRangeStart w:id="6"/>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m:t>
        </m:r>
        <w:commentRangeEnd w:id="5"/>
        <m:r>
          <m:rPr>
            <m:sty m:val="p"/>
          </m:rPr>
          <w:rPr>
            <w:rStyle w:val="CommentReference"/>
            <w:rFonts w:ascii="Cambria Math" w:eastAsia="PMingLiU" w:hAnsi="Cambria Math"/>
            <w:color w:val="auto"/>
            <w:lang w:eastAsia="en-US"/>
          </w:rPr>
          <w:commentReference w:id="5"/>
        </m:r>
        <w:commentRangeEnd w:id="6"/>
        <m:r>
          <m:rPr>
            <m:sty m:val="p"/>
          </m:rPr>
          <w:rPr>
            <w:rStyle w:val="CommentReference"/>
            <w:rFonts w:ascii="Cambria Math" w:eastAsia="PMingLiU" w:hAnsi="Cambria Math"/>
            <w:color w:val="auto"/>
            <w:lang w:eastAsia="en-US"/>
          </w:rPr>
          <w:commentReference w:id="6"/>
        </m:r>
        <m:r>
          <w:rPr>
            <w:rFonts w:ascii="Cambria Math" w:hAnsi="Cambria Math"/>
          </w:rPr>
          <m:t>1,4]}</m:t>
        </m:r>
      </m:oMath>
      <w:r w:rsidRPr="008B3F6C">
        <w:rPr>
          <w:rFonts w:ascii="Times New Roman"/>
          <w:bCs/>
        </w:rPr>
        <w:t>)</w:t>
      </w:r>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proofErr w:type="spellStart"/>
      <w:proofErr w:type="gramStart"/>
      <w:r>
        <w:rPr>
          <w:rFonts w:ascii="Times New Roman"/>
          <w:bCs/>
        </w:rPr>
        <w:t>n</w:t>
      </w:r>
      <w:r>
        <w:rPr>
          <w:rFonts w:ascii="Times New Roman"/>
          <w:bCs/>
          <w:vertAlign w:val="subscript"/>
        </w:rPr>
        <w:t>target</w:t>
      </w:r>
      <w:proofErr w:type="spellEnd"/>
      <w:r w:rsidRPr="008B3F6C" w:rsidDel="00C330F6">
        <w:rPr>
          <w:rFonts w:ascii="Times New Roman"/>
          <w:bCs/>
        </w:rPr>
        <w:t xml:space="preserve"> </w:t>
      </w:r>
      <w:r w:rsidRPr="008B3F6C">
        <w:rPr>
          <w:rFonts w:ascii="Times New Roman"/>
          <w:bCs/>
        </w:rPr>
        <w:t xml:space="preserve"> </w:t>
      </w:r>
      <w:r>
        <w:rPr>
          <w:rFonts w:ascii="Times New Roman"/>
          <w:bCs/>
        </w:rPr>
        <w:t>targets</w:t>
      </w:r>
      <w:proofErr w:type="gramEnd"/>
      <w:r>
        <w:rPr>
          <w:rFonts w:ascii="Times New Roman"/>
          <w:bCs/>
        </w:rPr>
        <w:t xml:space="preserve"> (range from 1 to 4) and </w:t>
      </w:r>
      <w:proofErr w:type="spellStart"/>
      <w:r>
        <w:rPr>
          <w:rFonts w:ascii="Times New Roman"/>
          <w:bCs/>
        </w:rPr>
        <w:t>n</w:t>
      </w:r>
      <w:r>
        <w:rPr>
          <w:rFonts w:ascii="Times New Roman"/>
          <w:bCs/>
          <w:vertAlign w:val="subscript"/>
        </w:rPr>
        <w:t>barrier</w:t>
      </w:r>
      <w:proofErr w:type="spellEnd"/>
      <w:r>
        <w:rPr>
          <w:rFonts w:ascii="Times New Roman"/>
          <w:bCs/>
          <w:vertAlign w:val="subscript"/>
        </w:rPr>
        <w:t xml:space="preserve">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by </w:t>
      </w:r>
    </w:p>
    <w:p w14:paraId="5EDBB736" w14:textId="77777777" w:rsidR="00960D71" w:rsidRDefault="00960D71" w:rsidP="00960D71">
      <w:pPr>
        <w:pStyle w:val="a"/>
        <w:tabs>
          <w:tab w:val="clear" w:pos="800"/>
          <w:tab w:val="left" w:pos="180"/>
        </w:tabs>
        <w:wordWrap/>
        <w:spacing w:line="240" w:lineRule="auto"/>
        <w:contextualSpacing/>
        <w:outlineLvl w:val="0"/>
        <w:rPr>
          <w:rFonts w:ascii="Times New Roman"/>
          <w:bCs/>
        </w:rPr>
      </w:pPr>
    </w:p>
    <w:commentRangeStart w:id="7"/>
    <w:commentRangeStart w:id="8"/>
    <w:commentRangeStart w:id="9"/>
    <w:commentRangeStart w:id="10"/>
    <w:p w14:paraId="2E108E40" w14:textId="77777777" w:rsidR="00960D71" w:rsidRPr="00BA72CE" w:rsidRDefault="001373C3"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7"/>
          <m:r>
            <m:rPr>
              <m:sty m:val="p"/>
            </m:rPr>
            <w:rPr>
              <w:rStyle w:val="CommentReference"/>
              <w:rFonts w:ascii="Cambria Math" w:eastAsia="PMingLiU" w:hAnsi="Cambria Math"/>
              <w:color w:val="auto"/>
              <w:lang w:eastAsia="en-US"/>
            </w:rPr>
            <w:commentReference w:id="7"/>
          </m:r>
          <w:commentRangeEnd w:id="8"/>
          <m:r>
            <m:rPr>
              <m:sty m:val="p"/>
            </m:rPr>
            <w:rPr>
              <w:rStyle w:val="CommentReference"/>
              <w:rFonts w:ascii="Cambria Math" w:eastAsia="PMingLiU" w:hAnsi="Cambria Math"/>
              <w:color w:val="auto"/>
              <w:lang w:eastAsia="en-US"/>
            </w:rPr>
            <w:commentReference w:id="8"/>
          </m:r>
          <w:commentRangeEnd w:id="9"/>
          <m:r>
            <m:rPr>
              <m:sty m:val="p"/>
            </m:rPr>
            <w:rPr>
              <w:rStyle w:val="CommentReference"/>
              <w:rFonts w:ascii="Cambria Math" w:eastAsia="PMingLiU" w:hAnsi="Cambria Math"/>
              <w:color w:val="auto"/>
              <w:lang w:eastAsia="en-US"/>
            </w:rPr>
            <w:commentReference w:id="9"/>
          </m:r>
          <w:commentRangeEnd w:id="10"/>
          <m:r>
            <m:rPr>
              <m:sty m:val="p"/>
            </m:rPr>
            <w:rPr>
              <w:rStyle w:val="CommentReference"/>
              <w:rFonts w:ascii="Cambria Math" w:eastAsia="PMingLiU" w:hAnsi="Cambria Math"/>
              <w:color w:val="auto"/>
              <w:lang w:eastAsia="en-US"/>
            </w:rPr>
            <w:commentReference w:id="10"/>
          </m:r>
        </m:oMath>
      </m:oMathPara>
    </w:p>
    <w:p w14:paraId="4C2DFBD9" w14:textId="77777777" w:rsidR="00960D71" w:rsidRPr="00AF5134" w:rsidRDefault="00960D71" w:rsidP="00960D71">
      <w:pPr>
        <w:pStyle w:val="a"/>
        <w:tabs>
          <w:tab w:val="left" w:pos="180"/>
        </w:tabs>
        <w:contextualSpacing/>
        <w:jc w:val="center"/>
        <w:outlineLvl w:val="0"/>
        <w:rPr>
          <w:rFonts w:ascii="Times New Roman"/>
          <w:bCs/>
        </w:rPr>
      </w:pPr>
    </w:p>
    <w:p w14:paraId="1B23A26E" w14:textId="77777777"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shortest path in a determinist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 xml:space="preserve">(green arrows in </w:t>
      </w:r>
      <w:commentRangeStart w:id="11"/>
      <w:r>
        <w:rPr>
          <w:rFonts w:ascii="Times New Roman"/>
          <w:bCs/>
        </w:rPr>
        <w:t>Fig.</w:t>
      </w:r>
      <w:r w:rsidRPr="007A1F48">
        <w:rPr>
          <w:rFonts w:ascii="Times New Roman"/>
          <w:bCs/>
        </w:rPr>
        <w:t xml:space="preserve"> 2</w:t>
      </w:r>
      <w:commentRangeEnd w:id="11"/>
      <w:r>
        <w:rPr>
          <w:rStyle w:val="CommentReference"/>
          <w:rFonts w:ascii="Times New Roman" w:eastAsia="PMingLiU"/>
          <w:color w:val="auto"/>
          <w:lang w:eastAsia="en-US"/>
        </w:rPr>
        <w:commentReference w:id="11"/>
      </w:r>
      <w:r w:rsidRPr="007A1F48">
        <w:rPr>
          <w:rFonts w:ascii="Times New Roman"/>
          <w:bCs/>
        </w:rPr>
        <w:t xml:space="preserve">). </w:t>
      </w:r>
      <w:r>
        <w:rPr>
          <w:rFonts w:ascii="Times New Roman"/>
          <w:bCs/>
        </w:rPr>
        <w:t xml:space="preserve">For each virtual agent, the social reward values for its four targets </w:t>
      </w:r>
      <m:oMath>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|s∈[1,4]}</m:t>
        </m:r>
      </m:oMath>
      <w:r>
        <w:rPr>
          <w:rFonts w:ascii="Times New Roman"/>
          <w:bCs/>
        </w:rPr>
        <w:t xml:space="preserve">are sampled randomly from a uniform distribution between 0 and 23 (capped at the maximal number of steps </w:t>
      </w:r>
      <w:r w:rsidRPr="0013096B">
        <w:rPr>
          <w:rFonts w:ascii="Times New Roman"/>
          <w:bCs/>
          <w:iCs/>
        </w:rPr>
        <w:t xml:space="preserve">to take </w:t>
      </w:r>
      <w:r>
        <w:rPr>
          <w:rFonts w:ascii="Times New Roman"/>
          <w:bCs/>
          <w:iCs/>
        </w:rPr>
        <w:t xml:space="preserve">in a </w:t>
      </w:r>
      <w:r w:rsidRPr="0013096B">
        <w:rPr>
          <w:rFonts w:ascii="Times New Roman"/>
          <w:bCs/>
          <w:iCs/>
        </w:rPr>
        <w:t xml:space="preserve">no barrier </w:t>
      </w:r>
      <w:r>
        <w:rPr>
          <w:rFonts w:ascii="Times New Roman"/>
          <w:bCs/>
          <w:iCs/>
        </w:rPr>
        <w:t>grid world)</w:t>
      </w:r>
      <w:r>
        <w:rPr>
          <w:rFonts w:ascii="Times New Roman"/>
          <w:bCs/>
        </w:rPr>
        <w:t xml:space="preserve">. We also imposed a hard constraint that the standard deviation (SD) of the sample </w:t>
      </w:r>
      <m:oMath>
        <m:r>
          <w:rPr>
            <w:rFonts w:ascii="Cambria Math" w:hAnsi="Cambria Math"/>
          </w:rPr>
          <m:t>u</m:t>
        </m:r>
      </m:oMath>
      <w:r>
        <w:rPr>
          <w:rFonts w:ascii="Times New Roman"/>
          <w:bCs/>
        </w:rPr>
        <w:t xml:space="preserve"> belongs to 0.1, 1.1, or 2.1. The constraint on SD is imposed to test the robustness </w:t>
      </w:r>
      <w:r>
        <w:rPr>
          <w:noProof/>
          <w:lang w:eastAsia="zh-CN"/>
        </w:rPr>
        <w:lastRenderedPageBreak/>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1373C3" w:rsidRDefault="001373C3"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1373C3" w:rsidRPr="00BA72CE" w:rsidRDefault="001373C3"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29"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" stroked="f">
                <v:textbox inset="0,0,0,0">
                  <w:txbxContent>
                    <w:p w14:paraId="567259A7" w14:textId="77777777" w:rsidR="001373C3" w:rsidRDefault="001373C3"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1373C3" w:rsidRPr="00BA72CE" w:rsidRDefault="001373C3"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r>
        <w:rPr>
          <w:rFonts w:ascii="Times New Roman"/>
          <w:bCs/>
        </w:rPr>
        <w:t xml:space="preserve">of the model (smaller SD should make preference inference harder). Twelve virtual agents had </w:t>
      </w:r>
      <w:proofErr w:type="gramStart"/>
      <w:r>
        <w:rPr>
          <w:rFonts w:ascii="Times New Roman"/>
          <w:bCs/>
        </w:rPr>
        <w:t>SD(</w:t>
      </w:r>
      <w:proofErr w:type="gramEnd"/>
      <m:oMath>
        <m:r>
          <w:rPr>
            <w:rFonts w:ascii="Cambria Math" w:hAnsi="Cambria Math"/>
          </w:rPr>
          <m:t>u)</m:t>
        </m:r>
      </m:oMath>
      <w:r>
        <w:rPr>
          <w:rFonts w:ascii="Times New Roman"/>
          <w:bCs/>
        </w:rPr>
        <w:t xml:space="preserve"> equals 2.1, twelve 1.1, and six 0.1. </w:t>
      </w:r>
      <w:commentRangeStart w:id="12"/>
      <w:r>
        <w:rPr>
          <w:rFonts w:ascii="Times New Roman"/>
          <w:bCs/>
        </w:rPr>
        <w:t xml:space="preserve">The range of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[0,23] was chosen t</w:t>
      </w:r>
      <w:bookmarkStart w:id="13" w:name="_GoBack"/>
      <w:bookmarkEnd w:id="13"/>
      <w:r>
        <w:rPr>
          <w:rFonts w:ascii="Times New Roman"/>
          <w:bCs/>
        </w:rPr>
        <w:t>o match normalized responses in the social game for human participants (see below)</w:t>
      </w:r>
      <w:commentRangeEnd w:id="12"/>
      <w:r>
        <w:rPr>
          <w:rStyle w:val="CommentReference"/>
          <w:rFonts w:ascii="Times New Roman" w:eastAsia="PMingLiU"/>
          <w:color w:val="auto"/>
          <w:lang w:eastAsia="en-US"/>
        </w:rPr>
        <w:commentReference w:id="12"/>
      </w:r>
      <w:r>
        <w:rPr>
          <w:rFonts w:ascii="Times New Roman"/>
          <w:bCs/>
        </w:rPr>
        <w:t>.</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77777777" w:rsidR="00960D71" w:rsidRPr="00423581" w:rsidRDefault="00960D71" w:rsidP="00960D71">
      <w:pPr>
        <w:autoSpaceDE/>
        <w:autoSpaceDN/>
        <w:ind w:firstLine="202"/>
        <w:jc w:val="both"/>
      </w:pPr>
      <w:r>
        <w:rPr>
          <w:rStyle w:val="Emphasis"/>
          <w:i w:val="0"/>
        </w:rPr>
        <w:t xml:space="preserve">The social networks constructed in the above simulations and assessed in human participant data below were based on the SSQ [7]. The original </w:t>
      </w:r>
      <w:commentRangeStart w:id="14"/>
      <w:commentRangeStart w:id="15"/>
      <w:r>
        <w:rPr>
          <w:rStyle w:val="Emphasis"/>
          <w:i w:val="0"/>
        </w:rPr>
        <w:t xml:space="preserve">SSQ </w:t>
      </w:r>
      <w:commentRangeEnd w:id="14"/>
      <w:r>
        <w:rPr>
          <w:rStyle w:val="CommentReference"/>
        </w:rPr>
        <w:commentReference w:id="14"/>
      </w:r>
      <w:commentRangeEnd w:id="15"/>
      <w:r>
        <w:rPr>
          <w:rStyle w:val="Emphasis"/>
          <w:i w:val="0"/>
        </w:rPr>
        <w:t xml:space="preserve">is in English and </w:t>
      </w:r>
      <w:r>
        <w:rPr>
          <w:rStyle w:val="CommentReference"/>
        </w:rPr>
        <w:commentReference w:id="15"/>
      </w:r>
      <w:r>
        <w:rPr>
          <w:rStyle w:val="Emphasis"/>
          <w:i w:val="0"/>
        </w:rPr>
        <w:t xml:space="preserve">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(0 to 9)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person,7) The person is important in my life. Participant ratings for these items were then used to compute the social reward value for the human social game. Specifically, we scaled the averaged value of the adapted SSQ ratings for each target by a factor of 23/9, where 23 is the maximal steps to take for no-barrier grid worlds and 9 is the range of the adapted SSQ score. This equated the social reward value and the physical distances in grid world. The scaled adapted SSQ values (ranging from 0 to 23) 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77777777" w:rsidR="00960D71" w:rsidRDefault="00960D71" w:rsidP="00960D71">
      <w:pPr>
        <w:ind w:firstLine="202"/>
        <w:jc w:val="both"/>
        <w:rPr>
          <w:rStyle w:val="Emphasis"/>
          <w:i w:val="0"/>
        </w:rPr>
      </w:pPr>
      <w:r>
        <w:rPr>
          <w:bCs/>
        </w:rPr>
        <w:tab/>
        <w:t xml:space="preserve">Twelve human participants (mean age = 26.2 </w:t>
      </w:r>
      <w:proofErr w:type="spellStart"/>
      <w:r>
        <w:rPr>
          <w:bCs/>
        </w:rPr>
        <w:t>yrs</w:t>
      </w:r>
      <w:proofErr w:type="spellEnd"/>
      <w:r>
        <w:rPr>
          <w:bCs/>
        </w:rPr>
        <w:t xml:space="preserve">, age range 23 to 32 </w:t>
      </w:r>
      <w:proofErr w:type="spellStart"/>
      <w:r>
        <w:rPr>
          <w:bCs/>
        </w:rPr>
        <w:t>yrs</w:t>
      </w:r>
      <w:proofErr w:type="spellEnd"/>
      <w:r>
        <w:rPr>
          <w:bCs/>
        </w:rPr>
        <w:t>, 4/8 males/females) played a social game which had a similar format as the game for simulated agents. Participants all gave written informed consent and were remunerated for their time spent in this study, which was approved by the National Taiwan University local Research Ethic Committee (no. REC-P-06). Participants played the game via web browser either by mobile phone or computer and all completed at least 150 trajectories.</w:t>
      </w:r>
      <w:r w:rsidRPr="004D704C">
        <w:rPr>
          <w:rStyle w:val="Emphasis"/>
          <w:i w:val="0"/>
        </w:rPr>
        <w:t xml:space="preserve"> </w:t>
      </w:r>
    </w:p>
    <w:p w14:paraId="66DED252" w14:textId="77777777" w:rsidR="00960D71" w:rsidRDefault="00960D71" w:rsidP="00960D71">
      <w:pPr>
        <w:ind w:firstLine="202"/>
        <w:jc w:val="both"/>
        <w:rPr>
          <w:bCs/>
        </w:rPr>
      </w:pPr>
      <w:r>
        <w:rPr>
          <w:rStyle w:val="Emphasis"/>
          <w:i w:val="0"/>
        </w:rPr>
        <w:t>Before starting the social game, human participants were asked to list four target close friends/family members whom they felt provided them with the most social support. The participants then completed our adapted 7-item SSQ above regarding each of the four target persons.</w:t>
      </w:r>
      <w:r w:rsidRPr="00232093">
        <w:rPr>
          <w:rStyle w:val="Emphasis"/>
          <w:i w:val="0"/>
        </w:rPr>
        <w:t xml:space="preserve"> </w:t>
      </w:r>
      <w:r>
        <w:rPr>
          <w:rStyle w:val="Emphasis"/>
          <w:i w:val="0"/>
        </w:rPr>
        <w:t>Participants were then presented with</w:t>
      </w:r>
      <w:commentRangeStart w:id="16"/>
      <w:r>
        <w:rPr>
          <w:bCs/>
        </w:rPr>
        <w:t xml:space="preserve"> a screen showing a grid world with 1-</w:t>
      </w:r>
      <w:commentRangeStart w:id="17"/>
      <w:r>
        <w:rPr>
          <w:bCs/>
        </w:rPr>
        <w:t>4 targets and barriers</w:t>
      </w:r>
      <w:commentRangeEnd w:id="17"/>
      <w:r>
        <w:rPr>
          <w:rStyle w:val="CommentReference"/>
        </w:rPr>
        <w:commentReference w:id="17"/>
      </w:r>
      <w:r>
        <w:rPr>
          <w:bCs/>
        </w:rPr>
        <w:t xml:space="preserve">, the reward assigned to each target, along with an agent that the participant should navigate </w:t>
      </w:r>
      <w:r w:rsidRPr="00BA72CE">
        <w:t>(Fig. 3)</w:t>
      </w:r>
      <w:r w:rsidRPr="00AA602A">
        <w:rPr>
          <w:bCs/>
        </w:rPr>
        <w:t>.</w:t>
      </w:r>
      <w:commentRangeEnd w:id="16"/>
      <w:r w:rsidRPr="00AA602A">
        <w:rPr>
          <w:rStyle w:val="CommentReference"/>
        </w:rPr>
        <w:commentReference w:id="16"/>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r>
      <w:proofErr w:type="spellStart"/>
      <w:r>
        <w:t>ToMnet</w:t>
      </w:r>
      <w:proofErr w:type="spellEnd"/>
      <w:r>
        <w:t>+</w:t>
      </w:r>
    </w:p>
    <w:p w14:paraId="334C1CDC" w14:textId="77777777" w:rsidR="00CE0D80" w:rsidRDefault="00960D71" w:rsidP="00960D71">
      <w:pPr>
        <w:ind w:firstLine="202"/>
        <w:jc w:val="both"/>
        <w:rPr>
          <w:bCs/>
        </w:rPr>
      </w:pPr>
      <w:r>
        <w:rPr>
          <w:bCs/>
        </w:rPr>
        <w:tab/>
      </w:r>
      <w:r>
        <w:t xml:space="preserve">We applied a </w:t>
      </w:r>
      <w:proofErr w:type="spellStart"/>
      <w:r>
        <w:t>ToMnet</w:t>
      </w:r>
      <w:proofErr w:type="spellEnd"/>
      <w:r>
        <w:t xml:space="preserve">+ model, extending from </w:t>
      </w: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that </w:t>
      </w:r>
      <w:r>
        <w:t xml:space="preserve">consists of a character network and a prediction </w:t>
      </w:r>
      <w:r w:rsidRPr="00BA72CE">
        <w:t>network (Fig.</w:t>
      </w:r>
      <w:r>
        <w:t xml:space="preserve"> </w:t>
      </w:r>
      <w:r w:rsidRPr="00BA72CE">
        <w:t>2).</w:t>
      </w:r>
      <w:r>
        <w:t xml:space="preserve"> One </w:t>
      </w:r>
      <w:proofErr w:type="spellStart"/>
      <w:r>
        <w:t>ToMnet</w:t>
      </w:r>
      <w:proofErr w:type="spellEnd"/>
      <w:r>
        <w:t xml:space="preserve">+ was trained for each virtual agent/human. For each agent, </w:t>
      </w:r>
      <w:proofErr w:type="spellStart"/>
      <w:r>
        <w:t>ToMnet</w:t>
      </w:r>
      <w:proofErr w:type="spellEnd"/>
      <w:r>
        <w:t xml:space="preserve">+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(with</w:t>
      </w:r>
      <w:r w:rsidRPr="00BA72CE">
        <w:rPr>
          <w:i/>
          <w:iCs/>
        </w:rPr>
        <w:t xml:space="preserve"> </w:t>
      </w:r>
      <m:oMath>
        <m:r>
          <w:rPr>
            <w:rFonts w:ascii="Cambria Math" w:hAnsi="Cambria Math"/>
          </w:rPr>
          <m:t>j≠k</m:t>
        </m:r>
      </m:oMath>
      <w:r w:rsidRPr="00BA72CE">
        <w:t>)</w:t>
      </w:r>
      <w:r>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pref, j</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pref, j</m:t>
            </m:r>
          </m:sub>
        </m:sSub>
      </m:oMath>
      <w:r>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t xml:space="preserve">) the agent will approach in </w:t>
      </w:r>
      <w:r w:rsidRPr="00BA72CE">
        <w:rPr>
          <w:i/>
          <w:iCs/>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r w:rsidR="00CE0D80" w:rsidRPr="00CE0D80">
        <w:rPr>
          <w:bCs/>
        </w:rPr>
        <w:t xml:space="preserve"> </w:t>
      </w:r>
    </w:p>
    <w:p w14:paraId="5E870D7C" w14:textId="04575235"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bCs/>
        </w:rPr>
        <w:t xml:space="preserve">, which contains the abstract representation of the agent’s preference for each target </w:t>
      </w:r>
      <w:commentRangeStart w:id="18"/>
      <w:r>
        <w:rPr>
          <w:bCs/>
        </w:rPr>
        <w:t xml:space="preserve">which is integrated over the </w:t>
      </w:r>
      <w:proofErr w:type="spellStart"/>
      <w:r w:rsidRPr="00BA72CE">
        <w:rPr>
          <w:bCs/>
          <w:i/>
        </w:rPr>
        <w:t>j</w:t>
      </w:r>
      <w:r>
        <w:rPr>
          <w:bCs/>
        </w:rPr>
        <w:t>th</w:t>
      </w:r>
      <w:proofErr w:type="spellEnd"/>
      <w:r>
        <w:rPr>
          <w:bCs/>
        </w:rPr>
        <w:t xml:space="preserve"> grid world</w:t>
      </w:r>
      <w:commentRangeEnd w:id="18"/>
      <w:r>
        <w:rPr>
          <w:rStyle w:val="CommentReference"/>
        </w:rPr>
        <w:commentReference w:id="18"/>
      </w:r>
      <w:r>
        <w:rPr>
          <w:bCs/>
        </w:rPr>
        <w:t xml:space="preserve"> trained. </w:t>
      </w:r>
      <w:commentRangeStart w:id="19"/>
      <w:r>
        <w:rPr>
          <w:bCs/>
        </w:rPr>
        <w:t xml:space="preserve">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 the width and height of the grid world, </w:t>
      </w:r>
      <w:commentRangeEnd w:id="19"/>
      <w:r>
        <w:rPr>
          <w:bCs/>
        </w:rPr>
        <w:t xml:space="preserve">and </w:t>
      </w:r>
      <w:r>
        <w:rPr>
          <w:rStyle w:val="CommentReference"/>
        </w:rPr>
        <w:commentReference w:id="19"/>
      </w:r>
      <w:r>
        <w:rPr>
          <w:bCs/>
        </w:rPr>
        <w:t xml:space="preserve">11 is the number of feature channels. Trajectories with more than 10 steps are truncated such that the last 10 steps are preserved, whereas the ones with less than 10 steps are padded before the first step with zeros. </w:t>
      </w:r>
      <w:commentRangeStart w:id="20"/>
      <w:r>
        <w:rPr>
          <w:bCs/>
        </w:rPr>
        <w:t xml:space="preserve">The 11 </w:t>
      </w:r>
      <w:ins w:id="21" w:author="Sean Yun-Shiuan Chuang" w:date="2020-03-18T13:51:00Z">
        <w:r w:rsidR="001373C3">
          <w:rPr>
            <w:bCs/>
          </w:rPr>
          <w:t xml:space="preserve">binary </w:t>
        </w:r>
      </w:ins>
      <w:r>
        <w:rPr>
          <w:bCs/>
        </w:rPr>
        <w:t xml:space="preserve">feature channels include </w:t>
      </w:r>
      <w:ins w:id="22" w:author="Sean Yun-Shiuan Chuang" w:date="2020-03-18T13:51:00Z">
        <w:r w:rsidR="001373C3">
          <w:rPr>
            <w:bCs/>
          </w:rPr>
          <w:t>5</w:t>
        </w:r>
      </w:ins>
      <w:del w:id="23" w:author="Sean Yun-Shiuan Chuang" w:date="2020-03-18T13:51:00Z">
        <w:r w:rsidDel="001373C3">
          <w:rPr>
            <w:bCs/>
          </w:rPr>
          <w:delText>4</w:delText>
        </w:r>
      </w:del>
      <w:r>
        <w:rPr>
          <w:bCs/>
        </w:rPr>
        <w:t xml:space="preserve"> actions (up, down, left, right</w:t>
      </w:r>
      <w:ins w:id="24" w:author="Sean Yun-Shiuan Chuang" w:date="2020-03-18T13:51:00Z">
        <w:r w:rsidR="001373C3">
          <w:rPr>
            <w:bCs/>
            <w:lang w:eastAsia="zh-TW"/>
          </w:rPr>
          <w:t xml:space="preserve">, </w:t>
        </w:r>
        <w:r w:rsidR="001373C3">
          <w:rPr>
            <w:bCs/>
          </w:rPr>
          <w:t>reaching the goal</w:t>
        </w:r>
      </w:ins>
      <w:r>
        <w:rPr>
          <w:bCs/>
        </w:rPr>
        <w:t xml:space="preserve">), </w:t>
      </w:r>
      <w:commentRangeStart w:id="25"/>
      <w:r>
        <w:rPr>
          <w:bCs/>
        </w:rPr>
        <w:t>the positions of 4 targets</w:t>
      </w:r>
      <w:commentRangeEnd w:id="25"/>
      <w:r>
        <w:rPr>
          <w:rStyle w:val="CommentReference"/>
        </w:rPr>
        <w:commentReference w:id="25"/>
      </w:r>
      <w:r>
        <w:rPr>
          <w:bCs/>
        </w:rPr>
        <w:t xml:space="preserve">, the position of the obstacles, </w:t>
      </w:r>
      <w:ins w:id="26" w:author="Sean Yun-Shiuan Chuang" w:date="2020-03-18T13:52:00Z">
        <w:r w:rsidR="00D72817">
          <w:rPr>
            <w:bCs/>
          </w:rPr>
          <w:t xml:space="preserve">and </w:t>
        </w:r>
      </w:ins>
      <w:r>
        <w:rPr>
          <w:bCs/>
        </w:rPr>
        <w:t>the initial position of the agent</w:t>
      </w:r>
      <w:del w:id="27" w:author="Sean Yun-Shiuan Chuang" w:date="2020-03-18T13:52:00Z">
        <w:r w:rsidDel="00D72817">
          <w:rPr>
            <w:bCs/>
          </w:rPr>
          <w:delText>, and reaching the goal.</w:delText>
        </w:r>
        <w:commentRangeEnd w:id="20"/>
        <w:r w:rsidDel="00D72817">
          <w:rPr>
            <w:rStyle w:val="CommentReference"/>
          </w:rPr>
          <w:commentReference w:id="20"/>
        </w:r>
      </w:del>
      <w:ins w:id="28" w:author="Sean Yun-Shiuan Chuang" w:date="2020-03-18T13:52:00Z">
        <w:r w:rsidR="00D72817">
          <w:rPr>
            <w:bCs/>
          </w:rPr>
          <w:t>.</w:t>
        </w:r>
      </w:ins>
      <w:r>
        <w:rPr>
          <w:bCs/>
        </w:rPr>
        <w:t xml:space="preserve"> </w:t>
      </w:r>
      <w:commentRangeStart w:id="29"/>
      <w:r>
        <w:rPr>
          <w:bCs/>
        </w:rPr>
        <w:t xml:space="preserve">Thirty-two 3×3 convolutional kernels are first applied to each time step (12×12×11) separately to scale the number of channels from </w:t>
      </w:r>
      <w:r>
        <w:rPr>
          <w:bCs/>
        </w:rPr>
        <w:lastRenderedPageBreak/>
        <w:t>11 to 32.</w:t>
      </w:r>
      <w:commentRangeEnd w:id="29"/>
      <w:r>
        <w:rPr>
          <w:rStyle w:val="CommentReference"/>
        </w:rPr>
        <w:commentReference w:id="29"/>
      </w:r>
      <w:r>
        <w:rPr>
          <w:bCs/>
        </w:rPr>
        <w:t xml:space="preserve">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w:t>
      </w:r>
      <w:commentRangeStart w:id="30"/>
      <w:del w:id="31" w:author="Sean Yun-Shiuan Chuang" w:date="2020-03-18T13:53:00Z">
        <w:r w:rsidDel="00D72817">
          <w:rPr>
            <w:bCs/>
          </w:rPr>
          <w:delText>5-layer</w:delText>
        </w:r>
      </w:del>
      <w:r>
        <w:rPr>
          <w:bCs/>
        </w:rPr>
        <w:t xml:space="preserve"> resnet</w:t>
      </w:r>
      <w:commentRangeEnd w:id="30"/>
      <w:ins w:id="32" w:author="Sean Yun-Shiuan Chuang" w:date="2020-03-18T13:53:00Z">
        <w:r w:rsidR="00D72817">
          <w:rPr>
            <w:bCs/>
          </w:rPr>
          <w:t xml:space="preserve"> with 5 residual blocks</w:t>
        </w:r>
      </w:ins>
      <w:r>
        <w:rPr>
          <w:rStyle w:val="CommentReference"/>
        </w:rPr>
        <w:commentReference w:id="30"/>
      </w:r>
      <w:r>
        <w:rPr>
          <w:bCs/>
        </w:rPr>
        <w:t xml:space="preserve">, </w:t>
      </w:r>
      <w:ins w:id="33" w:author="Sean Yun-Shiuan Chuang" w:date="2020-03-18T13:53:00Z">
        <w:r w:rsidR="00D72817">
          <w:rPr>
            <w:bCs/>
          </w:rPr>
          <w:t xml:space="preserve">each </w:t>
        </w:r>
      </w:ins>
      <w:r>
        <w:rPr>
          <w:bCs/>
        </w:rPr>
        <w:t>with 32 channels, batch-normalization, and ReLU nonlinearity. The output from resnet is a 4d tensor (10×12×12×32), which then passes through a global average pooling layer that collapses the entire spatial dimension into a 2d tensor (10×32), which is a sequence representing the trajectory spatial information in each time step. This sequence is passed to a single-layer LSTM consisting of 10 cells for each time step with 64 channels. The last LSTM cell state summarizing all sequences is then extracted with a dense layer to yield a</w:t>
      </w:r>
      <w:ins w:id="34" w:author="Sean Yun-Shiuan Chuang" w:date="2020-03-18T13:53:00Z">
        <w:r w:rsidR="00D72817">
          <w:rPr>
            <w:bCs/>
          </w:rPr>
          <w:t>n</w:t>
        </w:r>
      </w:ins>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bCs/>
        </w:rPr>
        <w:t>.</w:t>
      </w:r>
      <w:r w:rsidR="00960D71">
        <w:rPr>
          <w:bCs/>
        </w:rPr>
        <w:t xml:space="preserve"> </w:t>
      </w:r>
    </w:p>
    <w:p w14:paraId="7E1D318C" w14:textId="77777777"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which together form a 4d tensor of size 12×12</w:t>
      </w:r>
      <w:proofErr w:type="gramStart"/>
      <w:r>
        <w:rPr>
          <w:rFonts w:ascii="Times New Roman"/>
          <w:bCs/>
        </w:rPr>
        <w:t>×(</w:t>
      </w:r>
      <w:proofErr w:type="gramEnd"/>
      <w:r>
        <w:rPr>
          <w:rFonts w:ascii="Times New Roman"/>
          <w:bCs/>
        </w:rPr>
        <w:t xml:space="preserve">11+8). </w:t>
      </w:r>
      <w:commentRangeStart w:id="35"/>
      <w:r>
        <w:rPr>
          <w:rFonts w:ascii="Times New Roman"/>
          <w:bCs/>
        </w:rPr>
        <w:t>This tensor then passes through 32 3×3 convolutional kernels which scales the number of channels from 19 to 32.</w:t>
      </w:r>
      <w:commentRangeEnd w:id="35"/>
      <w:r>
        <w:rPr>
          <w:rStyle w:val="CommentReference"/>
          <w:rFonts w:ascii="Times New Roman" w:eastAsia="PMingLiU"/>
          <w:color w:val="auto"/>
          <w:lang w:eastAsia="en-US"/>
        </w:rPr>
        <w:commentReference w:id="35"/>
      </w:r>
      <w:r>
        <w:rPr>
          <w:rFonts w:ascii="Times New Roman"/>
          <w:bCs/>
        </w:rPr>
        <w:t xml:space="preserve"> The results are fed into a 5-layer resnet, with 32 channels, batch-normalization, and ReLU nonlinearity, followed by a global average pooling layer, and a dense layer to yield 4-dim logits, followed by the output softmax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used was the softmax cross-entropy loss.</w:t>
      </w:r>
      <w:r>
        <w:rPr>
          <w:rFonts w:ascii="Times New Roman"/>
          <w:bCs/>
        </w:rPr>
        <w:t xml:space="preserve"> </w:t>
      </w: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an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tuples </w:t>
      </w:r>
      <w:r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Pr="0078563E">
        <w:rPr>
          <w:rFonts w:ascii="Times New Roman"/>
          <w:bCs/>
          <w:iCs/>
        </w:rPr>
        <w:t>).</w:t>
      </w:r>
      <w:r>
        <w:rPr>
          <w:rFonts w:ascii="Times New Roman"/>
          <w:bCs/>
          <w:iCs/>
        </w:rPr>
        <w:t xml:space="preserve"> We trained the model with Adam optimizer </w:t>
      </w:r>
      <w:commentRangeStart w:id="36"/>
      <w:r>
        <w:rPr>
          <w:rFonts w:ascii="Times New Roman"/>
          <w:bCs/>
          <w:iCs/>
        </w:rPr>
        <w:t xml:space="preserve">[x] </w:t>
      </w:r>
      <w:commentRangeEnd w:id="36"/>
      <w:r>
        <w:rPr>
          <w:rStyle w:val="CommentReference"/>
          <w:rFonts w:ascii="Times New Roman" w:eastAsia="PMingLiU"/>
          <w:color w:val="auto"/>
          <w:lang w:eastAsia="en-US"/>
        </w:rPr>
        <w:commentReference w:id="36"/>
      </w:r>
      <w:r>
        <w:rPr>
          <w:rFonts w:ascii="Times New Roman"/>
          <w:bCs/>
          <w:iCs/>
        </w:rPr>
        <w:t xml:space="preserve">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 xml:space="preserve">, batch size = 16, 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w:t>
      </w:r>
      <w:r w:rsidRPr="009436D3">
        <w:rPr>
          <w:rFonts w:ascii="Times New Roman"/>
          <w:bCs/>
        </w:rPr>
        <w:t xml:space="preserve"> </w:t>
      </w:r>
    </w:p>
    <w:p w14:paraId="4102D074" w14:textId="77777777" w:rsidR="00960D71" w:rsidRDefault="00960D71" w:rsidP="00960D71">
      <w:pPr>
        <w:pStyle w:val="a"/>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5408" behindDoc="0" locked="0" layoutInCell="1" allowOverlap="1" wp14:anchorId="3B3AF662" wp14:editId="600AE292">
                <wp:simplePos x="0" y="0"/>
                <wp:positionH relativeFrom="column">
                  <wp:posOffset>-45197</wp:posOffset>
                </wp:positionH>
                <wp:positionV relativeFrom="page">
                  <wp:posOffset>6060215</wp:posOffset>
                </wp:positionV>
                <wp:extent cx="6453505" cy="3278505"/>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78505"/>
                        </a:xfrm>
                        <a:prstGeom prst="rect">
                          <a:avLst/>
                        </a:prstGeom>
                        <a:solidFill>
                          <a:srgbClr val="FFFFFF"/>
                        </a:solidFill>
                        <a:ln w="9525">
                          <a:noFill/>
                          <a:miter lim="800000"/>
                          <a:headEnd/>
                          <a:tailEnd/>
                        </a:ln>
                      </wps:spPr>
                      <wps:txbx>
                        <w:txbxContent>
                          <w:p w14:paraId="5B7878DA" w14:textId="77777777" w:rsidR="001373C3" w:rsidRDefault="001373C3" w:rsidP="00960D71">
                            <w:pPr>
                              <w:rPr>
                                <w:sz w:val="16"/>
                              </w:rPr>
                            </w:pPr>
                          </w:p>
                          <w:p w14:paraId="37C12281" w14:textId="77777777" w:rsidR="001373C3" w:rsidRDefault="001373C3" w:rsidP="00960D71">
                            <w:pPr>
                              <w:jc w:val="center"/>
                              <w:rPr>
                                <w:sz w:val="16"/>
                              </w:rPr>
                            </w:pPr>
                            <w:r w:rsidRPr="005B3CEE">
                              <w:rPr>
                                <w:noProof/>
                              </w:rPr>
                              <w:drawing>
                                <wp:inline distT="0" distB="0" distL="0" distR="0" wp14:anchorId="39290C0F" wp14:editId="76C06660">
                                  <wp:extent cx="4415091" cy="2339969"/>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p>
                          <w:p w14:paraId="07558A81" w14:textId="77777777" w:rsidR="001373C3" w:rsidRDefault="001373C3"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1373C3" w:rsidRPr="00667082" w:rsidRDefault="001373C3"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AF662" id="_x0000_s1030" type="#_x0000_t202" style="position:absolute;left:0;text-align:left;margin-left:-3.55pt;margin-top:477.2pt;width:508.15pt;height:25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" stroked="f">
                <v:textbox>
                  <w:txbxContent>
                    <w:p w14:paraId="5B7878DA" w14:textId="77777777" w:rsidR="001373C3" w:rsidRDefault="001373C3" w:rsidP="00960D71">
                      <w:pPr>
                        <w:rPr>
                          <w:sz w:val="16"/>
                        </w:rPr>
                      </w:pPr>
                    </w:p>
                    <w:p w14:paraId="37C12281" w14:textId="77777777" w:rsidR="001373C3" w:rsidRDefault="001373C3" w:rsidP="00960D71">
                      <w:pPr>
                        <w:jc w:val="center"/>
                        <w:rPr>
                          <w:sz w:val="16"/>
                        </w:rPr>
                      </w:pPr>
                      <w:r w:rsidRPr="005B3CEE">
                        <w:rPr>
                          <w:noProof/>
                        </w:rPr>
                        <w:drawing>
                          <wp:inline distT="0" distB="0" distL="0" distR="0" wp14:anchorId="39290C0F" wp14:editId="76C06660">
                            <wp:extent cx="4415091" cy="2339969"/>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p>
                    <w:p w14:paraId="07558A81" w14:textId="77777777" w:rsidR="001373C3" w:rsidRDefault="001373C3"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1373C3" w:rsidRPr="00667082" w:rsidRDefault="001373C3" w:rsidP="00960D71">
                      <w:pPr>
                        <w:jc w:val="both"/>
                        <w:rPr>
                          <w:sz w:val="16"/>
                        </w:rPr>
                      </w:pPr>
                    </w:p>
                  </w:txbxContent>
                </v:textbox>
                <w10:wrap type="square" anchory="page"/>
              </v:shape>
            </w:pict>
          </mc:Fallback>
        </mc:AlternateContent>
      </w:r>
      <w:r>
        <w:rPr>
          <w:rFonts w:ascii="Times New Roman"/>
          <w:bCs/>
        </w:rPr>
        <w:tab/>
        <w:t>After the model is trained, it</w:t>
      </w:r>
      <w:r w:rsidRPr="007A1F48">
        <w:rPr>
          <w:rFonts w:ascii="Times New Roman"/>
          <w:bCs/>
        </w:rPr>
        <w:t xml:space="preserve"> was </w:t>
      </w:r>
      <w:r>
        <w:rPr>
          <w:rFonts w:ascii="Times New Roman"/>
          <w:bCs/>
        </w:rPr>
        <w:t>then tested for</w:t>
      </w:r>
      <w:r w:rsidRPr="007A1F48">
        <w:rPr>
          <w:rFonts w:ascii="Times New Roman"/>
          <w:bCs/>
        </w:rPr>
        <w:t xml:space="preserve"> infer</w:t>
      </w:r>
      <w:r>
        <w:rPr>
          <w:rFonts w:ascii="Times New Roman"/>
          <w:bCs/>
        </w:rPr>
        <w:t>ences about</w:t>
      </w:r>
      <w:r w:rsidRPr="007A1F48">
        <w:rPr>
          <w:rFonts w:ascii="Times New Roman"/>
          <w:bCs/>
        </w:rPr>
        <w:t xml:space="preserve"> the </w:t>
      </w:r>
      <w:r>
        <w:rPr>
          <w:rFonts w:ascii="Times New Roman"/>
          <w:bCs/>
        </w:rPr>
        <w:t xml:space="preserve">virtual agent/human’s </w:t>
      </w:r>
      <w:r w:rsidRPr="007A1F48">
        <w:rPr>
          <w:rFonts w:ascii="Times New Roman"/>
          <w:bCs/>
        </w:rPr>
        <w:t xml:space="preserve">preference </w:t>
      </w:r>
      <w:r>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to the trained model.</w:t>
      </w:r>
      <w:r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Pr>
          <w:rFonts w:ascii="Times New Roman"/>
        </w:rPr>
        <w:t xml:space="preserve"> were 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w:t>
      </w:r>
      <w:r>
        <w:rPr>
          <w:rFonts w:ascii="Times New Roman"/>
        </w:rPr>
        <w:t xml:space="preserve">that had exactly 4 targets to ensure the generated test character embedding contains information about 4 targets.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Pr>
          <w:rFonts w:ascii="Times New Roman"/>
        </w:rPr>
        <w:t xml:space="preserve"> is a special query state that exists only for preference inference (we called it “inference query state”), where there are no barriers and </w:t>
      </w:r>
      <w:r>
        <w:rPr>
          <w:rFonts w:ascii="Times New Roman"/>
          <w:bCs/>
        </w:rPr>
        <w:t xml:space="preserve">the agent is placed </w:t>
      </w:r>
      <w:r w:rsidRPr="007A1F48">
        <w:rPr>
          <w:rFonts w:ascii="Times New Roman"/>
          <w:bCs/>
        </w:rPr>
        <w:t xml:space="preserve">equidistant from </w:t>
      </w:r>
      <w:r>
        <w:rPr>
          <w:rFonts w:ascii="Times New Roman"/>
          <w:bCs/>
        </w:rPr>
        <w:t>4 targets</w:t>
      </w:r>
      <w:r w:rsidRPr="007A1F48">
        <w:rPr>
          <w:rFonts w:ascii="Times New Roman"/>
          <w:bCs/>
        </w:rPr>
        <w:t>.</w:t>
      </w:r>
      <w:r>
        <w:rPr>
          <w:rFonts w:ascii="Times New Roman"/>
          <w:bCs/>
        </w:rPr>
        <w:t xml:space="preserve"> The exact positions of the 4 targets were shuffled randomly</w:t>
      </w:r>
      <w:r w:rsidRPr="007A1F48">
        <w:rPr>
          <w:rFonts w:ascii="Times New Roman"/>
          <w:bCs/>
        </w:rPr>
        <w:t xml:space="preserve"> </w:t>
      </w:r>
      <w:r>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w:t>
      </w:r>
      <w:r>
        <w:rPr>
          <w:rFonts w:ascii="Times New Roman"/>
          <w:bCs/>
          <w:iCs/>
        </w:rPr>
        <w:t xml:space="preserve">the soft-max probability </w:t>
      </w:r>
      <w:r w:rsidRPr="003E7D06">
        <w:rPr>
          <w:rFonts w:ascii="Times New Roman"/>
          <w:bCs/>
          <w:iCs/>
        </w:rPr>
        <w:t>for each target</w:t>
      </w:r>
      <w:r>
        <w:rPr>
          <w:rFonts w:ascii="Times New Roman"/>
          <w:bCs/>
          <w:iCs/>
        </w:rPr>
        <w:t xml:space="preserve"> was averaged across 100 pairs. The average softmax probability is then rank-transformed to get </w:t>
      </w:r>
      <w:r>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’s</w:t>
      </w:r>
      <w:r>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Pr>
          <w:rFonts w:ascii="Times New Roman"/>
          <w:bCs/>
          <w:iCs/>
        </w:rPr>
        <w:t xml:space="preserve">. ToMnet+ was implemented in </w:t>
      </w:r>
      <w:proofErr w:type="spellStart"/>
      <w:r w:rsidRPr="00B06769">
        <w:rPr>
          <w:rFonts w:ascii="Times New Roman"/>
          <w:bCs/>
          <w:iCs/>
        </w:rPr>
        <w:t>Tensorflow</w:t>
      </w:r>
      <w:proofErr w:type="spellEnd"/>
      <w:r w:rsidRPr="00B06769">
        <w:rPr>
          <w:rFonts w:ascii="Times New Roman"/>
          <w:bCs/>
          <w:iCs/>
        </w:rPr>
        <w:t xml:space="preserve"> </w:t>
      </w:r>
      <w:r w:rsidRPr="00B06769">
        <w:rPr>
          <w:rFonts w:ascii="Times New Roman"/>
          <w:bCs/>
          <w:iCs/>
        </w:rPr>
        <w:fldChar w:fldCharType="begin"/>
      </w:r>
      <w:r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Pr="00B06769">
        <w:rPr>
          <w:rFonts w:ascii="Times New Roman"/>
          <w:bCs/>
          <w:iCs/>
        </w:rPr>
        <w:fldChar w:fldCharType="separate"/>
      </w:r>
      <w:r w:rsidRPr="00B06769">
        <w:rPr>
          <w:rFonts w:ascii="Times New Roman"/>
          <w:bCs/>
          <w:iCs/>
          <w:noProof/>
        </w:rPr>
        <w:t>[19]</w:t>
      </w:r>
      <w:r w:rsidRPr="00B06769">
        <w:rPr>
          <w:rFonts w:ascii="Times New Roman"/>
          <w:bCs/>
          <w:iCs/>
        </w:rPr>
        <w:fldChar w:fldCharType="end"/>
      </w:r>
      <w:r>
        <w:rPr>
          <w:rFonts w:ascii="Times New Roman"/>
          <w:bCs/>
          <w:iCs/>
        </w:rPr>
        <w:t>.</w:t>
      </w:r>
    </w:p>
    <w:p w14:paraId="2403D114" w14:textId="77777777" w:rsidR="00960D71" w:rsidRDefault="00960D71" w:rsidP="00960D71">
      <w:pPr>
        <w:pStyle w:val="a"/>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4384" behindDoc="0" locked="1" layoutInCell="1" allowOverlap="1" wp14:anchorId="1CA2D422" wp14:editId="2DB0CEB4">
                <wp:simplePos x="0" y="0"/>
                <wp:positionH relativeFrom="column">
                  <wp:posOffset>-54610</wp:posOffset>
                </wp:positionH>
                <wp:positionV relativeFrom="page">
                  <wp:posOffset>712470</wp:posOffset>
                </wp:positionV>
                <wp:extent cx="3145155" cy="3255010"/>
                <wp:effectExtent l="0" t="0" r="444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noFill/>
                          <a:miter lim="800000"/>
                          <a:headEnd/>
                          <a:tailEnd/>
                        </a:ln>
                      </wps:spPr>
                      <wps:txbx>
                        <w:txbxContent>
                          <w:p w14:paraId="4E24634A" w14:textId="77777777" w:rsidR="001373C3" w:rsidRDefault="001373C3"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77777777" w:rsidR="001373C3" w:rsidRDefault="001373C3"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w:t>
                            </w:r>
                            <w:proofErr w:type="gramStart"/>
                            <w:r>
                              <w:rPr>
                                <w:sz w:val="16"/>
                              </w:rPr>
                              <w:t>of  bars</w:t>
                            </w:r>
                            <w:proofErr w:type="gramEnd"/>
                            <w:r>
                              <w:rPr>
                                <w:sz w:val="16"/>
                              </w:rPr>
                              <w:t xml:space="preserve"> are 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round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CA2D422" id="_x0000_s1031" type="#_x0000_t202" style="position:absolute;left:0;text-align:left;margin-left:-4.3pt;margin-top:56.1pt;width:247.65pt;height:25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" stroked="f">
                <v:textbox style="mso-fit-shape-to-text:t">
                  <w:txbxContent>
                    <w:p w14:paraId="4E24634A" w14:textId="77777777" w:rsidR="001373C3" w:rsidRDefault="001373C3"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77777777" w:rsidR="001373C3" w:rsidRDefault="001373C3"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w:t>
                      </w:r>
                      <w:proofErr w:type="gramStart"/>
                      <w:r>
                        <w:rPr>
                          <w:sz w:val="16"/>
                        </w:rPr>
                        <w:t>of  bars</w:t>
                      </w:r>
                      <w:proofErr w:type="gramEnd"/>
                      <w:r>
                        <w:rPr>
                          <w:sz w:val="16"/>
                        </w:rPr>
                        <w:t xml:space="preserve"> are 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round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p>
    <w:p w14:paraId="4178A510" w14:textId="77777777" w:rsidR="00960D71" w:rsidRDefault="00960D71" w:rsidP="00960D71">
      <w:pPr>
        <w:pStyle w:val="Heading1"/>
        <w:spacing w:before="120" w:after="120"/>
        <w:contextualSpacing/>
      </w:pPr>
      <w:r>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77777777" w:rsidR="00960D71" w:rsidRDefault="00960D71" w:rsidP="00960D71">
      <w:pPr>
        <w:jc w:val="both"/>
        <w:rPr>
          <w:color w:val="000000"/>
        </w:rPr>
      </w:pPr>
      <w:r>
        <w:rPr>
          <w:color w:val="000000"/>
        </w:rPr>
        <w:tab/>
      </w:r>
      <w:r w:rsidRPr="00BF7CFD">
        <w:rPr>
          <w:color w:val="000000"/>
        </w:rPr>
        <w:t>Performance</w:t>
      </w:r>
      <w:r>
        <w:rPr>
          <w:color w:val="000000"/>
        </w:rPr>
        <w:t>s</w:t>
      </w:r>
      <w:r w:rsidRPr="00BF7CFD">
        <w:rPr>
          <w:color w:val="000000"/>
        </w:rPr>
        <w:t xml:space="preserve"> of the trained models </w:t>
      </w:r>
      <w:r>
        <w:rPr>
          <w:color w:val="000000"/>
        </w:rPr>
        <w:t>were evaluated by the</w:t>
      </w:r>
      <w:r w:rsidRPr="00BF7CFD">
        <w:rPr>
          <w:color w:val="000000"/>
        </w:rPr>
        <w:t xml:space="preserve"> </w:t>
      </w:r>
      <w:r>
        <w:rPr>
          <w:color w:val="000000"/>
        </w:rPr>
        <w:t xml:space="preserve">accuracy of </w:t>
      </w:r>
      <w:r w:rsidRPr="00BF7CFD">
        <w:rPr>
          <w:color w:val="000000"/>
        </w:rPr>
        <w:t>predict</w:t>
      </w:r>
      <w:r>
        <w:rPr>
          <w:color w:val="000000"/>
        </w:rPr>
        <w:t xml:space="preserve">ing </w:t>
      </w:r>
      <w:r w:rsidRPr="00BF7CFD">
        <w:rPr>
          <w:color w:val="000000"/>
        </w:rPr>
        <w:t xml:space="preserve">the </w:t>
      </w:r>
      <w:r>
        <w:rPr>
          <w:color w:val="000000"/>
        </w:rPr>
        <w:t xml:space="preserve">virtual </w:t>
      </w:r>
      <w:r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Pr>
          <w:color w:val="000000"/>
        </w:rPr>
        <w:t xml:space="preserve"> </w:t>
      </w:r>
      <w:r w:rsidRPr="00BF7CFD">
        <w:rPr>
          <w:color w:val="000000"/>
        </w:rPr>
        <w:t xml:space="preserve">from </w:t>
      </w:r>
      <w:r>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Pr="00BF7CFD">
        <w:rPr>
          <w:color w:val="000000"/>
        </w:rPr>
        <w:t xml:space="preserve"> </w:t>
      </w:r>
      <w:r>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Pr>
          <w:color w:val="000000"/>
        </w:rPr>
        <w:t xml:space="preserve"> (Fig.</w:t>
      </w:r>
      <w:r w:rsidRPr="00BF7CFD">
        <w:rPr>
          <w:color w:val="000000"/>
        </w:rPr>
        <w:t xml:space="preserve"> </w:t>
      </w:r>
      <w:r>
        <w:rPr>
          <w:color w:val="000000"/>
        </w:rPr>
        <w:t>4)</w:t>
      </w:r>
      <w:r w:rsidRPr="00BF7CFD">
        <w:rPr>
          <w:color w:val="000000"/>
        </w:rPr>
        <w:t>.</w:t>
      </w:r>
      <w:r>
        <w:rPr>
          <w:color w:val="000000"/>
        </w:rPr>
        <w:t xml:space="preserve"> The model for each virtual agent reached above 80 % </w:t>
      </w:r>
      <w:r>
        <w:rPr>
          <w:color w:val="000000"/>
        </w:rPr>
        <w:lastRenderedPageBreak/>
        <w:t xml:space="preserve">regardless of the </w:t>
      </w:r>
      <w:bookmarkStart w:id="37" w:name="_Hlk34862813"/>
      <w:proofErr w:type="gramStart"/>
      <w:r>
        <w:rPr>
          <w:bCs/>
        </w:rPr>
        <w:t>SD(</w:t>
      </w:r>
      <w:proofErr w:type="gramEnd"/>
      <m:oMath>
        <m:r>
          <w:rPr>
            <w:rFonts w:ascii="Cambria Math" w:hAnsi="Cambria Math"/>
          </w:rPr>
          <m:t>u)</m:t>
        </m:r>
      </m:oMath>
      <w:r>
        <w:rPr>
          <w:color w:val="000000"/>
        </w:rPr>
        <w:t xml:space="preserve">. </w:t>
      </w:r>
      <w:bookmarkEnd w:id="37"/>
      <w:r>
        <w:rPr>
          <w:color w:val="000000"/>
        </w:rPr>
        <w:t xml:space="preserve">A </w:t>
      </w:r>
      <w:r w:rsidRPr="000D6248">
        <w:rPr>
          <w:color w:val="000000"/>
        </w:rPr>
        <w:t>Wilcoxon signed-rank test</w:t>
      </w:r>
      <w:r>
        <w:rPr>
          <w:color w:val="000000"/>
        </w:rPr>
        <w:t xml:space="preserve"> indicated the model accuracies were above chance, </w:t>
      </w:r>
      <w:r>
        <w:rPr>
          <w:i/>
          <w:iCs/>
          <w:color w:val="000000"/>
        </w:rPr>
        <w:t>W</w:t>
      </w:r>
      <w:r>
        <w:rPr>
          <w:color w:val="000000"/>
        </w:rPr>
        <w:t xml:space="preserve"> = 465, </w:t>
      </w:r>
      <w:r w:rsidRPr="00BA72CE">
        <w:rPr>
          <w:i/>
          <w:iCs/>
          <w:color w:val="000000"/>
        </w:rPr>
        <w:t>p</w:t>
      </w:r>
      <w:r>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Pr>
          <w:color w:val="000000"/>
        </w:rPr>
        <w:t>.</w:t>
      </w:r>
      <w:r w:rsidRPr="00BF7CFD">
        <w:rPr>
          <w:color w:val="000000"/>
        </w:rPr>
        <w:t xml:space="preserve"> Critically, the </w:t>
      </w:r>
      <w:r>
        <w:rPr>
          <w:color w:val="000000"/>
        </w:rPr>
        <w:t xml:space="preserve">model </w:t>
      </w:r>
      <w:proofErr w:type="gramStart"/>
      <w:r>
        <w:rPr>
          <w:color w:val="000000"/>
        </w:rPr>
        <w:t>was</w:t>
      </w:r>
      <w:r w:rsidRPr="00BF7CFD">
        <w:rPr>
          <w:color w:val="000000"/>
        </w:rPr>
        <w:t xml:space="preserve"> capable of inferring</w:t>
      </w:r>
      <w:proofErr w:type="gramEnd"/>
      <w:r w:rsidRPr="00BF7CFD">
        <w:rPr>
          <w:color w:val="000000"/>
        </w:rPr>
        <w:t xml:space="preserve"> the </w:t>
      </w:r>
      <w:r>
        <w:rPr>
          <w:color w:val="000000"/>
        </w:rPr>
        <w:t xml:space="preserve">virtual </w:t>
      </w:r>
      <w:r w:rsidRPr="00BF7CFD">
        <w:rPr>
          <w:color w:val="000000"/>
        </w:rPr>
        <w:t>agents’ underlying preference rankings</w:t>
      </w:r>
      <w:r>
        <w:rPr>
          <w:color w:val="000000"/>
        </w:rPr>
        <w:t xml:space="preserve"> (Fig. 5A)</w:t>
      </w:r>
      <w:r w:rsidRPr="00BF7CFD">
        <w:rPr>
          <w:color w:val="000000"/>
        </w:rPr>
        <w:t>.</w:t>
      </w:r>
      <w:r>
        <w:rPr>
          <w:color w:val="000000"/>
        </w:rPr>
        <w:t xml:space="preserve"> To quantify how well </w:t>
      </w:r>
      <w:proofErr w:type="spellStart"/>
      <w:r>
        <w:rPr>
          <w:color w:val="000000"/>
        </w:rPr>
        <w:t>ToMnet</w:t>
      </w:r>
      <w:proofErr w:type="spellEnd"/>
      <w:r>
        <w:rPr>
          <w:color w:val="000000"/>
        </w:rPr>
        <w:t xml:space="preserve">+ inferred target preference, we derived Kendall’s tau-b (a non-parametric correlation coefficient) for each agent via correlating the ground-truth simulated preference ranking and the inferred preference ranking. Subsequently, we tested whether the median of the distribution of Kendall’s tau-b </w:t>
      </w:r>
      <w:r>
        <w:rPr>
          <w:color w:val="000000"/>
          <w:lang w:eastAsia="zh-TW"/>
        </w:rPr>
        <w:t>was greater than 0 with a</w:t>
      </w:r>
      <w:r w:rsidRPr="00613564">
        <w:rPr>
          <w:color w:val="000000"/>
        </w:rPr>
        <w:t xml:space="preserve"> </w:t>
      </w:r>
      <w:r w:rsidRPr="000D6248">
        <w:rPr>
          <w:color w:val="000000"/>
        </w:rPr>
        <w:t>Wilcoxon signed-rank test</w:t>
      </w:r>
      <w:r>
        <w:rPr>
          <w:color w:val="000000"/>
        </w:rPr>
        <w:t xml:space="preserve">. The result indicated that the inferred preference rankings significantly correlated with ground-truth, </w:t>
      </w:r>
      <w:r w:rsidRPr="00BA72CE">
        <w:rPr>
          <w:i/>
          <w:iCs/>
          <w:color w:val="000000"/>
        </w:rPr>
        <w:t>W</w:t>
      </w:r>
      <w:r>
        <w:rPr>
          <w:color w:val="000000"/>
        </w:rPr>
        <w:t xml:space="preserve"> = 390, </w:t>
      </w:r>
      <w:r w:rsidRPr="00BA72CE">
        <w:rPr>
          <w:i/>
          <w:iCs/>
          <w:color w:val="000000"/>
        </w:rPr>
        <w:t>p</w:t>
      </w:r>
      <w:r>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Pr>
          <w:color w:val="000000"/>
        </w:rPr>
        <w:t>.</w:t>
      </w:r>
    </w:p>
    <w:p w14:paraId="561908B5" w14:textId="77777777" w:rsidR="00960D71" w:rsidRDefault="00960D71" w:rsidP="00960D71">
      <w:pPr>
        <w:pStyle w:val="Heading2"/>
        <w:keepLines/>
        <w:numPr>
          <w:ilvl w:val="1"/>
          <w:numId w:val="0"/>
        </w:numPr>
        <w:tabs>
          <w:tab w:val="num" w:pos="360"/>
        </w:tabs>
        <w:autoSpaceDE/>
        <w:autoSpaceDN/>
        <w:ind w:left="288" w:hanging="288"/>
        <w:contextualSpacing/>
      </w:pPr>
      <w:r>
        <w:t>B.</w:t>
      </w:r>
      <w:r>
        <w:tab/>
        <w:t>Human Data</w:t>
      </w:r>
    </w:p>
    <w:p w14:paraId="196FE604" w14:textId="77777777" w:rsidR="00960D71" w:rsidRDefault="00960D71" w:rsidP="00960D71">
      <w:pPr>
        <w:ind w:firstLine="202"/>
        <w:jc w:val="both"/>
        <w:rPr>
          <w:color w:val="000000"/>
          <w:lang w:eastAsia="zh-TW"/>
        </w:rPr>
      </w:pPr>
      <w:r>
        <w:rPr>
          <w:rFonts w:hint="eastAsia"/>
          <w:color w:val="000000"/>
          <w:lang w:eastAsia="zh-TW"/>
        </w:rPr>
        <w:t>We</w:t>
      </w:r>
      <w:r>
        <w:rPr>
          <w:color w:val="000000"/>
          <w:lang w:eastAsia="zh-TW"/>
        </w:rPr>
        <w:t xml:space="preserve"> evaluated the models trained with human data in the same way as for simulation data. The model accuracy reached above 50% for all 14 participants (</w:t>
      </w:r>
      <w:r>
        <w:rPr>
          <w:rFonts w:hint="eastAsia"/>
          <w:color w:val="000000"/>
          <w:lang w:eastAsia="zh-TW"/>
        </w:rPr>
        <w:t>Fi</w:t>
      </w:r>
      <w:r>
        <w:rPr>
          <w:color w:val="000000"/>
          <w:lang w:eastAsia="zh-TW"/>
        </w:rPr>
        <w:t>g 6), which is significantly above chance</w:t>
      </w:r>
      <w:r>
        <w:rPr>
          <w:i/>
          <w:iCs/>
          <w:color w:val="000000"/>
        </w:rPr>
        <w:t xml:space="preserve">, </w:t>
      </w:r>
      <w:r w:rsidRPr="000D6248">
        <w:rPr>
          <w:i/>
          <w:iCs/>
          <w:color w:val="000000"/>
        </w:rPr>
        <w:t>W</w:t>
      </w:r>
      <w:r w:rsidRPr="00BA72CE">
        <w:rPr>
          <w:color w:val="000000"/>
        </w:rPr>
        <w:t xml:space="preserve"> = 105</w:t>
      </w:r>
      <w:r>
        <w:rPr>
          <w:color w:val="000000"/>
        </w:rPr>
        <w:t xml:space="preserve">, </w:t>
      </w:r>
      <w:r w:rsidRPr="00BA72CE">
        <w:rPr>
          <w:i/>
          <w:iCs/>
          <w:color w:val="000000"/>
        </w:rPr>
        <w:t>p</w:t>
      </w:r>
      <w:r>
        <w:rPr>
          <w:color w:val="000000"/>
        </w:rPr>
        <w:t xml:space="preserve"> = .0001.</w:t>
      </w:r>
      <w:r w:rsidRPr="00BF7CFD">
        <w:rPr>
          <w:color w:val="000000"/>
        </w:rPr>
        <w:t xml:space="preserve"> </w:t>
      </w:r>
      <w:r>
        <w:rPr>
          <w:color w:val="000000"/>
        </w:rPr>
        <w:t xml:space="preserve"> Moreover, with greater numbers of human training trajectories available, model accuracy improved. The model could re-construct participants’ preference ranking (Fig. 5B). We used the same method as above to quantify how well </w:t>
      </w:r>
      <w:proofErr w:type="spellStart"/>
      <w:r>
        <w:rPr>
          <w:color w:val="000000"/>
        </w:rPr>
        <w:t>ToMnet</w:t>
      </w:r>
      <w:proofErr w:type="spellEnd"/>
      <w:r>
        <w:rPr>
          <w:color w:val="000000"/>
        </w:rPr>
        <w:t xml:space="preserve">+ reconstructed ground-truth human preference ranking. Inferred preference rankings significantly correlated with the ground-truth human preference rankings, </w:t>
      </w:r>
      <w:r w:rsidRPr="002B374E">
        <w:rPr>
          <w:i/>
          <w:iCs/>
          <w:color w:val="000000"/>
        </w:rPr>
        <w:t>W</w:t>
      </w:r>
      <w:r>
        <w:rPr>
          <w:color w:val="000000"/>
        </w:rPr>
        <w:t xml:space="preserve"> = 105, </w:t>
      </w:r>
      <w:r w:rsidRPr="002B374E">
        <w:rPr>
          <w:i/>
          <w:iCs/>
          <w:color w:val="000000"/>
        </w:rPr>
        <w:t>p</w:t>
      </w:r>
      <w:r>
        <w:rPr>
          <w:color w:val="000000"/>
        </w:rPr>
        <w:t xml:space="preserve"> = .00103.</w:t>
      </w:r>
    </w:p>
    <w:p w14:paraId="74D7EE42" w14:textId="77777777" w:rsidR="00960D71" w:rsidRDefault="00960D71" w:rsidP="00960D71">
      <w:pPr>
        <w:pStyle w:val="Heading1"/>
      </w:pPr>
      <w:r>
        <w:t>Discussion</w:t>
      </w:r>
      <w:r w:rsidRPr="00235B60">
        <w:rPr>
          <w:i/>
          <w:iCs/>
          <w:smallCaps w:val="0"/>
          <w:noProof/>
        </w:rPr>
        <mc:AlternateContent>
          <mc:Choice Requires="wps">
            <w:drawing>
              <wp:anchor distT="0" distB="0" distL="114300" distR="114300" simplePos="0" relativeHeight="251662336" behindDoc="0" locked="1" layoutInCell="1" allowOverlap="1" wp14:anchorId="72F6ABA0" wp14:editId="4C972241">
                <wp:simplePos x="0" y="0"/>
                <wp:positionH relativeFrom="column">
                  <wp:posOffset>-10160</wp:posOffset>
                </wp:positionH>
                <wp:positionV relativeFrom="page">
                  <wp:posOffset>4352925</wp:posOffset>
                </wp:positionV>
                <wp:extent cx="3112770" cy="294830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64DC151A" w14:textId="77777777" w:rsidR="001373C3" w:rsidRDefault="001373C3" w:rsidP="00960D71">
                            <w:pPr>
                              <w:jc w:val="right"/>
                              <w:rPr>
                                <w:sz w:val="16"/>
                              </w:rPr>
                            </w:pPr>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p>
                          <w:p w14:paraId="6A2279AF" w14:textId="77777777" w:rsidR="001373C3" w:rsidRPr="00FC46C1" w:rsidRDefault="001373C3" w:rsidP="00960D71">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47A3165A" w14:textId="77777777" w:rsidR="001373C3" w:rsidRPr="00667082" w:rsidRDefault="001373C3"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ABA0" id="_x0000_s1032" type="#_x0000_t202" style="position:absolute;left:0;text-align:left;margin-left:-.8pt;margin-top:342.75pt;width:245.1pt;height:2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" stroked="f">
                <v:textbox>
                  <w:txbxContent>
                    <w:p w14:paraId="64DC151A" w14:textId="77777777" w:rsidR="001373C3" w:rsidRDefault="001373C3" w:rsidP="00960D71">
                      <w:pPr>
                        <w:jc w:val="right"/>
                        <w:rPr>
                          <w:sz w:val="16"/>
                        </w:rPr>
                      </w:pPr>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p>
                    <w:p w14:paraId="6A2279AF" w14:textId="77777777" w:rsidR="001373C3" w:rsidRPr="00FC46C1" w:rsidRDefault="001373C3" w:rsidP="00960D71">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47A3165A" w14:textId="77777777" w:rsidR="001373C3" w:rsidRPr="00667082" w:rsidRDefault="001373C3" w:rsidP="00960D71">
                      <w:pPr>
                        <w:jc w:val="both"/>
                        <w:rPr>
                          <w:sz w:val="16"/>
                        </w:rPr>
                      </w:pPr>
                    </w:p>
                  </w:txbxContent>
                </v:textbox>
                <w10:wrap type="square" anchory="page"/>
                <w10:anchorlock/>
              </v:shape>
            </w:pict>
          </mc:Fallback>
        </mc:AlternateContent>
      </w:r>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w:t>
      </w:r>
      <w:proofErr w:type="gramStart"/>
      <w:r>
        <w:t xml:space="preserve">as long </w:t>
      </w:r>
      <w:r>
        <w:t>as</w:t>
      </w:r>
      <w:proofErr w:type="gramEnd"/>
      <w:r>
        <w:t xml:space="preserve"> participants truthfully reported their social support target details and sought to maximize final scores in the game, the resulting behavior sufficiently allows </w:t>
      </w:r>
      <w:proofErr w:type="spellStart"/>
      <w:r>
        <w:t>ToMnet</w:t>
      </w:r>
      <w:proofErr w:type="spellEnd"/>
      <w:r>
        <w:t xml:space="preserve">+ to infer participant social support details as reported. We maintain that these do reflect participant social support networks, and critically, these details were hidden from </w:t>
      </w:r>
      <w:proofErr w:type="spellStart"/>
      <w:r>
        <w:t>ToMnet</w:t>
      </w:r>
      <w:proofErr w:type="spellEnd"/>
      <w:r>
        <w:t xml:space="preserve">+. </w:t>
      </w:r>
    </w:p>
    <w:p w14:paraId="2E814690" w14:textId="77777777" w:rsidR="00960D71" w:rsidRDefault="00960D71" w:rsidP="00960D71">
      <w:pPr>
        <w:ind w:firstLine="227"/>
        <w:contextualSpacing/>
        <w:jc w:val="both"/>
      </w:pPr>
      <w:r>
        <w:t xml:space="preserve">The approach we adopted to evaluate </w:t>
      </w:r>
      <w:proofErr w:type="spellStart"/>
      <w:r>
        <w:t>ToMnet</w:t>
      </w:r>
      <w:proofErr w:type="spellEnd"/>
      <w:r>
        <w:t xml:space="preserve">+ relied on quantized spatial movement in grid world as a proxy for social interaction preferences. This grid world input format limits </w:t>
      </w:r>
      <w:proofErr w:type="spellStart"/>
      <w:r>
        <w:t>ToMnet</w:t>
      </w:r>
      <w:proofErr w:type="spellEnd"/>
      <w:r>
        <w:t>+’s application 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 in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t>B.</w:t>
      </w:r>
      <w:r>
        <w:tab/>
        <w:t>Conclusions</w:t>
      </w:r>
    </w:p>
    <w:p w14:paraId="40CBD934" w14:textId="77777777" w:rsidR="00960D71" w:rsidRDefault="00960D71" w:rsidP="00960D71">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w:t>
      </w:r>
      <w:r>
        <w:t>n artificial neural network</w:t>
      </w:r>
      <w:r w:rsidRPr="002A2592">
        <w:t xml:space="preserve"> </w:t>
      </w:r>
      <w:r>
        <w:t>with</w:t>
      </w:r>
      <w:r w:rsidRPr="002A2592">
        <w:t xml:space="preserve"> </w:t>
      </w:r>
      <w:proofErr w:type="spellStart"/>
      <w:r w:rsidRPr="002A2592">
        <w:t>ToMnet</w:t>
      </w:r>
      <w:proofErr w:type="spellEnd"/>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 xml:space="preserve">As such, it is intriguing to consider such model implementations of learning and behavior as formal theory about the information mechanisms at work in human brains. With this initial platform, future work expanding on different formats of behavioral information and </w:t>
      </w:r>
      <w:r>
        <w:t>neural network</w:t>
      </w:r>
      <w:r w:rsidRPr="002A2592">
        <w:t xml:space="preserve"> architectures can then be used to better understand how the human mind grasps reality.</w:t>
      </w:r>
    </w:p>
    <w:p w14:paraId="67587156" w14:textId="77777777" w:rsidR="00960D71" w:rsidRDefault="00960D71" w:rsidP="00960D71">
      <w:pPr>
        <w:pStyle w:val="Heading1"/>
        <w:numPr>
          <w:ilvl w:val="0"/>
          <w:numId w:val="0"/>
        </w:numPr>
      </w:pPr>
      <w:commentRangeStart w:id="38"/>
      <w:commentRangeStart w:id="39"/>
      <w:r>
        <w:t>References</w:t>
      </w:r>
      <w:commentRangeEnd w:id="38"/>
      <w:r>
        <w:rPr>
          <w:rStyle w:val="CommentReference"/>
          <w:smallCaps w:val="0"/>
          <w:kern w:val="0"/>
        </w:rPr>
        <w:commentReference w:id="38"/>
      </w:r>
      <w:commentRangeEnd w:id="39"/>
      <w:r>
        <w:rPr>
          <w:rStyle w:val="CommentReference"/>
          <w:smallCaps w:val="0"/>
          <w:kern w:val="0"/>
        </w:rPr>
        <w:commentReference w:id="39"/>
      </w:r>
    </w:p>
    <w:p w14:paraId="4700DB17" w14:textId="77777777" w:rsidR="00960D71" w:rsidRPr="00667082" w:rsidRDefault="00960D71" w:rsidP="00960D71">
      <w:pPr>
        <w:pStyle w:val="References"/>
        <w:numPr>
          <w:ilvl w:val="0"/>
          <w:numId w:val="0"/>
        </w:numPr>
        <w:rPr>
          <w:noProof/>
        </w:rPr>
      </w:pPr>
      <w:r>
        <w:fldChar w:fldCharType="begin"/>
      </w:r>
      <w:r>
        <w:instrText>ADDIN F1000_CSL_BIBLIOGRAPHY</w:instrText>
      </w:r>
      <w:r>
        <w:fldChar w:fldCharType="separate"/>
      </w:r>
    </w:p>
    <w:p w14:paraId="06E1DBF3" w14:textId="77777777" w:rsidR="00960D71" w:rsidRPr="00667082" w:rsidRDefault="00960D71" w:rsidP="00960D71">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21BF9D8B" w14:textId="77777777" w:rsidR="00960D71" w:rsidRPr="00667082" w:rsidRDefault="00960D71" w:rsidP="00960D71">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F0BB40A" w14:textId="77777777" w:rsidR="00960D71" w:rsidRPr="00667082" w:rsidRDefault="00960D71" w:rsidP="00960D71">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0F06B59C" w14:textId="77777777" w:rsidR="00960D71" w:rsidRPr="00667082" w:rsidRDefault="00960D71" w:rsidP="00960D71">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w:t>
      </w:r>
      <w:r w:rsidRPr="00667082">
        <w:rPr>
          <w:noProof/>
          <w:sz w:val="16"/>
        </w:rPr>
        <w:lastRenderedPageBreak/>
        <w:t xml:space="preserve">collective memories.,” </w:t>
      </w:r>
      <w:r w:rsidRPr="00667082">
        <w:rPr>
          <w:i/>
          <w:iCs/>
          <w:noProof/>
          <w:sz w:val="16"/>
        </w:rPr>
        <w:t>Nat Commun</w:t>
      </w:r>
      <w:r w:rsidRPr="00667082">
        <w:rPr>
          <w:noProof/>
          <w:sz w:val="16"/>
        </w:rPr>
        <w:t>, vol. 10, no. 1, p. 1578, Apr. 2019.</w:t>
      </w:r>
    </w:p>
    <w:p w14:paraId="0F71CA36" w14:textId="77777777" w:rsidR="00960D71" w:rsidRPr="00667082" w:rsidRDefault="00960D71" w:rsidP="00960D71">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1B67375C" w14:textId="77777777" w:rsidR="00960D71" w:rsidRPr="00667082" w:rsidRDefault="00960D71" w:rsidP="00960D71">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61C391AC" w14:textId="77777777" w:rsidR="00960D71" w:rsidRPr="00667082" w:rsidRDefault="00960D71" w:rsidP="00960D71">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26B857BE" w14:textId="77777777" w:rsidR="00960D71" w:rsidRPr="00667082" w:rsidRDefault="00960D71" w:rsidP="00960D71">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090AC8DA" w14:textId="77777777" w:rsidR="00960D71" w:rsidRPr="00667082" w:rsidRDefault="00960D71" w:rsidP="00960D71">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7DC808D7" w14:textId="77777777" w:rsidR="00960D71" w:rsidRPr="00667082" w:rsidRDefault="00960D71" w:rsidP="00960D71">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7E082267" w14:textId="77777777" w:rsidR="00960D71" w:rsidRPr="00667082" w:rsidRDefault="00960D71" w:rsidP="00960D71">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191CC4D4" w14:textId="77777777" w:rsidR="00960D71" w:rsidRPr="00667082" w:rsidRDefault="00960D71" w:rsidP="00960D71">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7FB7B2C8" w14:textId="77777777" w:rsidR="00960D71" w:rsidRPr="00667082" w:rsidRDefault="00960D71" w:rsidP="00960D71">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4552A495" w14:textId="77777777" w:rsidR="00960D71" w:rsidRPr="00667082" w:rsidRDefault="00960D71" w:rsidP="00960D71">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0E80C0C6" w14:textId="77777777" w:rsidR="00960D71" w:rsidRPr="00667082" w:rsidRDefault="00960D71" w:rsidP="00960D71">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C701AD5" w14:textId="77777777" w:rsidR="00960D71" w:rsidRPr="00667082" w:rsidRDefault="00960D71" w:rsidP="00960D71">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73C25257" w14:textId="77777777" w:rsidR="00960D71" w:rsidRPr="00667082" w:rsidRDefault="00960D71" w:rsidP="00960D71">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00DDC247" w14:textId="77777777" w:rsidR="00960D71" w:rsidRPr="00667082" w:rsidRDefault="00960D71" w:rsidP="00960D71">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672DC35" w14:textId="77777777" w:rsidR="00960D71" w:rsidRPr="00667082" w:rsidRDefault="00960D71" w:rsidP="00960D71">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0F76C2DC" w14:textId="77777777" w:rsidR="00960D71" w:rsidRPr="00667082" w:rsidRDefault="00960D71" w:rsidP="00960D71">
      <w:pPr>
        <w:widowControl w:val="0"/>
        <w:adjustRightInd w:val="0"/>
        <w:ind w:left="560" w:hanging="560"/>
        <w:rPr>
          <w:noProof/>
          <w:sz w:val="16"/>
        </w:rPr>
      </w:pPr>
      <w:r w:rsidRPr="00667082">
        <w:rPr>
          <w:noProof/>
          <w:sz w:val="16"/>
        </w:rPr>
        <w:t>[20]</w:t>
      </w:r>
      <w:r w:rsidRPr="00667082">
        <w:rPr>
          <w:noProof/>
          <w:sz w:val="16"/>
        </w:rPr>
        <w:tab/>
        <w:t>J. O. S. Goh, H.-Y. Hung, and Y.-S. Su, “A conceptual consideration of the free energy principle in cognitive maps: How cognitive maps help reduce surprise,” vol. 69, Elsevier, 2018, pp. 205–240.</w:t>
      </w:r>
    </w:p>
    <w:p w14:paraId="5A1E3C8D" w14:textId="77777777" w:rsidR="00960D71" w:rsidRPr="00A701AA" w:rsidRDefault="00960D71" w:rsidP="00960D71">
      <w:pPr>
        <w:widowControl w:val="0"/>
        <w:adjustRightInd w:val="0"/>
      </w:pPr>
      <w:r>
        <w:fldChar w:fldCharType="end"/>
      </w:r>
    </w:p>
    <w:p w14:paraId="498F7836" w14:textId="77777777" w:rsidR="00EF351D" w:rsidRDefault="00EF351D"/>
    <w:sectPr w:rsidR="00EF351D" w:rsidSect="001373C3">
      <w:headerReference w:type="default" r:id="rId16"/>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ean Yun-Shiuan Chuang" w:date="2020-03-12T12:08:00Z" w:initials="Sean C">
    <w:p w14:paraId="674237D9" w14:textId="77777777" w:rsidR="001373C3" w:rsidRDefault="001373C3" w:rsidP="00960D71">
      <w:pPr>
        <w:pStyle w:val="CommentText"/>
      </w:pPr>
      <w:r>
        <w:rPr>
          <w:rStyle w:val="CommentReference"/>
        </w:rPr>
        <w:annotationRef/>
      </w:r>
      <w:r>
        <w:t>We might want to make the font in the table larger.</w:t>
      </w:r>
    </w:p>
  </w:comment>
  <w:comment w:id="3" w:author="Joshua Goh" w:date="2020-03-16T13:48:00Z" w:initials="JG">
    <w:p w14:paraId="7265680E" w14:textId="77777777" w:rsidR="001373C3" w:rsidRDefault="001373C3" w:rsidP="00960D71">
      <w:pPr>
        <w:pStyle w:val="CommentText"/>
      </w:pPr>
      <w:r>
        <w:rPr>
          <w:rStyle w:val="CommentReference"/>
        </w:rPr>
        <w:annotationRef/>
      </w:r>
      <w:r>
        <w:t xml:space="preserve">Can </w:t>
      </w:r>
      <w:proofErr w:type="spellStart"/>
      <w:r>
        <w:t>Hsin</w:t>
      </w:r>
      <w:proofErr w:type="spellEnd"/>
      <w:r>
        <w:t>-Yi make the table on the right larger?</w:t>
      </w:r>
    </w:p>
  </w:comment>
  <w:comment w:id="4" w:author="Joshua Goh" w:date="2020-03-16T13:49:00Z" w:initials="JG">
    <w:p w14:paraId="3755D454" w14:textId="77777777" w:rsidR="001373C3" w:rsidRDefault="001373C3" w:rsidP="00960D71">
      <w:pPr>
        <w:pStyle w:val="CommentText"/>
      </w:pPr>
      <w:r>
        <w:rPr>
          <w:rStyle w:val="CommentReference"/>
        </w:rPr>
        <w:annotationRef/>
      </w:r>
      <w:r>
        <w:t xml:space="preserve">Also, since the variable naming in the Methods has now been updated, can we be consistent here? </w:t>
      </w:r>
      <w:proofErr w:type="gramStart"/>
      <w:r>
        <w:t>So</w:t>
      </w:r>
      <w:proofErr w:type="gramEnd"/>
      <w:r>
        <w:t xml:space="preserve"> is it going to be A or a for agent? And should we change S to G_s (or </w:t>
      </w:r>
      <w:proofErr w:type="spellStart"/>
      <w:r>
        <w:t>g_s</w:t>
      </w:r>
      <w:proofErr w:type="spellEnd"/>
      <w:r>
        <w:t xml:space="preserve">?) here? And should the social support score be also labelled </w:t>
      </w:r>
      <w:proofErr w:type="spellStart"/>
      <w:r>
        <w:t>u_s</w:t>
      </w:r>
      <w:proofErr w:type="spellEnd"/>
      <w:r>
        <w:t>?</w:t>
      </w:r>
    </w:p>
  </w:comment>
  <w:comment w:id="5" w:author="Sean Yun-Shiuan Chuang" w:date="2020-03-09T22:29:00Z" w:initials="Sean C">
    <w:p w14:paraId="72BF5C13" w14:textId="77777777" w:rsidR="001373C3" w:rsidRDefault="001373C3" w:rsidP="00960D71">
      <w:pPr>
        <w:pStyle w:val="CommentText"/>
      </w:pPr>
      <w:r>
        <w:rPr>
          <w:rStyle w:val="CommentReference"/>
        </w:rPr>
        <w:annotationRef/>
      </w:r>
      <w:r>
        <w:rPr>
          <w:rStyle w:val="CommentReference"/>
        </w:rPr>
        <w:annotationRef/>
      </w:r>
      <w:r>
        <w:t xml:space="preserve">I proposed to change the symbol for target from s to g (‘goal’). This is because I want to preserve “s” for being the subscript for each target, which becomes handy below e.g., </w:t>
      </w:r>
      <w:proofErr w:type="spellStart"/>
      <w:r>
        <w:t>gs</w:t>
      </w:r>
      <w:proofErr w:type="spellEnd"/>
      <w:r>
        <w:t>, us, ds. There are a lot of notations throughout the text because it’s not a simple task.</w:t>
      </w:r>
    </w:p>
    <w:p w14:paraId="323C42A2" w14:textId="77777777" w:rsidR="001373C3" w:rsidRDefault="001373C3" w:rsidP="00960D71">
      <w:pPr>
        <w:pStyle w:val="CommentText"/>
      </w:pPr>
    </w:p>
    <w:p w14:paraId="4CD512E6" w14:textId="77777777" w:rsidR="001373C3" w:rsidRDefault="001373C3" w:rsidP="00960D71">
      <w:pPr>
        <w:pStyle w:val="CommentText"/>
      </w:pPr>
      <w:r>
        <w:t xml:space="preserve"> If we agree on this notation, then the symbols in Fig2 should be fixed as well. I have updated Fig2 accordingly. In addition, I have re-designed Fig.2 so it now also </w:t>
      </w:r>
      <w:proofErr w:type="gramStart"/>
      <w:r>
        <w:t>illustrate</w:t>
      </w:r>
      <w:proofErr w:type="gramEnd"/>
      <w:r>
        <w:t xml:space="preserve"> the </w:t>
      </w:r>
      <w:proofErr w:type="spellStart"/>
      <w:r>
        <w:t>ToMnet</w:t>
      </w:r>
      <w:proofErr w:type="spellEnd"/>
      <w:r>
        <w:t>+ architecture.</w:t>
      </w:r>
    </w:p>
  </w:comment>
  <w:comment w:id="6" w:author="Joshua Goh" w:date="2020-03-16T13:51:00Z" w:initials="JG">
    <w:p w14:paraId="2542D76D" w14:textId="77777777" w:rsidR="001373C3" w:rsidRDefault="001373C3" w:rsidP="00960D71">
      <w:pPr>
        <w:pStyle w:val="CommentText"/>
      </w:pPr>
      <w:r>
        <w:rPr>
          <w:rStyle w:val="CommentReference"/>
        </w:rPr>
        <w:annotationRef/>
      </w:r>
      <w:r>
        <w:t>I am ok with changing the symbols, but please ensure consistency throughout the entire manuscript and figures and tables (see comment above in Introduction).</w:t>
      </w:r>
    </w:p>
  </w:comment>
  <w:comment w:id="7" w:author="Hsin-Yi Hung" w:date="2020-03-10T13:00:00Z" w:initials="HH">
    <w:p w14:paraId="104F2A39" w14:textId="77777777" w:rsidR="001373C3" w:rsidRDefault="001373C3" w:rsidP="00960D71">
      <w:pPr>
        <w:pStyle w:val="CommentText"/>
      </w:pPr>
      <w:r>
        <w:rPr>
          <w:rStyle w:val="CommentReference"/>
        </w:rPr>
        <w:annotationRef/>
      </w:r>
      <w:r>
        <w:t>I think we used the normalized distance and social reward., no?</w:t>
      </w:r>
    </w:p>
  </w:comment>
  <w:comment w:id="8" w:author="Sean Yun-Shiuan Chuang" w:date="2020-03-12T12:08:00Z" w:initials="Sean C">
    <w:p w14:paraId="481373F8" w14:textId="77777777" w:rsidR="001373C3" w:rsidRPr="00042F7E" w:rsidRDefault="001373C3" w:rsidP="00960D71">
      <w:pPr>
        <w:rPr>
          <w:rFonts w:ascii="Cambria Math" w:hAnsi="Cambria Math" w:cstheme="minorHAnsi"/>
        </w:rPr>
      </w:pPr>
      <w:r>
        <w:rPr>
          <w:rStyle w:val="CommentReference"/>
        </w:rPr>
        <w:annotationRef/>
      </w:r>
      <m:oMath>
        <m:r>
          <m:rPr>
            <m:sty m:val="p"/>
          </m:rPr>
          <w:rPr>
            <w:rFonts w:ascii="Cambria Math" w:hAnsi="Cambria Math"/>
          </w:rPr>
          <w:br/>
        </m:r>
      </m:oMath>
      <m:oMathPara>
        <m:oMath>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rPr>
                  </m:ctrlPr>
                </m:sSubPr>
                <m:e>
                  <m: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s</m:t>
                  </m:r>
                </m:sub>
              </m:sSub>
            </m:e>
          </m:d>
          <m:r>
            <m:rPr>
              <m:sty m:val="p"/>
            </m:rPr>
            <w:rPr>
              <w:rStyle w:val="CommentReference"/>
              <w:rFonts w:ascii="Cambria Math" w:hAnsi="Cambria Math"/>
            </w:rPr>
            <w:annotationRef/>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m:rPr>
              <m:sty m:val="p"/>
            </m:rPr>
            <w:rPr>
              <w:rStyle w:val="CommentReference"/>
              <w:rFonts w:ascii="Cambria Math" w:hAnsi="Cambria Math"/>
            </w:rPr>
            <w:annotationRef/>
          </m:r>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acc>
                <m:accPr>
                  <m:chr m:val="̃"/>
                  <m:ctrlPr>
                    <w:rPr>
                      <w:rFonts w:ascii="Cambria Math" w:hAnsi="Cambria Math"/>
                      <w:bCs/>
                    </w:rPr>
                  </m:ctrlPr>
                </m:accPr>
                <m:e>
                  <m:sSub>
                    <m:sSubPr>
                      <m:ctrlPr>
                        <w:rPr>
                          <w:rFonts w:ascii="Cambria Math" w:hAnsi="Cambria Math"/>
                          <w:bCs/>
                        </w:rPr>
                      </m:ctrlPr>
                    </m:sSubPr>
                    <m:e>
                      <m:r>
                        <w:rPr>
                          <w:rFonts w:ascii="Cambria Math" w:hAnsi="Cambria Math"/>
                        </w:rPr>
                        <m:t>u</m:t>
                      </m:r>
                    </m:e>
                    <m:sub>
                      <m:r>
                        <w:rPr>
                          <w:rFonts w:ascii="Cambria Math" w:hAnsi="Cambria Math"/>
                        </w:rPr>
                        <m:t>s</m:t>
                      </m:r>
                    </m:sub>
                  </m:sSub>
                </m:e>
              </m:acc>
              <m:r>
                <m:rPr>
                  <m:sty m:val="p"/>
                </m:rPr>
                <w:rPr>
                  <w:rFonts w:ascii="Cambria Math" w:hAnsi="Cambria Math"/>
                </w:rPr>
                <m:t>-</m:t>
              </m:r>
              <m:acc>
                <m:accPr>
                  <m:chr m:val="̃"/>
                  <m:ctrlPr>
                    <w:rPr>
                      <w:rFonts w:ascii="Cambria Math" w:hAnsi="Cambria Math"/>
                      <w:bCs/>
                    </w:rPr>
                  </m:ctrlPr>
                </m:accPr>
                <m:e>
                  <m:sSub>
                    <m:sSubPr>
                      <m:ctrlPr>
                        <w:rPr>
                          <w:rFonts w:ascii="Cambria Math" w:hAnsi="Cambria Math"/>
                          <w:bCs/>
                        </w:rPr>
                      </m:ctrlPr>
                    </m:sSubPr>
                    <m:e>
                      <m:r>
                        <w:rPr>
                          <w:rFonts w:ascii="Cambria Math" w:hAnsi="Cambria Math"/>
                        </w:rPr>
                        <m:t>d</m:t>
                      </m:r>
                    </m:e>
                    <m:sub>
                      <m:r>
                        <w:rPr>
                          <w:rFonts w:ascii="Cambria Math" w:hAnsi="Cambria Math"/>
                        </w:rPr>
                        <m:t>s</m:t>
                      </m:r>
                    </m:sub>
                  </m:sSub>
                </m:e>
              </m:acc>
            </m:e>
          </m:d>
          <m:r>
            <m:rPr>
              <m:sty m:val="p"/>
            </m:rPr>
            <w:rPr>
              <w:rFonts w:ascii="Cambria Math" w:hAnsi="Cambria Math"/>
            </w:rPr>
            <m:t xml:space="preserve"> </m:t>
          </m:r>
          <m:r>
            <m:rPr>
              <m:sty m:val="p"/>
            </m:rPr>
            <w:rPr>
              <w:rFonts w:ascii="Cambria Math" w:hAnsi="Cambria Math" w:cstheme="minorHAnsi"/>
            </w:rPr>
            <m:t xml:space="preserve">are euqivalent in term of deciding </m:t>
          </m:r>
        </m:oMath>
      </m:oMathPara>
    </w:p>
    <w:p w14:paraId="2D54D1D4" w14:textId="77777777" w:rsidR="001373C3" w:rsidRPr="00042F7E" w:rsidRDefault="001373C3" w:rsidP="00960D71">
      <w:pPr>
        <w:rPr>
          <w:rFonts w:ascii="BatangChe" w:eastAsia="BatangChe"/>
          <w:bCs/>
        </w:rPr>
      </w:pPr>
      <m:oMath>
        <m:r>
          <m:rPr>
            <m:sty m:val="p"/>
          </m:rPr>
          <w:rPr>
            <w:rFonts w:ascii="Cambria Math" w:hAnsi="Cambria Math" w:cstheme="minorHAnsi"/>
          </w:rPr>
          <m:t>the final target,</m:t>
        </m:r>
      </m:oMath>
      <w:r w:rsidRPr="00042F7E">
        <w:rPr>
          <w:rFonts w:ascii="Cambria Math" w:hAnsi="Cambria Math" w:cstheme="minorHAnsi"/>
        </w:rPr>
        <w:t xml:space="preserve"> </w:t>
      </w:r>
      <m:oMath>
        <m:r>
          <m:rPr>
            <m:sty m:val="p"/>
          </m:rPr>
          <w:rPr>
            <w:rFonts w:ascii="Cambria Math" w:hAnsi="Cambria Math" w:cstheme="minorHAnsi"/>
          </w:rPr>
          <m:t xml:space="preserve"> i.e.,will result in the same</m:t>
        </m:r>
        <m:r>
          <m:rPr>
            <m:sty m:val="p"/>
          </m:rPr>
          <w:rPr>
            <w:rFonts w:ascii="Cambria Math" w:hAnsi="Cambria Math" w:cstheme="minorHAnsi"/>
          </w:rPr>
          <w:annotationRef/>
        </m:r>
        <m:r>
          <m:rPr>
            <m:sty m:val="p"/>
          </m:rPr>
          <w:rPr>
            <w:rFonts w:ascii="Cambria Math" w:hAnsi="Cambria Math"/>
          </w:rPr>
          <m:t xml:space="preserve"> </m:t>
        </m:r>
        <m:r>
          <m:rPr>
            <m:sty m:val="p"/>
          </m:rPr>
          <w:rPr>
            <w:rStyle w:val="CommentReference"/>
            <w:rFonts w:ascii="Cambria Math" w:hAnsi="Cambria Math"/>
          </w:rPr>
          <w:annotationRef/>
        </m:r>
        <m:sSubSup>
          <m:sSubSupPr>
            <m:ctrlPr>
              <w:rPr>
                <w:rFonts w:ascii="Cambria Math" w:hAnsi="Cambria Math"/>
                <w:bCs/>
              </w:rPr>
            </m:ctrlPr>
          </m:sSubSupPr>
          <m:e>
            <m:r>
              <w:rPr>
                <w:rFonts w:ascii="Cambria Math" w:hAnsi="Cambria Math"/>
              </w:rPr>
              <m:t>g</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oMath>
    </w:p>
    <w:p w14:paraId="2A02789A" w14:textId="77777777" w:rsidR="001373C3" w:rsidRPr="00042F7E" w:rsidRDefault="001373C3" w:rsidP="00960D71">
      <w:pPr>
        <w:rPr>
          <w:rFonts w:asciiTheme="minorHAnsi" w:eastAsia="BatangChe" w:hAnsiTheme="minorHAnsi" w:cstheme="minorHAnsi"/>
        </w:rPr>
      </w:pPr>
      <m:oMath>
        <m:r>
          <m:rPr>
            <m:sty m:val="p"/>
          </m:rPr>
          <w:rPr>
            <w:rFonts w:ascii="Cambria Math" w:hAnsi="Cambria Math" w:cstheme="minorHAnsi"/>
          </w:rPr>
          <m:t>I think it is unnecessary to make things</m:t>
        </m:r>
      </m:oMath>
      <w:r w:rsidRPr="00042F7E">
        <w:rPr>
          <w:rFonts w:ascii="Cambria Math" w:hAnsi="Cambria Math" w:cstheme="minorHAnsi"/>
        </w:rPr>
        <w:t xml:space="preserve"> more complicated.</w:t>
      </w:r>
    </w:p>
    <w:p w14:paraId="3BD96378" w14:textId="77777777" w:rsidR="001373C3" w:rsidRPr="002B374E" w:rsidRDefault="001373C3" w:rsidP="00960D71">
      <w:pPr>
        <w:pStyle w:val="a"/>
        <w:tabs>
          <w:tab w:val="clear" w:pos="800"/>
          <w:tab w:val="left" w:pos="180"/>
        </w:tabs>
        <w:wordWrap/>
        <w:spacing w:line="240" w:lineRule="auto"/>
        <w:contextualSpacing/>
        <w:jc w:val="center"/>
        <w:outlineLvl w:val="0"/>
        <w:rPr>
          <w:rFonts w:ascii="Times New Roman"/>
          <w:bCs/>
        </w:rPr>
      </w:pPr>
    </w:p>
    <w:p w14:paraId="1DC9BCED" w14:textId="77777777" w:rsidR="001373C3" w:rsidRDefault="001373C3" w:rsidP="00960D71">
      <w:pPr>
        <w:pStyle w:val="CommentText"/>
      </w:pPr>
    </w:p>
  </w:comment>
  <w:comment w:id="9" w:author="Joshua Goh" w:date="2020-03-16T13:52:00Z" w:initials="JG">
    <w:p w14:paraId="5F618AC4" w14:textId="77777777" w:rsidR="001373C3" w:rsidRDefault="001373C3" w:rsidP="00960D71">
      <w:pPr>
        <w:pStyle w:val="CommentText"/>
        <w:rPr>
          <w:rStyle w:val="CommentReference"/>
        </w:rPr>
      </w:pPr>
      <w:r>
        <w:rPr>
          <w:rStyle w:val="CommentReference"/>
        </w:rPr>
        <w:annotationRef/>
      </w:r>
      <w:r>
        <w:rPr>
          <w:rStyle w:val="CommentReference"/>
        </w:rPr>
        <w:t xml:space="preserve">Well, this is only true because we had to re-scale the SSQ scores (which were on a 10 point </w:t>
      </w:r>
      <w:proofErr w:type="spellStart"/>
      <w:r>
        <w:rPr>
          <w:rStyle w:val="CommentReference"/>
        </w:rPr>
        <w:t>likert</w:t>
      </w:r>
      <w:proofErr w:type="spellEnd"/>
      <w:r>
        <w:rPr>
          <w:rStyle w:val="CommentReference"/>
        </w:rPr>
        <w:t xml:space="preserve"> scale) to match the no. of steps in grid world. </w:t>
      </w:r>
    </w:p>
    <w:p w14:paraId="3C1563A9" w14:textId="77777777" w:rsidR="001373C3" w:rsidRDefault="001373C3" w:rsidP="00960D71">
      <w:pPr>
        <w:pStyle w:val="CommentText"/>
        <w:rPr>
          <w:rStyle w:val="CommentReference"/>
        </w:rPr>
      </w:pPr>
    </w:p>
    <w:p w14:paraId="1B9D17CC" w14:textId="77777777" w:rsidR="001373C3" w:rsidRPr="00EC50E5" w:rsidRDefault="001373C3" w:rsidP="00960D71">
      <w:pPr>
        <w:pStyle w:val="CommentText"/>
        <w:rPr>
          <w:sz w:val="16"/>
          <w:szCs w:val="16"/>
        </w:rPr>
      </w:pPr>
      <w:r>
        <w:rPr>
          <w:rStyle w:val="CommentReference"/>
        </w:rPr>
        <w:t xml:space="preserve">But I think we do detail this rescaling in the SSQ section below. </w:t>
      </w:r>
      <w:proofErr w:type="gramStart"/>
      <w:r>
        <w:rPr>
          <w:rStyle w:val="CommentReference"/>
        </w:rPr>
        <w:t>So</w:t>
      </w:r>
      <w:proofErr w:type="gramEnd"/>
      <w:r>
        <w:rPr>
          <w:rStyle w:val="CommentReference"/>
        </w:rPr>
        <w:t xml:space="preserve"> I am ok with leaving </w:t>
      </w:r>
      <w:proofErr w:type="spellStart"/>
      <w:r>
        <w:rPr>
          <w:rStyle w:val="CommentReference"/>
        </w:rPr>
        <w:t>u_s</w:t>
      </w:r>
      <w:proofErr w:type="spellEnd"/>
      <w:r>
        <w:rPr>
          <w:rStyle w:val="CommentReference"/>
        </w:rPr>
        <w:t xml:space="preserve"> and </w:t>
      </w:r>
      <w:proofErr w:type="spellStart"/>
      <w:r>
        <w:rPr>
          <w:rStyle w:val="CommentReference"/>
        </w:rPr>
        <w:t>d_s</w:t>
      </w:r>
      <w:proofErr w:type="spellEnd"/>
      <w:r>
        <w:rPr>
          <w:rStyle w:val="CommentReference"/>
        </w:rPr>
        <w:t xml:space="preserve"> as is without ~ for normalization. Instead, I’ve clarified why we use 0 to 23 for the sampling range. Please check next paragraph about </w:t>
      </w:r>
      <w:proofErr w:type="spellStart"/>
      <w:r>
        <w:rPr>
          <w:rStyle w:val="CommentReference"/>
        </w:rPr>
        <w:t>u_s</w:t>
      </w:r>
      <w:proofErr w:type="spellEnd"/>
      <w:r>
        <w:rPr>
          <w:rStyle w:val="CommentReference"/>
        </w:rPr>
        <w:t xml:space="preserve"> being from </w:t>
      </w:r>
      <w:proofErr w:type="spellStart"/>
      <w:r>
        <w:rPr>
          <w:rStyle w:val="CommentReference"/>
        </w:rPr>
        <w:t>unif</w:t>
      </w:r>
      <w:proofErr w:type="spellEnd"/>
      <w:r>
        <w:rPr>
          <w:rStyle w:val="CommentReference"/>
        </w:rPr>
        <w:t xml:space="preserve"> 0-23, if this is correct.</w:t>
      </w:r>
    </w:p>
  </w:comment>
  <w:comment w:id="10" w:author="Joshua Goh" w:date="2020-03-16T14:08:00Z" w:initials="JG">
    <w:p w14:paraId="74A6B8EF" w14:textId="77777777" w:rsidR="001373C3" w:rsidRDefault="001373C3" w:rsidP="00960D71">
      <w:pPr>
        <w:pStyle w:val="CommentText"/>
      </w:pPr>
      <w:r>
        <w:rPr>
          <w:rStyle w:val="CommentReference"/>
        </w:rPr>
        <w:annotationRef/>
      </w:r>
      <w:r>
        <w:t>However, I would like to ask why did we choose these three SDs? 0.1, 1.1, 2.1 (next para.)? Is there some more logical basis to justify these numbers? Are these based on SSQ norms? Please clarify.</w:t>
      </w:r>
    </w:p>
  </w:comment>
  <w:comment w:id="11" w:author="Joshua Goh" w:date="2020-03-16T14:53:00Z" w:initials="JG">
    <w:p w14:paraId="3B11A222" w14:textId="77777777" w:rsidR="001373C3" w:rsidRDefault="001373C3" w:rsidP="00960D71">
      <w:pPr>
        <w:pStyle w:val="CommentText"/>
      </w:pPr>
      <w:r>
        <w:rPr>
          <w:rStyle w:val="CommentReference"/>
        </w:rPr>
        <w:annotationRef/>
      </w:r>
      <w:r>
        <w:t xml:space="preserve">In Fig. 2, </w:t>
      </w:r>
    </w:p>
    <w:p w14:paraId="2E85CF30" w14:textId="77777777" w:rsidR="001373C3" w:rsidRDefault="001373C3" w:rsidP="00960D71">
      <w:pPr>
        <w:pStyle w:val="CommentText"/>
        <w:numPr>
          <w:ilvl w:val="0"/>
          <w:numId w:val="26"/>
        </w:numPr>
      </w:pPr>
      <w:r>
        <w:t xml:space="preserve"> The “Trajectory” label seems off location.</w:t>
      </w:r>
    </w:p>
    <w:p w14:paraId="5E6A404C" w14:textId="77777777" w:rsidR="001373C3" w:rsidRDefault="001373C3" w:rsidP="00960D71">
      <w:pPr>
        <w:pStyle w:val="CommentText"/>
        <w:numPr>
          <w:ilvl w:val="0"/>
          <w:numId w:val="26"/>
        </w:numPr>
      </w:pPr>
      <w:r>
        <w:t xml:space="preserve"> Please indicate where targets G are in the input and test samples.</w:t>
      </w:r>
    </w:p>
    <w:p w14:paraId="2D3197F9" w14:textId="77777777" w:rsidR="001373C3" w:rsidRDefault="001373C3" w:rsidP="00960D71">
      <w:pPr>
        <w:pStyle w:val="CommentText"/>
        <w:numPr>
          <w:ilvl w:val="0"/>
          <w:numId w:val="26"/>
        </w:numPr>
      </w:pPr>
      <w:r>
        <w:t xml:space="preserve"> What is the pink circle?</w:t>
      </w:r>
    </w:p>
    <w:p w14:paraId="62A008AB" w14:textId="77777777" w:rsidR="001373C3" w:rsidRDefault="001373C3" w:rsidP="00960D71">
      <w:pPr>
        <w:pStyle w:val="CommentText"/>
        <w:numPr>
          <w:ilvl w:val="0"/>
          <w:numId w:val="26"/>
        </w:numPr>
      </w:pPr>
      <w:r>
        <w:t xml:space="preserve"> What are the gray squares on the right sides?</w:t>
      </w:r>
    </w:p>
    <w:p w14:paraId="30796076" w14:textId="77777777" w:rsidR="001373C3" w:rsidRDefault="001373C3" w:rsidP="00960D71">
      <w:pPr>
        <w:pStyle w:val="CommentText"/>
        <w:numPr>
          <w:ilvl w:val="0"/>
          <w:numId w:val="26"/>
        </w:numPr>
      </w:pPr>
      <w:r>
        <w:t xml:space="preserve"> It would be helpful to clarify in the graphic what char net yields (maybe in the arrow coming out) and what parameters are fed into it, same for </w:t>
      </w:r>
      <w:proofErr w:type="spellStart"/>
      <w:r>
        <w:t>Pred</w:t>
      </w:r>
      <w:proofErr w:type="spellEnd"/>
      <w:r>
        <w:t xml:space="preserve"> net.</w:t>
      </w:r>
    </w:p>
    <w:p w14:paraId="3B766EA0" w14:textId="77777777" w:rsidR="001373C3" w:rsidRDefault="001373C3" w:rsidP="00960D71">
      <w:pPr>
        <w:pStyle w:val="CommentText"/>
        <w:numPr>
          <w:ilvl w:val="0"/>
          <w:numId w:val="26"/>
        </w:numPr>
      </w:pPr>
      <w:r>
        <w:t xml:space="preserve"> Maybe draw a boundary around char net, the pink circle, and </w:t>
      </w:r>
      <w:proofErr w:type="spellStart"/>
      <w:r>
        <w:t>Pred</w:t>
      </w:r>
      <w:proofErr w:type="spellEnd"/>
      <w:r>
        <w:t xml:space="preserve"> net, and label this boundary </w:t>
      </w:r>
      <w:proofErr w:type="spellStart"/>
      <w:r>
        <w:t>ToMnet</w:t>
      </w:r>
      <w:proofErr w:type="spellEnd"/>
      <w:r>
        <w:t xml:space="preserve">+. </w:t>
      </w:r>
    </w:p>
    <w:p w14:paraId="497ECF35" w14:textId="77777777" w:rsidR="001373C3" w:rsidRDefault="001373C3" w:rsidP="00960D71">
      <w:pPr>
        <w:pStyle w:val="CommentText"/>
        <w:numPr>
          <w:ilvl w:val="0"/>
          <w:numId w:val="26"/>
        </w:numPr>
      </w:pPr>
      <w:r>
        <w:t xml:space="preserve"> Still some info missing from this figure e.g. </w:t>
      </w:r>
      <w:proofErr w:type="spellStart"/>
      <w:r>
        <w:t>pref_hat</w:t>
      </w:r>
      <w:proofErr w:type="spellEnd"/>
      <w:r>
        <w:t xml:space="preserve">, </w:t>
      </w:r>
      <w:proofErr w:type="spellStart"/>
      <w:r>
        <w:t>p_sx</w:t>
      </w:r>
      <w:proofErr w:type="spellEnd"/>
      <w:r>
        <w:t>, etc. Please complete.</w:t>
      </w:r>
    </w:p>
    <w:p w14:paraId="20E0115A" w14:textId="77777777" w:rsidR="001373C3" w:rsidRDefault="001373C3" w:rsidP="00960D71">
      <w:pPr>
        <w:pStyle w:val="CommentText"/>
        <w:numPr>
          <w:ilvl w:val="0"/>
          <w:numId w:val="26"/>
        </w:numPr>
      </w:pPr>
      <w:r>
        <w:t xml:space="preserve"> Label query state in the figure.</w:t>
      </w:r>
    </w:p>
    <w:p w14:paraId="4F066F27" w14:textId="77777777" w:rsidR="001373C3" w:rsidRDefault="001373C3" w:rsidP="00960D71">
      <w:pPr>
        <w:pStyle w:val="CommentText"/>
      </w:pPr>
    </w:p>
    <w:p w14:paraId="44E3139E" w14:textId="77777777" w:rsidR="001373C3" w:rsidRDefault="001373C3" w:rsidP="00960D71">
      <w:pPr>
        <w:pStyle w:val="CommentText"/>
      </w:pPr>
      <w:r>
        <w:t xml:space="preserve">Critically, based on this figure (without yet knowing the </w:t>
      </w:r>
      <w:proofErr w:type="spellStart"/>
      <w:r>
        <w:t>ToMnet</w:t>
      </w:r>
      <w:proofErr w:type="spellEnd"/>
      <w:r>
        <w:t xml:space="preserve">+ architecture below) I am not clear about the manner of preference inference on the right. Why are there two different trajectories/states fed into char net and </w:t>
      </w:r>
      <w:proofErr w:type="spellStart"/>
      <w:r>
        <w:t>Pred</w:t>
      </w:r>
      <w:proofErr w:type="spellEnd"/>
      <w:r>
        <w:t xml:space="preserve"> net during testing? </w:t>
      </w:r>
      <w:proofErr w:type="gramStart"/>
      <w:r>
        <w:t>So</w:t>
      </w:r>
      <w:proofErr w:type="gramEnd"/>
      <w:r>
        <w:t xml:space="preserve"> something needs to be made a little clearer here.</w:t>
      </w:r>
    </w:p>
  </w:comment>
  <w:comment w:id="12" w:author="Joshua Goh" w:date="2020-03-16T15:06:00Z" w:initials="JG">
    <w:p w14:paraId="5674762E" w14:textId="77777777" w:rsidR="001373C3" w:rsidRDefault="001373C3" w:rsidP="00960D71">
      <w:pPr>
        <w:pStyle w:val="CommentText"/>
      </w:pPr>
      <w:r>
        <w:rPr>
          <w:rStyle w:val="CommentReference"/>
        </w:rPr>
        <w:annotationRef/>
      </w:r>
      <w:r>
        <w:t xml:space="preserve">This is confusing. Above, it is said that </w:t>
      </w:r>
      <w:proofErr w:type="spellStart"/>
      <w:r>
        <w:t>u_s</w:t>
      </w:r>
      <w:proofErr w:type="spellEnd"/>
      <w:r>
        <w:t xml:space="preserve"> </w:t>
      </w:r>
      <w:proofErr w:type="gramStart"/>
      <w:r>
        <w:t>are</w:t>
      </w:r>
      <w:proofErr w:type="gramEnd"/>
      <w:r>
        <w:t xml:space="preserve"> from a random uniform distribution. Then it is described that there were in fact three different distributions of </w:t>
      </w:r>
      <w:proofErr w:type="spellStart"/>
      <w:r>
        <w:t>u_s</w:t>
      </w:r>
      <w:proofErr w:type="spellEnd"/>
      <w:r>
        <w:t xml:space="preserve"> (three different SDs). Then finally again that </w:t>
      </w:r>
      <w:proofErr w:type="spellStart"/>
      <w:r>
        <w:t>u_s</w:t>
      </w:r>
      <w:proofErr w:type="spellEnd"/>
      <w:r>
        <w:t xml:space="preserve"> matched human SSQ scores. This all sounds very conflicting. Please clarify.</w:t>
      </w:r>
    </w:p>
  </w:comment>
  <w:comment w:id="14" w:author="Hsin-Yi Hung" w:date="2020-03-10T15:27:00Z" w:initials="HH">
    <w:p w14:paraId="4CE69E1F" w14:textId="77777777" w:rsidR="001373C3" w:rsidRDefault="001373C3" w:rsidP="00960D71">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15" w:author="Joshua Goh" w:date="2020-03-16T14:00:00Z" w:initials="JG">
    <w:p w14:paraId="464CFC2E" w14:textId="77777777" w:rsidR="001373C3" w:rsidRDefault="001373C3" w:rsidP="00960D71">
      <w:pPr>
        <w:pStyle w:val="CommentText"/>
      </w:pPr>
      <w:r>
        <w:rPr>
          <w:rStyle w:val="CommentReference"/>
        </w:rPr>
        <w:annotationRef/>
      </w:r>
      <w:r>
        <w:t>Is my description in these sentences correct? Our adaptation includes (a) translation to Chinese and (b) simplifying to 7 items that focused on psychological emotional support?</w:t>
      </w:r>
    </w:p>
  </w:comment>
  <w:comment w:id="17" w:author="Sean Yun-Shiuan Chuang" w:date="2020-03-09T22:40:00Z" w:initials="Sean C">
    <w:p w14:paraId="1273404A" w14:textId="77777777" w:rsidR="001373C3" w:rsidRDefault="001373C3" w:rsidP="00960D71">
      <w:pPr>
        <w:pStyle w:val="CommentText"/>
      </w:pPr>
      <w:r>
        <w:rPr>
          <w:rStyle w:val="CommentReference"/>
        </w:rPr>
        <w:annotationRef/>
      </w:r>
      <w:r>
        <w:t xml:space="preserve">Could </w:t>
      </w:r>
      <w:proofErr w:type="spellStart"/>
      <w:r>
        <w:t>Hsin</w:t>
      </w:r>
      <w:proofErr w:type="spellEnd"/>
      <w:r>
        <w:t>-Yi check could the number is decided? Follow what distribution? The range?</w:t>
      </w:r>
    </w:p>
  </w:comment>
  <w:comment w:id="16" w:author="Sean Yun-Shiuan Chuang" w:date="2020-03-09T22:43:00Z" w:initials="Sean C">
    <w:p w14:paraId="6A76069C" w14:textId="77777777" w:rsidR="001373C3" w:rsidRDefault="001373C3" w:rsidP="00960D71">
      <w:pPr>
        <w:pStyle w:val="CommentText"/>
      </w:pPr>
      <w:proofErr w:type="spellStart"/>
      <w:proofErr w:type="gramStart"/>
      <w:r>
        <w:t>Hsin</w:t>
      </w:r>
      <w:proofErr w:type="spellEnd"/>
      <w:r>
        <w:t>-</w:t>
      </w:r>
      <w:r>
        <w:rPr>
          <w:rFonts w:hint="eastAsia"/>
          <w:lang w:eastAsia="zh-TW"/>
        </w:rPr>
        <w:t>Yi</w:t>
      </w:r>
      <w:r>
        <w:rPr>
          <w:lang w:eastAsia="zh-TW"/>
        </w:rPr>
        <w:t>,</w:t>
      </w:r>
      <w:proofErr w:type="gramEnd"/>
      <w:r>
        <w:rPr>
          <w:lang w:eastAsia="zh-TW"/>
        </w:rPr>
        <w:t xml:space="preserve"> could</w:t>
      </w:r>
      <w:r>
        <w:rPr>
          <w:rStyle w:val="CommentReference"/>
        </w:rPr>
        <w:annotationRef/>
      </w:r>
      <w:r>
        <w:t xml:space="preserve"> you include a screenshot as figure to explain the setup.</w:t>
      </w:r>
    </w:p>
  </w:comment>
  <w:comment w:id="18" w:author="Joshua Goh [2]" w:date="2020-03-18T20:34:00Z" w:initials="JG">
    <w:p w14:paraId="5CC223F3" w14:textId="77777777" w:rsidR="001373C3" w:rsidRDefault="001373C3" w:rsidP="00CE0D80">
      <w:pPr>
        <w:pStyle w:val="CommentText"/>
      </w:pPr>
      <w:r>
        <w:rPr>
          <w:rStyle w:val="CommentReference"/>
        </w:rPr>
        <w:annotationRef/>
      </w:r>
      <w:r>
        <w:t>Is this correct?</w:t>
      </w:r>
    </w:p>
  </w:comment>
  <w:comment w:id="19" w:author="Joshua Goh" w:date="2020-03-16T15:32:00Z" w:initials="JG">
    <w:p w14:paraId="1EEA004A" w14:textId="77777777" w:rsidR="001373C3" w:rsidRDefault="001373C3" w:rsidP="00CE0D80">
      <w:pPr>
        <w:pStyle w:val="CommentText"/>
      </w:pPr>
      <w:r>
        <w:rPr>
          <w:rStyle w:val="CommentReference"/>
        </w:rPr>
        <w:annotationRef/>
      </w:r>
      <w:r>
        <w:t>Above, it is stated that grid world is 13 x 13. Please check.</w:t>
      </w:r>
    </w:p>
  </w:comment>
  <w:comment w:id="25" w:author="Joshua Goh" w:date="2020-03-16T16:08:00Z" w:initials="JG">
    <w:p w14:paraId="1219D6A6" w14:textId="77777777" w:rsidR="001373C3" w:rsidRDefault="001373C3" w:rsidP="00CE0D80">
      <w:pPr>
        <w:pStyle w:val="CommentText"/>
      </w:pPr>
      <w:r>
        <w:rPr>
          <w:rStyle w:val="CommentReference"/>
        </w:rPr>
        <w:annotationRef/>
      </w:r>
      <w:r>
        <w:t>Were there always 4 targets in all trajectories? Or were &lt;4 target trajectories padded?</w:t>
      </w:r>
    </w:p>
  </w:comment>
  <w:comment w:id="20" w:author="Joshua Goh" w:date="2020-03-16T16:09:00Z" w:initials="JG">
    <w:p w14:paraId="044C67E3" w14:textId="77777777" w:rsidR="001373C3" w:rsidRDefault="001373C3" w:rsidP="00CE0D80">
      <w:pPr>
        <w:pStyle w:val="CommentText"/>
      </w:pPr>
      <w:r>
        <w:rPr>
          <w:rStyle w:val="CommentReference"/>
        </w:rPr>
        <w:annotationRef/>
      </w:r>
      <w:r>
        <w:t xml:space="preserve">I count only 10 channels here, not </w:t>
      </w:r>
      <w:proofErr w:type="gramStart"/>
      <w:r>
        <w:t>11?</w:t>
      </w:r>
      <w:proofErr w:type="gramEnd"/>
      <w:r>
        <w:t xml:space="preserve"> Please confirm.</w:t>
      </w:r>
    </w:p>
  </w:comment>
  <w:comment w:id="29" w:author="Joshua Goh" w:date="2020-03-16T16:31:00Z" w:initials="JG">
    <w:p w14:paraId="023A312E" w14:textId="77777777" w:rsidR="001373C3" w:rsidRDefault="001373C3" w:rsidP="00CE0D80">
      <w:pPr>
        <w:pStyle w:val="CommentText"/>
      </w:pPr>
      <w:r>
        <w:rPr>
          <w:rStyle w:val="CommentReference"/>
        </w:rPr>
        <w:annotationRef/>
      </w:r>
      <w:r>
        <w:t>How does a 3 x 3 convert something from 11 to 32 dimensionality? Please clarify what this additional CNN does.</w:t>
      </w:r>
    </w:p>
  </w:comment>
  <w:comment w:id="30" w:author="Joshua Goh" w:date="2020-03-16T16:32:00Z" w:initials="JG">
    <w:p w14:paraId="0D7D70A7" w14:textId="77777777" w:rsidR="001373C3" w:rsidRDefault="001373C3" w:rsidP="00CE0D80">
      <w:pPr>
        <w:pStyle w:val="CommentText"/>
      </w:pPr>
      <w:r>
        <w:rPr>
          <w:rStyle w:val="CommentReference"/>
        </w:rPr>
        <w:annotationRef/>
      </w:r>
      <w:r>
        <w:t>Each layer has what dimensionality of CNN in this resnet?</w:t>
      </w:r>
    </w:p>
  </w:comment>
  <w:comment w:id="35" w:author="Joshua Goh" w:date="2020-03-16T16:31:00Z" w:initials="JG">
    <w:p w14:paraId="43C1A4CC" w14:textId="77777777" w:rsidR="001373C3" w:rsidRDefault="001373C3" w:rsidP="00960D71">
      <w:pPr>
        <w:pStyle w:val="CommentText"/>
      </w:pPr>
      <w:r>
        <w:rPr>
          <w:rStyle w:val="CommentReference"/>
        </w:rPr>
        <w:annotationRef/>
      </w:r>
      <w:r>
        <w:t>Same problem. How does a 3 x 3 make a 19 to 32?</w:t>
      </w:r>
    </w:p>
  </w:comment>
  <w:comment w:id="36" w:author="Joshua Goh [2]" w:date="2020-03-19T01:14:00Z" w:initials="JG">
    <w:p w14:paraId="76DC0664" w14:textId="77777777" w:rsidR="001373C3" w:rsidRDefault="001373C3" w:rsidP="00960D71">
      <w:pPr>
        <w:pStyle w:val="CommentText"/>
      </w:pPr>
      <w:r>
        <w:rPr>
          <w:rStyle w:val="CommentReference"/>
        </w:rPr>
        <w:annotationRef/>
      </w:r>
      <w:r>
        <w:t xml:space="preserve">Is there supposed to be a reference here? Please give me the reference and I can include it in the </w:t>
      </w:r>
      <w:proofErr w:type="spellStart"/>
      <w:r>
        <w:t>biblio</w:t>
      </w:r>
      <w:proofErr w:type="spellEnd"/>
      <w:r>
        <w:t xml:space="preserve"> I am using.</w:t>
      </w:r>
    </w:p>
  </w:comment>
  <w:comment w:id="38" w:author="Sean Yun-Shiuan Chuang" w:date="2020-03-12T12:35:00Z" w:initials="Sean C">
    <w:p w14:paraId="71EE13D3" w14:textId="77777777" w:rsidR="001373C3" w:rsidRDefault="001373C3" w:rsidP="00960D71">
      <w:pPr>
        <w:pStyle w:val="CommentText"/>
      </w:pPr>
      <w:r>
        <w:rPr>
          <w:rStyle w:val="CommentReference"/>
        </w:rPr>
        <w:annotationRef/>
      </w:r>
      <w:r>
        <w:t>I am not sure the citation style for IEEE. Is it that whichever citation appears first in the text becomes the first in the reference list?</w:t>
      </w:r>
    </w:p>
  </w:comment>
  <w:comment w:id="39" w:author="Joshua Goh [2]" w:date="2020-03-19T01:40:00Z" w:initials="JG">
    <w:p w14:paraId="557B7C43" w14:textId="77777777" w:rsidR="001373C3" w:rsidRDefault="001373C3" w:rsidP="00960D71">
      <w:pPr>
        <w:pStyle w:val="CommentText"/>
      </w:pPr>
      <w:r>
        <w:rPr>
          <w:rStyle w:val="CommentReference"/>
        </w:rPr>
        <w:annotationRef/>
      </w:r>
      <w:r>
        <w:t>I believe so. This was the template in F1000.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4237D9" w15:done="0"/>
  <w15:commentEx w15:paraId="7265680E" w15:paraIdParent="674237D9" w15:done="0"/>
  <w15:commentEx w15:paraId="3755D454" w15:paraIdParent="674237D9" w15:done="0"/>
  <w15:commentEx w15:paraId="4CD512E6" w15:done="0"/>
  <w15:commentEx w15:paraId="2542D76D" w15:paraIdParent="4CD512E6" w15:done="0"/>
  <w15:commentEx w15:paraId="104F2A39" w15:done="0"/>
  <w15:commentEx w15:paraId="1DC9BCED" w15:paraIdParent="104F2A39" w15:done="0"/>
  <w15:commentEx w15:paraId="1B9D17CC" w15:paraIdParent="104F2A39" w15:done="0"/>
  <w15:commentEx w15:paraId="74A6B8EF" w15:paraIdParent="104F2A39" w15:done="0"/>
  <w15:commentEx w15:paraId="44E3139E" w15:done="0"/>
  <w15:commentEx w15:paraId="5674762E" w15:done="0"/>
  <w15:commentEx w15:paraId="4CE69E1F" w15:done="0"/>
  <w15:commentEx w15:paraId="464CFC2E" w15:paraIdParent="4CE69E1F" w15:done="0"/>
  <w15:commentEx w15:paraId="1273404A" w15:done="1"/>
  <w15:commentEx w15:paraId="6A76069C" w15:done="1"/>
  <w15:commentEx w15:paraId="5CC223F3" w15:done="0"/>
  <w15:commentEx w15:paraId="1EEA004A" w15:done="1"/>
  <w15:commentEx w15:paraId="1219D6A6" w15:done="1"/>
  <w15:commentEx w15:paraId="044C67E3" w15:done="1"/>
  <w15:commentEx w15:paraId="023A312E" w15:done="1"/>
  <w15:commentEx w15:paraId="0D7D70A7" w15:done="1"/>
  <w15:commentEx w15:paraId="43C1A4CC" w15:done="1"/>
  <w15:commentEx w15:paraId="76DC0664" w15:done="0"/>
  <w15:commentEx w15:paraId="71EE13D3" w15:done="0"/>
  <w15:commentEx w15:paraId="557B7C43" w15:paraIdParent="71EE13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4237D9" w16cid:durableId="2214A4B0"/>
  <w16cid:commentId w16cid:paraId="7265680E" w16cid:durableId="221A0246"/>
  <w16cid:commentId w16cid:paraId="3755D454" w16cid:durableId="221A0262"/>
  <w16cid:commentId w16cid:paraId="4CD512E6" w16cid:durableId="221141BD"/>
  <w16cid:commentId w16cid:paraId="2542D76D" w16cid:durableId="221A02EE"/>
  <w16cid:commentId w16cid:paraId="104F2A39" w16cid:durableId="22120DFF"/>
  <w16cid:commentId w16cid:paraId="1DC9BCED" w16cid:durableId="2214A4D1"/>
  <w16cid:commentId w16cid:paraId="1B9D17CC" w16cid:durableId="221A0330"/>
  <w16cid:commentId w16cid:paraId="74A6B8EF" w16cid:durableId="221A06FA"/>
  <w16cid:commentId w16cid:paraId="44E3139E" w16cid:durableId="221A1183"/>
  <w16cid:commentId w16cid:paraId="5674762E" w16cid:durableId="221A1477"/>
  <w16cid:commentId w16cid:paraId="4CE69E1F" w16cid:durableId="221A05F5"/>
  <w16cid:commentId w16cid:paraId="464CFC2E" w16cid:durableId="221A05F4"/>
  <w16cid:commentId w16cid:paraId="1273404A" w16cid:durableId="221CD576"/>
  <w16cid:commentId w16cid:paraId="6A76069C" w16cid:durableId="221CD575"/>
  <w16cid:commentId w16cid:paraId="5CC223F3" w16cid:durableId="221D0452"/>
  <w16cid:commentId w16cid:paraId="1EEA004A" w16cid:durableId="221A1A8B"/>
  <w16cid:commentId w16cid:paraId="1219D6A6" w16cid:durableId="221A22EF"/>
  <w16cid:commentId w16cid:paraId="044C67E3" w16cid:durableId="221A234E"/>
  <w16cid:commentId w16cid:paraId="023A312E" w16cid:durableId="221A2864"/>
  <w16cid:commentId w16cid:paraId="0D7D70A7" w16cid:durableId="221A28AB"/>
  <w16cid:commentId w16cid:paraId="43C1A4CC" w16cid:durableId="221A287E"/>
  <w16cid:commentId w16cid:paraId="76DC0664" w16cid:durableId="221D45F0"/>
  <w16cid:commentId w16cid:paraId="71EE13D3" w16cid:durableId="2214AB1A"/>
  <w16cid:commentId w16cid:paraId="557B7C43" w16cid:durableId="221D4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93D84" w14:textId="77777777" w:rsidR="00B2352F" w:rsidRDefault="00B2352F">
      <w:r>
        <w:separator/>
      </w:r>
    </w:p>
  </w:endnote>
  <w:endnote w:type="continuationSeparator" w:id="0">
    <w:p w14:paraId="2FD61165" w14:textId="77777777" w:rsidR="00B2352F" w:rsidRDefault="00B23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charset w:val="81"/>
    <w:family w:val="modern"/>
    <w:pitch w:val="fixed"/>
    <w:sig w:usb0="B00002AF" w:usb1="69D77CFB" w:usb2="00000030" w:usb3="00000000" w:csb0="0008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C234D" w14:textId="77777777" w:rsidR="00B2352F" w:rsidRDefault="00B2352F">
      <w:r>
        <w:separator/>
      </w:r>
    </w:p>
  </w:footnote>
  <w:footnote w:type="continuationSeparator" w:id="0">
    <w:p w14:paraId="08CF84E9" w14:textId="77777777" w:rsidR="00B2352F" w:rsidRDefault="00B235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1373C3" w:rsidRDefault="001373C3">
    <w:pPr>
      <w:framePr w:wrap="auto" w:vAnchor="text" w:hAnchor="margin" w:xAlign="right" w:y="1"/>
    </w:pPr>
  </w:p>
  <w:p w14:paraId="27D642B1" w14:textId="77777777" w:rsidR="001373C3" w:rsidRDefault="001373C3"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7"/>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Joshua Goh">
    <w15:presenceInfo w15:providerId="Windows Live" w15:userId="fab292345bd95d84"/>
  </w15:person>
  <w15:person w15:author="Hsin-Yi Hung">
    <w15:presenceInfo w15:providerId="AD" w15:userId="S::hhung6@jh.edu::ba6d279d-0671-4057-88f1-b7cb7c78a49e"/>
  </w15:person>
  <w15:person w15:author="Joshua Goh [2]">
    <w15:presenceInfo w15:providerId="None" w15:userId="Joshua Go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1373C3"/>
    <w:rsid w:val="00241A44"/>
    <w:rsid w:val="006D33D0"/>
    <w:rsid w:val="00960D71"/>
    <w:rsid w:val="00B2352F"/>
    <w:rsid w:val="00CE0D80"/>
    <w:rsid w:val="00D72817"/>
    <w:rsid w:val="00EF351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w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wmf"/><Relationship Id="rId5" Type="http://schemas.openxmlformats.org/officeDocument/2006/relationships/footnotes" Target="footnote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10142</Words>
  <Characters>57812</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Sean Yun-Shiuan Chuang</cp:lastModifiedBy>
  <cp:revision>3</cp:revision>
  <dcterms:created xsi:type="dcterms:W3CDTF">2020-03-18T18:20:00Z</dcterms:created>
  <dcterms:modified xsi:type="dcterms:W3CDTF">2020-03-18T18:54:00Z</dcterms:modified>
</cp:coreProperties>
</file>
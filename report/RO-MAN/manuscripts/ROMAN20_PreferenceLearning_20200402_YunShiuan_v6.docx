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424C37CC" w14:textId="788ADE35"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w:t>
      </w:r>
      <w:proofErr w:type="spellStart"/>
      <w:r w:rsidR="008B220E">
        <w:t>ToMnet</w:t>
      </w:r>
      <w:proofErr w:type="spellEnd"/>
      <w:r w:rsidR="008B220E">
        <w:t>+)</w:t>
      </w:r>
      <w:r w:rsidRPr="00CD4954">
        <w:t xml:space="preserve"> to learn and predict social preferences based on implicit information from the way agents and social targets </w:t>
      </w:r>
      <w:del w:id="0" w:author="Edwinn Gamborino Castañeda" w:date="2020-03-26T10:37:00Z">
        <w:r w:rsidRPr="00CD4954" w:rsidDel="009F3962">
          <w:delText>behaviorally interact</w:delText>
        </w:r>
      </w:del>
      <w:del w:id="1" w:author="Joshua Goh" w:date="2020-03-27T11:49:00Z">
        <w:r w:rsidRPr="00CD4954">
          <w:delText>.</w:delText>
        </w:r>
      </w:del>
      <w:ins w:id="2" w:author="Edwinn Gamborino Castañeda" w:date="2020-03-26T10:37:00Z">
        <w:r w:rsidR="009F3962">
          <w:t>interact behaviorally</w:t>
        </w:r>
      </w:ins>
      <w:ins w:id="3" w:author="Joshua Goh" w:date="2020-03-27T11:49:00Z">
        <w:r w:rsidRPr="00CD4954">
          <w:t>.</w:t>
        </w:r>
      </w:ins>
      <w:r w:rsidRPr="00CD4954">
        <w:t xml:space="preserve"> Our findings have implications for machine applications that seek to infer hidden information structures solely from third-person observation of behaviors</w:t>
      </w:r>
      <w:r w:rsidRPr="001D7164">
        <w:t>.</w:t>
      </w:r>
      <w:r w:rsidR="00AC2AD4">
        <w:t xml:space="preserve"> We consider that social machines with such </w:t>
      </w:r>
      <w:ins w:id="4" w:author="Edwinn Gamborino Castañeda" w:date="2020-03-26T10:38:00Z">
        <w:r w:rsidR="009F3962">
          <w:t xml:space="preserve">an </w:t>
        </w:r>
      </w:ins>
      <w:r w:rsidR="00AC2AD4">
        <w:t xml:space="preserve">ability would have </w:t>
      </w:r>
      <w:ins w:id="5" w:author="Edwinn Gamborino Castañeda" w:date="2020-03-26T10:39:00Z">
        <w:r w:rsidR="009F3962">
          <w:t xml:space="preserve">an </w:t>
        </w:r>
      </w:ins>
      <w:r w:rsidR="00AC2AD4">
        <w:t xml:space="preserve">enhanced </w:t>
      </w:r>
      <w:del w:id="6" w:author="Edwinn Gamborino Castañeda" w:date="2020-03-26T10:39:00Z">
        <w:r w:rsidR="00AC2AD4" w:rsidDel="009F3962">
          <w:delText xml:space="preserve">ability </w:delText>
        </w:r>
      </w:del>
      <w:ins w:id="7" w:author="Edwinn Gamborino Castañeda" w:date="2020-03-26T10:39:00Z">
        <w:r w:rsidR="009F3962">
          <w:t xml:space="preserve">potential </w:t>
        </w:r>
      </w:ins>
      <w:r w:rsidR="00AC2AD4">
        <w:t>for more naturalistic human-machine interactions.</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18F8D345"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256A5F" w:rsidRDefault="00256A5F" w:rsidP="00960D71">
                            <w:pPr>
                              <w:pStyle w:val="FootnoteText"/>
                            </w:pPr>
                            <w:bookmarkStart w:id="8" w:name="_Hlk34695443"/>
                            <w:bookmarkEnd w:id="8"/>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256A5F" w:rsidRDefault="00256A5F" w:rsidP="00960D71">
                            <w:pPr>
                              <w:pStyle w:val="FootnoteText"/>
                            </w:pPr>
                            <w:r>
                              <w:t>Y.-S. Chuang is with the Graduate Institute of Brain and Mind Sciences, National Taiwan University, Taipei, Taiwan (e-mail: yunshiuan.chuang@gmail.com).</w:t>
                            </w:r>
                          </w:p>
                          <w:p w14:paraId="44AE8DE7" w14:textId="77777777" w:rsidR="00256A5F" w:rsidRDefault="00256A5F"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256A5F" w:rsidRDefault="00256A5F"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256A5F" w:rsidRDefault="00256A5F"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256A5F" w:rsidRDefault="00256A5F"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256A5F" w:rsidRDefault="00256A5F"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256A5F" w:rsidRPr="00B72B8A" w:rsidRDefault="00256A5F"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256A5F" w:rsidRPr="00B72B8A" w:rsidRDefault="00256A5F" w:rsidP="00960D71">
                            <w:pPr>
                              <w:pStyle w:val="FootnoteText"/>
                            </w:pPr>
                          </w:p>
                          <w:p w14:paraId="366A0EC3" w14:textId="77777777" w:rsidR="00256A5F" w:rsidRDefault="00256A5F"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" stroked="f">
                <v:textbox inset="0,0,0,0">
                  <w:txbxContent>
                    <w:p w14:paraId="34B23E62" w14:textId="77777777" w:rsidR="00256A5F" w:rsidRDefault="00256A5F" w:rsidP="00960D71">
                      <w:pPr>
                        <w:pStyle w:val="FootnoteText"/>
                      </w:pPr>
                      <w:bookmarkStart w:id="9" w:name="_Hlk34695443"/>
                      <w:bookmarkEnd w:id="9"/>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256A5F" w:rsidRDefault="00256A5F" w:rsidP="00960D71">
                      <w:pPr>
                        <w:pStyle w:val="FootnoteText"/>
                      </w:pPr>
                      <w:r>
                        <w:t>Y.-S. Chuang is with the Graduate Institute of Brain and Mind Sciences, National Taiwan University, Taipei, Taiwan (e-mail: yunshiuan.chuang@gmail.com).</w:t>
                      </w:r>
                    </w:p>
                    <w:p w14:paraId="44AE8DE7" w14:textId="77777777" w:rsidR="00256A5F" w:rsidRDefault="00256A5F"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256A5F" w:rsidRDefault="00256A5F"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256A5F" w:rsidRDefault="00256A5F"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256A5F" w:rsidRDefault="00256A5F"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256A5F" w:rsidRDefault="00256A5F"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256A5F" w:rsidRPr="00B72B8A" w:rsidRDefault="00256A5F"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256A5F" w:rsidRPr="00B72B8A" w:rsidRDefault="00256A5F" w:rsidP="00960D71">
                      <w:pPr>
                        <w:pStyle w:val="FootnoteText"/>
                      </w:pPr>
                    </w:p>
                    <w:p w14:paraId="366A0EC3" w14:textId="77777777" w:rsidR="00256A5F" w:rsidRDefault="00256A5F"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w:t>
      </w:r>
      <w:del w:id="10" w:author="Edwinn Gamborino Castañeda" w:date="2020-03-26T10:36:00Z">
        <w:r w:rsidDel="009F3962">
          <w:rPr>
            <w:rFonts w:eastAsia="BatangChe"/>
            <w:smallCaps w:val="0"/>
            <w:color w:val="000000"/>
            <w:kern w:val="0"/>
            <w:szCs w:val="18"/>
            <w:lang w:eastAsia="ko-KR"/>
          </w:rPr>
          <w:delText xml:space="preserve">artificial </w:delText>
        </w:r>
      </w:del>
      <w:ins w:id="11" w:author="Edwinn Gamborino Castañeda" w:date="2020-03-26T10:36:00Z">
        <w:r w:rsidR="009F3962">
          <w:rPr>
            <w:rFonts w:eastAsia="BatangChe"/>
            <w:smallCaps w:val="0"/>
            <w:color w:val="000000"/>
            <w:kern w:val="0"/>
            <w:szCs w:val="18"/>
            <w:lang w:eastAsia="ko-KR"/>
          </w:rPr>
          <w:t xml:space="preserve">artificially </w:t>
        </w:r>
      </w:ins>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61A93F06"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One characteristic driving fluent human social interactions is access to information about the underlying social network of</w:t>
      </w:r>
      <w:ins w:id="12" w:author="Joshua Goh" w:date="2020-03-27T11:49:00Z">
        <w:r>
          <w:rPr>
            <w:rFonts w:eastAsia="BatangChe"/>
            <w:smallCaps w:val="0"/>
            <w:color w:val="000000"/>
            <w:kern w:val="0"/>
            <w:szCs w:val="18"/>
            <w:lang w:eastAsia="ko-KR"/>
          </w:rPr>
          <w:t xml:space="preserve"> </w:t>
        </w:r>
      </w:ins>
      <w:ins w:id="13" w:author="Edwinn Gamborino Castañeda" w:date="2020-03-26T10:39: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del w:id="14" w:author="Edwinn Gamborino Castañeda" w:date="2020-03-26T10:40:00Z">
        <w:r w:rsidDel="009F3962">
          <w:rPr>
            <w:rFonts w:eastAsia="BatangChe"/>
            <w:smallCaps w:val="0"/>
            <w:color w:val="000000"/>
            <w:kern w:val="0"/>
            <w:szCs w:val="18"/>
            <w:lang w:eastAsia="ko-KR"/>
          </w:rPr>
          <w:delText xml:space="preserve">these </w:delText>
        </w:r>
      </w:del>
      <w:ins w:id="15" w:author="Edwinn Gamborino Castañeda" w:date="2020-03-26T10:40: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13C98ADC"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ins w:id="16" w:author="Edwinn Gamborino Castañeda" w:date="2020-03-26T10:41:00Z">
        <w:r w:rsidR="009F3962">
          <w:rPr>
            <w:rFonts w:eastAsia="BatangChe"/>
            <w:smallCaps w:val="0"/>
            <w:color w:val="000000"/>
            <w:kern w:val="0"/>
            <w:szCs w:val="18"/>
            <w:lang w:eastAsia="ko-KR"/>
          </w:rPr>
          <w:t xml:space="preserve"> from</w:t>
        </w:r>
      </w:ins>
      <w:del w:id="17" w:author="Edwinn Gamborino Castañeda" w:date="2020-03-26T10:41:00Z">
        <w:r w:rsidDel="009F3962">
          <w:rPr>
            <w:rFonts w:eastAsia="BatangChe"/>
            <w:smallCaps w:val="0"/>
            <w:color w:val="000000"/>
            <w:kern w:val="0"/>
            <w:szCs w:val="18"/>
            <w:lang w:eastAsia="ko-KR"/>
          </w:rPr>
          <w:delText xml:space="preserve"> </w:delText>
        </w:r>
        <w:r w:rsidDel="009F3962">
          <w:rPr>
            <w:rFonts w:asciiTheme="minorEastAsia" w:hAnsiTheme="minorEastAsia"/>
            <w:smallCaps w:val="0"/>
            <w:color w:val="000000"/>
            <w:kern w:val="0"/>
            <w:rPrChange w:id="18" w:author="Joshua Goh" w:date="2020-03-27T11:49:00Z">
              <w:rPr>
                <w:smallCaps w:val="0"/>
                <w:color w:val="000000"/>
                <w:kern w:val="0"/>
              </w:rPr>
            </w:rPrChange>
          </w:rPr>
          <w:delText>with respect to</w:delText>
        </w:r>
      </w:del>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ins w:id="19" w:author="Edwinn Gamborino Castañeda" w:date="2020-03-26T10:42: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agents’ hidden false beliefs. </w:t>
      </w:r>
    </w:p>
    <w:p w14:paraId="49A421E2" w14:textId="2E24839D"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w:t>
      </w:r>
      <w:del w:id="20" w:author="Edwinn Gamborino Castañeda" w:date="2020-03-26T10:50:00Z">
        <w:r w:rsidDel="00A614A1">
          <w:rPr>
            <w:rFonts w:eastAsia="BatangChe"/>
            <w:smallCaps w:val="0"/>
            <w:color w:val="000000"/>
            <w:kern w:val="0"/>
            <w:szCs w:val="18"/>
            <w:lang w:eastAsia="ko-KR"/>
          </w:rPr>
          <w:delText>operation might</w:delText>
        </w:r>
      </w:del>
      <w:ins w:id="21" w:author="Edwinn Gamborino Castañeda" w:date="2020-03-26T10:50:00Z">
        <w:r w:rsidR="00A614A1">
          <w:rPr>
            <w:rFonts w:eastAsia="BatangChe"/>
            <w:smallCaps w:val="0"/>
            <w:color w:val="000000"/>
            <w:kern w:val="0"/>
            <w:szCs w:val="18"/>
            <w:lang w:eastAsia="ko-KR"/>
          </w:rPr>
          <w:t>ability to</w:t>
        </w:r>
      </w:ins>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del w:id="22" w:author="Edwinn Gamborino Castañeda" w:date="2020-03-26T10:50:00Z">
        <w:r w:rsidDel="00A614A1">
          <w:rPr>
            <w:rFonts w:eastAsia="BatangChe"/>
            <w:smallCaps w:val="0"/>
            <w:color w:val="000000"/>
            <w:kern w:val="0"/>
            <w:szCs w:val="18"/>
            <w:lang w:eastAsia="ko-KR"/>
          </w:rPr>
          <w:delText xml:space="preserve">underlying </w:delText>
        </w:r>
      </w:del>
      <w:ins w:id="23" w:author="Edwinn Gamborino Castañeda" w:date="2020-03-26T10:50:00Z">
        <w:r w:rsidR="00A614A1">
          <w:rPr>
            <w:rFonts w:eastAsia="BatangChe"/>
            <w:smallCaps w:val="0"/>
            <w:color w:val="000000"/>
            <w:kern w:val="0"/>
            <w:szCs w:val="18"/>
            <w:lang w:eastAsia="ko-KR"/>
          </w:rPr>
          <w:t xml:space="preserve">from </w:t>
        </w:r>
      </w:ins>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22364978"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ins w:id="24" w:author="Edwinn Gamborino Castañeda" w:date="2020-03-26T10:43:00Z">
        <w:r w:rsidR="00A614A1">
          <w:rPr>
            <w:rFonts w:eastAsia="BatangChe"/>
            <w:smallCaps w:val="0"/>
            <w:color w:val="000000"/>
            <w:kern w:val="0"/>
            <w:szCs w:val="18"/>
            <w:lang w:eastAsia="ko-KR"/>
          </w:rPr>
          <w:t xml:space="preserve"> the</w:t>
        </w:r>
      </w:ins>
      <w:ins w:id="25" w:author="Joshua Goh" w:date="2020-03-27T11:49:00Z">
        <w:r>
          <w:rPr>
            <w:rFonts w:eastAsia="BatangChe"/>
            <w:smallCaps w:val="0"/>
            <w:color w:val="000000"/>
            <w:kern w:val="0"/>
            <w:szCs w:val="18"/>
            <w:lang w:eastAsia="ko-KR"/>
          </w:rPr>
          <w:t xml:space="preserve"> </w:t>
        </w:r>
      </w:ins>
      <w:r>
        <w:rPr>
          <w:rFonts w:eastAsia="BatangChe"/>
          <w:smallCaps w:val="0"/>
          <w:color w:val="000000"/>
          <w:kern w:val="0"/>
          <w:szCs w:val="18"/>
          <w:lang w:eastAsia="ko-KR"/>
        </w:rPr>
        <w:t xml:space="preserve">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ins w:id="26" w:author="Joshua Goh" w:date="2020-03-27T11:49:00Z">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256A5F" w:rsidRDefault="00256A5F" w:rsidP="00960D71">
                              <w:pPr>
                                <w:jc w:val="center"/>
                                <w:rPr>
                                  <w:ins w:id="27" w:author="Joshua Goh" w:date="2020-03-27T11:49:00Z"/>
                                  <w:sz w:val="16"/>
                                </w:rPr>
                              </w:pPr>
                              <w:ins w:id="28"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256A5F" w:rsidRDefault="00256A5F" w:rsidP="00960D71">
                              <w:pPr>
                                <w:jc w:val="both"/>
                                <w:rPr>
                                  <w:ins w:id="29" w:author="Joshua Goh" w:date="2020-03-27T11:49:00Z"/>
                                </w:rPr>
                              </w:pPr>
                              <w:ins w:id="30"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" stroked="f">
                  <v:textbox inset="0,0,0,0">
                    <w:txbxContent>
                      <w:p w14:paraId="3015489E" w14:textId="7AC96B8E" w:rsidR="00256A5F" w:rsidRDefault="00256A5F" w:rsidP="00960D71">
                        <w:pPr>
                          <w:jc w:val="center"/>
                          <w:rPr>
                            <w:ins w:id="31" w:author="Joshua Goh" w:date="2020-03-27T11:49:00Z"/>
                            <w:sz w:val="16"/>
                          </w:rPr>
                        </w:pPr>
                        <w:ins w:id="32"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256A5F" w:rsidRDefault="00256A5F" w:rsidP="00960D71">
                        <w:pPr>
                          <w:jc w:val="both"/>
                          <w:rPr>
                            <w:ins w:id="33" w:author="Joshua Goh" w:date="2020-03-27T11:49:00Z"/>
                          </w:rPr>
                        </w:pPr>
                        <w:ins w:id="34"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v:textbox>
                  <w10:wrap type="square" anchory="margin"/>
                </v:shape>
              </w:pict>
            </mc:Fallback>
          </mc:AlternateContent>
        </w:r>
      </w:ins>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w:t>
      </w:r>
      <w:del w:id="35" w:author="Joshua Goh" w:date="2020-03-27T11:49:00Z">
        <w:r w:rsidR="00B443DC">
          <w:rPr>
            <w:noProof/>
            <w:lang w:eastAsia="zh-CN"/>
          </w:rPr>
          <mc:AlternateContent>
            <mc:Choice Requires="wps">
              <w:drawing>
                <wp:anchor distT="45720" distB="45720" distL="114300" distR="114300" simplePos="0" relativeHeight="251667456" behindDoc="0" locked="0" layoutInCell="1" allowOverlap="1" wp14:anchorId="3C2A753F" wp14:editId="79B1CC6D">
                  <wp:simplePos x="0" y="0"/>
                  <wp:positionH relativeFrom="column">
                    <wp:posOffset>45085</wp:posOffset>
                  </wp:positionH>
                  <wp:positionV relativeFrom="margin">
                    <wp:posOffset>156545</wp:posOffset>
                  </wp:positionV>
                  <wp:extent cx="3099435" cy="1454785"/>
                  <wp:effectExtent l="0" t="0" r="571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454785"/>
                          </a:xfrm>
                          <a:prstGeom prst="rect">
                            <a:avLst/>
                          </a:prstGeom>
                          <a:solidFill>
                            <a:srgbClr val="FFFFFF"/>
                          </a:solidFill>
                          <a:ln w="9525">
                            <a:noFill/>
                            <a:miter lim="800000"/>
                            <a:headEnd/>
                            <a:tailEnd/>
                          </a:ln>
                        </wps:spPr>
                        <wps:txbx>
                          <w:txbxContent>
                            <w:p w14:paraId="34E865C8" w14:textId="77777777" w:rsidR="00256A5F" w:rsidRDefault="00256A5F" w:rsidP="00960D71">
                              <w:pPr>
                                <w:jc w:val="center"/>
                                <w:rPr>
                                  <w:del w:id="36" w:author="Joshua Goh" w:date="2020-03-27T11:49:00Z"/>
                                  <w:sz w:val="16"/>
                                </w:rPr>
                              </w:pPr>
                              <w:del w:id="37"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256A5F" w:rsidRDefault="00256A5F" w:rsidP="00960D71">
                              <w:pPr>
                                <w:jc w:val="both"/>
                                <w:rPr>
                                  <w:del w:id="38" w:author="Joshua Goh" w:date="2020-03-27T11:49:00Z"/>
                                </w:rPr>
                              </w:pPr>
                              <w:del w:id="39"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8" type="#_x0000_t202" style="position:absolute;left:0;text-align:left;margin-left:3.55pt;margin-top:12.35pt;width:244.05pt;height:114.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" stroked="f">
                  <v:textbox inset="0,0,0,0">
                    <w:txbxContent>
                      <w:p w14:paraId="34E865C8" w14:textId="77777777" w:rsidR="00256A5F" w:rsidRDefault="00256A5F" w:rsidP="00960D71">
                        <w:pPr>
                          <w:jc w:val="center"/>
                          <w:rPr>
                            <w:del w:id="40" w:author="Joshua Goh" w:date="2020-03-27T11:49:00Z"/>
                            <w:sz w:val="16"/>
                          </w:rPr>
                        </w:pPr>
                        <w:del w:id="41"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256A5F" w:rsidRDefault="00256A5F" w:rsidP="00960D71">
                        <w:pPr>
                          <w:jc w:val="both"/>
                          <w:rPr>
                            <w:del w:id="42" w:author="Joshua Goh" w:date="2020-03-27T11:49:00Z"/>
                          </w:rPr>
                        </w:pPr>
                        <w:del w:id="43"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v:textbox>
                  <w10:wrap type="square" anchory="margin"/>
                </v:shape>
              </w:pict>
            </mc:Fallback>
          </mc:AlternateContent>
        </w:r>
      </w:del>
      <w:r>
        <w:rPr>
          <w:rFonts w:eastAsia="BatangChe"/>
          <w:smallCaps w:val="0"/>
          <w:color w:val="000000"/>
          <w:kern w:val="0"/>
          <w:szCs w:val="18"/>
          <w:lang w:eastAsia="ko-KR"/>
        </w:rPr>
        <w:t xml:space="preserve">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18F7C56"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ins w:id="44" w:author="Edwinn Gamborino Castañeda" w:date="2020-03-26T10:47:00Z">
        <w:r w:rsidR="00A614A1">
          <w:rPr>
            <w:rFonts w:eastAsia="BatangChe"/>
            <w:smallCaps w:val="0"/>
            <w:color w:val="000000"/>
            <w:kern w:val="0"/>
            <w:szCs w:val="18"/>
            <w:lang w:eastAsia="ko-KR"/>
          </w:rPr>
          <w:t xml:space="preserve"> the judgement of</w:t>
        </w:r>
      </w:ins>
      <w:ins w:id="45" w:author="Joshua Goh" w:date="2020-03-27T11:49:00Z">
        <w:r>
          <w:rPr>
            <w:rFonts w:eastAsia="BatangChe"/>
            <w:smallCaps w:val="0"/>
            <w:color w:val="000000"/>
            <w:kern w:val="0"/>
            <w:szCs w:val="18"/>
            <w:lang w:eastAsia="ko-KR"/>
          </w:rPr>
          <w:t xml:space="preserv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del w:id="46" w:author="Edwinn Gamborino Castañeda" w:date="2020-03-26T10:47:00Z">
        <w:r w:rsidDel="00A614A1">
          <w:rPr>
            <w:rFonts w:eastAsia="BatangChe"/>
            <w:smallCaps w:val="0"/>
            <w:color w:val="000000"/>
            <w:kern w:val="0"/>
            <w:szCs w:val="18"/>
            <w:lang w:eastAsia="ko-KR"/>
          </w:rPr>
          <w:delText>judgment of</w:delText>
        </w:r>
      </w:del>
      <w:ins w:id="47" w:author="Edwinn Gamborino Castañeda" w:date="2020-03-26T10:47:00Z">
        <w:r w:rsidR="00A614A1">
          <w:rPr>
            <w:rFonts w:eastAsia="BatangChe"/>
            <w:smallCaps w:val="0"/>
            <w:color w:val="000000"/>
            <w:kern w:val="0"/>
            <w:szCs w:val="18"/>
            <w:lang w:eastAsia="ko-KR"/>
          </w:rPr>
          <w:t>on</w:t>
        </w:r>
      </w:ins>
      <w:r>
        <w:rPr>
          <w:rFonts w:eastAsia="BatangChe"/>
          <w:smallCaps w:val="0"/>
          <w:color w:val="000000"/>
          <w:kern w:val="0"/>
          <w:szCs w:val="18"/>
          <w:lang w:eastAsia="ko-KR"/>
        </w:rPr>
        <w:t xml:space="preserve"> agent-target social interaction preferences </w:t>
      </w:r>
      <w:del w:id="48" w:author="Edwinn Gamborino Castañeda" w:date="2020-03-26T10:47:00Z">
        <w:r w:rsidDel="00A614A1">
          <w:rPr>
            <w:rFonts w:eastAsia="BatangChe"/>
            <w:smallCaps w:val="0"/>
            <w:color w:val="000000"/>
            <w:kern w:val="0"/>
            <w:szCs w:val="18"/>
            <w:lang w:eastAsia="ko-KR"/>
          </w:rPr>
          <w:delText>during test has</w:delText>
        </w:r>
      </w:del>
      <w:ins w:id="49" w:author="Edwinn Gamborino Castañeda" w:date="2020-03-26T10:47:00Z">
        <w:r w:rsidR="00A614A1">
          <w:rPr>
            <w:rFonts w:eastAsia="BatangChe"/>
            <w:smallCaps w:val="0"/>
            <w:color w:val="000000"/>
            <w:kern w:val="0"/>
            <w:szCs w:val="18"/>
            <w:lang w:eastAsia="ko-KR"/>
          </w:rPr>
          <w:t>could predict</w:t>
        </w:r>
      </w:ins>
      <w:r>
        <w:rPr>
          <w:rFonts w:eastAsia="BatangChe"/>
          <w:smallCaps w:val="0"/>
          <w:color w:val="000000"/>
          <w:kern w:val="0"/>
          <w:szCs w:val="18"/>
          <w:lang w:eastAsia="ko-KR"/>
        </w:rPr>
        <w:t xml:space="preserve"> a similar rank order </w:t>
      </w:r>
      <w:del w:id="50" w:author="Edwinn Gamborino Castañeda" w:date="2020-03-26T10:48:00Z">
        <w:r w:rsidDel="00A614A1">
          <w:rPr>
            <w:rFonts w:eastAsia="BatangChe"/>
            <w:smallCaps w:val="0"/>
            <w:color w:val="000000"/>
            <w:kern w:val="0"/>
            <w:szCs w:val="18"/>
            <w:lang w:eastAsia="ko-KR"/>
          </w:rPr>
          <w:delText xml:space="preserve">as </w:delText>
        </w:r>
      </w:del>
      <w:ins w:id="51" w:author="Edwinn Gamborino Castañeda" w:date="2020-03-26T10:48:00Z">
        <w:r w:rsidR="00A614A1">
          <w:rPr>
            <w:rFonts w:eastAsia="BatangChe"/>
            <w:smallCaps w:val="0"/>
            <w:color w:val="000000"/>
            <w:kern w:val="0"/>
            <w:szCs w:val="18"/>
            <w:lang w:eastAsia="ko-KR"/>
          </w:rPr>
          <w:t xml:space="preserve">when compared to </w:t>
        </w:r>
      </w:ins>
      <w:r>
        <w:rPr>
          <w:rFonts w:eastAsia="BatangChe"/>
          <w:smallCaps w:val="0"/>
          <w:color w:val="000000"/>
          <w:kern w:val="0"/>
          <w:szCs w:val="18"/>
          <w:lang w:eastAsia="ko-KR"/>
        </w:rPr>
        <w:t xml:space="preserve">the social support weights. </w:t>
      </w:r>
    </w:p>
    <w:p w14:paraId="56A85EE0" w14:textId="43091D31"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ins w:id="52" w:author="Edwinn Gamborino Castañeda" w:date="2020-03-26T10:53:00Z">
        <w:r w:rsidR="00E24D6B">
          <w:rPr>
            <w:rFonts w:eastAsia="BatangChe"/>
            <w:smallCaps w:val="0"/>
            <w:color w:val="000000"/>
            <w:kern w:val="0"/>
            <w:szCs w:val="18"/>
            <w:lang w:eastAsia="ko-KR"/>
          </w:rPr>
          <w:t xml:space="preserve">the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performance results for </w:t>
      </w:r>
      <w:del w:id="53" w:author="Edwinn Gamborino Castañeda" w:date="2020-03-26T10:54:00Z">
        <w:r w:rsidDel="00E24D6B">
          <w:rPr>
            <w:rFonts w:eastAsia="BatangChe"/>
            <w:smallCaps w:val="0"/>
            <w:color w:val="000000"/>
            <w:kern w:val="0"/>
            <w:szCs w:val="18"/>
            <w:lang w:eastAsia="ko-KR"/>
          </w:rPr>
          <w:delText xml:space="preserve">the </w:delText>
        </w:r>
      </w:del>
      <w:del w:id="54" w:author="Joshua Goh" w:date="2020-03-27T11:49:00Z">
        <w:r>
          <w:rPr>
            <w:rFonts w:eastAsia="BatangChe"/>
            <w:smallCaps w:val="0"/>
            <w:color w:val="000000"/>
            <w:kern w:val="0"/>
            <w:szCs w:val="18"/>
            <w:lang w:eastAsia="ko-KR"/>
          </w:rPr>
          <w:delText>simulation</w:delText>
        </w:r>
      </w:del>
      <w:ins w:id="55" w:author="Edwinn Gamborino Castañeda" w:date="2020-03-26T10:54:00Z">
        <w:r w:rsidR="00E24D6B">
          <w:rPr>
            <w:rFonts w:eastAsia="BatangChe"/>
            <w:smallCaps w:val="0"/>
            <w:color w:val="000000"/>
            <w:kern w:val="0"/>
            <w:szCs w:val="18"/>
            <w:lang w:eastAsia="ko-KR"/>
          </w:rPr>
          <w:t xml:space="preserve">both </w:t>
        </w:r>
      </w:ins>
      <w:ins w:id="56" w:author="Joshua Goh" w:date="2020-03-27T11:49:00Z">
        <w:r>
          <w:rPr>
            <w:rFonts w:eastAsia="BatangChe"/>
            <w:smallCaps w:val="0"/>
            <w:color w:val="000000"/>
            <w:kern w:val="0"/>
            <w:szCs w:val="18"/>
            <w:lang w:eastAsia="ko-KR"/>
          </w:rPr>
          <w:t>simulat</w:t>
        </w:r>
      </w:ins>
      <w:ins w:id="57" w:author="Edwinn Gamborino Castañeda" w:date="2020-03-26T10:54:00Z">
        <w:r w:rsidR="00E24D6B">
          <w:rPr>
            <w:rFonts w:eastAsia="BatangChe"/>
            <w:smallCaps w:val="0"/>
            <w:color w:val="000000"/>
            <w:kern w:val="0"/>
            <w:szCs w:val="18"/>
            <w:lang w:eastAsia="ko-KR"/>
          </w:rPr>
          <w:t>ed</w:t>
        </w:r>
      </w:ins>
      <w:del w:id="58" w:author="Edwinn Gamborino Castañeda" w:date="2020-03-26T10:54:00Z">
        <w:r w:rsidDel="00E24D6B">
          <w:rPr>
            <w:rFonts w:eastAsia="BatangChe"/>
            <w:smallCaps w:val="0"/>
            <w:color w:val="000000"/>
            <w:kern w:val="0"/>
            <w:szCs w:val="18"/>
            <w:lang w:eastAsia="ko-KR"/>
          </w:rPr>
          <w:delText>ion</w:delText>
        </w:r>
      </w:del>
      <w:r>
        <w:rPr>
          <w:rFonts w:eastAsia="BatangChe"/>
          <w:smallCaps w:val="0"/>
          <w:color w:val="000000"/>
          <w:kern w:val="0"/>
          <w:szCs w:val="18"/>
          <w:lang w:eastAsia="ko-KR"/>
        </w:rPr>
        <w:t xml:space="preserve"> </w:t>
      </w:r>
      <w:del w:id="59" w:author="Edwinn Gamborino Castañeda" w:date="2020-03-26T10:54:00Z">
        <w:r w:rsidDel="00E24D6B">
          <w:rPr>
            <w:rFonts w:eastAsia="BatangChe"/>
            <w:smallCaps w:val="0"/>
            <w:color w:val="000000"/>
            <w:kern w:val="0"/>
            <w:szCs w:val="18"/>
            <w:lang w:eastAsia="ko-KR"/>
          </w:rPr>
          <w:delText>data as well as</w:delText>
        </w:r>
      </w:del>
      <w:ins w:id="60" w:author="Edwinn Gamborino Castañeda" w:date="2020-03-26T10:54:00Z">
        <w:r w:rsidR="00E24D6B">
          <w:rPr>
            <w:rFonts w:eastAsia="BatangChe"/>
            <w:smallCaps w:val="0"/>
            <w:color w:val="000000"/>
            <w:kern w:val="0"/>
            <w:szCs w:val="18"/>
            <w:lang w:eastAsia="ko-KR"/>
          </w:rPr>
          <w:t>and</w:t>
        </w:r>
      </w:ins>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551DC5C9" w:rsidR="00960D71" w:rsidRDefault="00960D71" w:rsidP="00960D71">
      <w:pPr>
        <w:pStyle w:val="BodyText"/>
        <w:ind w:firstLine="289"/>
        <w:contextualSpacing/>
        <w:rPr>
          <w:iCs/>
        </w:rPr>
      </w:pPr>
      <w:r w:rsidRPr="004A4959">
        <w:rPr>
          <w:iCs/>
        </w:rPr>
        <w:t xml:space="preserve">Socially Assistive Robotics is a discipline where a robot –defined as an embodied intelligent agent – provides a service </w:t>
      </w:r>
      <w:r w:rsidRPr="004A4959">
        <w:rPr>
          <w:iCs/>
        </w:rPr>
        <w:t xml:space="preserve">to its user, either physical (e.g. rehabilitation therapy) or psychological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sidR="00E8260C">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00E8260C" w:rsidRPr="00E8260C">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Emphasis"/>
          <w:i w:val="0"/>
        </w:rPr>
        <w:lastRenderedPageBreak/>
        <w:t xml:space="preserve">network, each person interacts with specific sets of others, resulting in the formation of sub-classes of social function. Social networks are thus graphs with specific topologies </w:t>
      </w:r>
      <w:r>
        <w:rPr>
          <w:rStyle w:val="Emphasis"/>
          <w:i w:val="0"/>
        </w:rPr>
        <w:fldChar w:fldCharType="begin"/>
      </w:r>
      <w:r w:rsidR="00E8260C">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00E8260C" w:rsidRPr="00E8260C">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Emphasis"/>
          <w:i w:val="0"/>
        </w:rPr>
        <w:fldChar w:fldCharType="begin"/>
      </w:r>
      <w:r w:rsidR="00E8260C">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00E8260C" w:rsidRPr="00E8260C">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sidR="00E8260C">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00E8260C" w:rsidRPr="00E8260C">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7032AFFA"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sidR="00E8260C">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00E8260C" w:rsidRPr="00E8260C">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w:t>
      </w:r>
      <w:ins w:id="61" w:author="Joshua Goh" w:date="2020-03-27T11:49:00Z">
        <w:r w:rsidR="00330C51">
          <w:rPr>
            <w:rStyle w:val="Emphasis"/>
            <w:i w:val="0"/>
          </w:rPr>
          <w:t>Social Support Questionnaire (</w:t>
        </w:r>
      </w:ins>
      <w:commentRangeStart w:id="62"/>
      <w:commentRangeStart w:id="63"/>
      <w:r>
        <w:rPr>
          <w:rStyle w:val="Emphasis"/>
          <w:i w:val="0"/>
        </w:rPr>
        <w:t>SSQ</w:t>
      </w:r>
      <w:commentRangeEnd w:id="62"/>
      <w:commentRangeEnd w:id="63"/>
      <w:ins w:id="64" w:author="Joshua Goh" w:date="2020-03-27T11:49:00Z">
        <w:r w:rsidR="00330C51">
          <w:rPr>
            <w:rStyle w:val="Emphasis"/>
            <w:i w:val="0"/>
          </w:rPr>
          <w:t>)</w:t>
        </w:r>
        <w:r w:rsidR="0071550E">
          <w:rPr>
            <w:rStyle w:val="CommentReference"/>
            <w:rFonts w:eastAsia="PMingLiU"/>
            <w:spacing w:val="0"/>
          </w:rPr>
          <w:commentReference w:id="62"/>
        </w:r>
        <w:r w:rsidR="00330C51">
          <w:rPr>
            <w:rStyle w:val="CommentReference"/>
            <w:rFonts w:eastAsia="PMingLiU"/>
            <w:spacing w:val="0"/>
          </w:rPr>
          <w:commentReference w:id="63"/>
        </w:r>
      </w:ins>
      <w:r>
        <w:rPr>
          <w:rStyle w:val="Emphasis"/>
          <w:i w:val="0"/>
        </w:rPr>
        <w:t xml:space="preserve"> </w:t>
      </w:r>
      <w:r>
        <w:rPr>
          <w:rStyle w:val="Emphasis"/>
          <w:i w:val="0"/>
        </w:rPr>
        <w:fldChar w:fldCharType="begin"/>
      </w:r>
      <w:r w:rsidR="00E8260C">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00E8260C" w:rsidRPr="00E8260C">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w:t>
      </w:r>
      <w:ins w:id="65" w:author="Edwinn Gamborino Castañeda" w:date="2020-03-26T11:00:00Z">
        <w:r w:rsidR="00E24D6B">
          <w:rPr>
            <w:rStyle w:val="Emphasis"/>
            <w:i w:val="0"/>
          </w:rPr>
          <w:t xml:space="preserve"> an</w:t>
        </w:r>
      </w:ins>
      <w:r>
        <w:rPr>
          <w:rStyle w:val="Emphasis"/>
          <w:i w:val="0"/>
        </w:rPr>
        <w:t xml:space="preserve"> objective demographic (number of persons for a given need) and subjective psychological </w:t>
      </w:r>
      <w:ins w:id="66" w:author="Edwinn Gamborino Castañeda" w:date="2020-03-26T11:00:00Z">
        <w:r w:rsidR="00E24D6B">
          <w:rPr>
            <w:rStyle w:val="Emphasis"/>
            <w:i w:val="0"/>
          </w:rPr>
          <w:t xml:space="preserve">information </w:t>
        </w:r>
      </w:ins>
      <w:r>
        <w:rPr>
          <w:rStyle w:val="Emphasis"/>
          <w:i w:val="0"/>
        </w:rPr>
        <w:t>(satisfaction of support from each person)</w:t>
      </w:r>
      <w:del w:id="67" w:author="Edwinn Gamborino Castañeda" w:date="2020-03-26T11:00:00Z">
        <w:r w:rsidDel="00E24D6B">
          <w:rPr>
            <w:rStyle w:val="Emphasis"/>
            <w:i w:val="0"/>
          </w:rPr>
          <w:delText xml:space="preserve"> information</w:delText>
        </w:r>
      </w:del>
      <w:r>
        <w:rPr>
          <w:rStyle w:val="Emphasis"/>
          <w:i w:val="0"/>
        </w:rPr>
        <w:t xml:space="preserve">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1B41652D" w:rsidR="00960D71" w:rsidRDefault="00960D71" w:rsidP="00960D71">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76E732D8" w:rsidR="00256A5F" w:rsidRDefault="00256A5F" w:rsidP="00960D71">
                            <w:pPr>
                              <w:rPr>
                                <w:sz w:val="16"/>
                              </w:rPr>
                            </w:pPr>
                            <w:del w:id="68" w:author="Sean Yun-Shiuan Chuang" w:date="2020-04-01T12:25:00Z">
                              <w:r w:rsidRPr="00AC3093" w:rsidDel="00C83F04">
                                <w:rPr>
                                  <w:noProof/>
                                  <w:sz w:val="16"/>
                                </w:rPr>
                                <w:drawing>
                                  <wp:inline distT="0" distB="0" distL="0" distR="0" wp14:anchorId="4A115211" wp14:editId="39F2D2F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del>
                            <w:ins w:id="69" w:author="Sean Yun-Shiuan Chuang" w:date="2020-04-01T12:25:00Z">
                              <w:r w:rsidR="00C83F04" w:rsidRPr="00C83F04">
                                <w:rPr>
                                  <w:noProof/>
                                </w:rPr>
                                <w:t xml:space="preserve"> </w:t>
                              </w:r>
                              <w:r w:rsidR="00C83F04" w:rsidRPr="00C83F04">
                                <w:rPr>
                                  <w:sz w:val="16"/>
                                </w:rPr>
                                <w:drawing>
                                  <wp:inline distT="0" distB="0" distL="0" distR="0" wp14:anchorId="120DEB10" wp14:editId="70D7C81F">
                                    <wp:extent cx="3090545" cy="1358265"/>
                                    <wp:effectExtent l="0" t="0" r="0" b="0"/>
                                    <wp:docPr id="12" name="Picture 1">
                                      <a:extLst xmlns:a="http://schemas.openxmlformats.org/drawingml/2006/main">
                                        <a:ext uri="{FF2B5EF4-FFF2-40B4-BE49-F238E27FC236}">
                                          <a16:creationId xmlns:a16="http://schemas.microsoft.com/office/drawing/2014/main" id="{61931FA9-8C88-4806-AE62-2021B0221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931FA9-8C88-4806-AE62-2021B0221996}"/>
                                                </a:ext>
                                              </a:extLst>
                                            </pic:cNvPr>
                                            <pic:cNvPicPr>
                                              <a:picLocks noChangeAspect="1"/>
                                            </pic:cNvPicPr>
                                          </pic:nvPicPr>
                                          <pic:blipFill>
                                            <a:blip r:embed="rId13"/>
                                            <a:stretch>
                                              <a:fillRect/>
                                            </a:stretch>
                                          </pic:blipFill>
                                          <pic:spPr>
                                            <a:xfrm>
                                              <a:off x="0" y="0"/>
                                              <a:ext cx="3090545" cy="1358265"/>
                                            </a:xfrm>
                                            <a:prstGeom prst="rect">
                                              <a:avLst/>
                                            </a:prstGeom>
                                          </pic:spPr>
                                        </pic:pic>
                                      </a:graphicData>
                                    </a:graphic>
                                  </wp:inline>
                                </w:drawing>
                              </w:r>
                            </w:ins>
                          </w:p>
                          <w:p w14:paraId="04AF8025" w14:textId="77777777" w:rsidR="00256A5F" w:rsidRDefault="00256A5F" w:rsidP="00960D71">
                            <w:pPr>
                              <w:jc w:val="both"/>
                              <w:rPr>
                                <w:sz w:val="16"/>
                              </w:rPr>
                            </w:pPr>
                          </w:p>
                          <w:p w14:paraId="5BD3C942" w14:textId="25023A83" w:rsidR="00256A5F" w:rsidRPr="00423581" w:rsidRDefault="00256A5F" w:rsidP="00960D71">
                            <w:pPr>
                              <w:jc w:val="both"/>
                              <w:rPr>
                                <w:iCs/>
                                <w:sz w:val="16"/>
                              </w:rPr>
                            </w:pPr>
                            <w:r w:rsidRPr="00AF74F9">
                              <w:rPr>
                                <w:sz w:val="16"/>
                              </w:rPr>
                              <w:t>Fig</w:t>
                            </w:r>
                            <w:r>
                              <w:rPr>
                                <w:sz w:val="16"/>
                              </w:rPr>
                              <w:t xml:space="preserve">. 2. Model training and preference inference schematic. </w:t>
                            </w:r>
                            <w:del w:id="70" w:author="Joshua Goh" w:date="2020-03-27T11:49:00Z">
                              <w:r>
                                <w:rPr>
                                  <w:sz w:val="16"/>
                                </w:rPr>
                                <w:delText>A</w:delText>
                              </w:r>
                              <w:r w:rsidRPr="008A7B9F">
                                <w:rPr>
                                  <w:sz w:val="16"/>
                                </w:rPr>
                                <w:delText>gent</w:delText>
                              </w:r>
                            </w:del>
                            <w:ins w:id="71" w:author="Edwinn Gamborino Castañeda" w:date="2020-03-26T11:06:00Z">
                              <w:r>
                                <w:rPr>
                                  <w:sz w:val="16"/>
                                </w:rPr>
                                <w:t xml:space="preserve">The </w:t>
                              </w:r>
                            </w:ins>
                            <w:del w:id="72" w:author="Edwinn Gamborino Castañeda" w:date="2020-03-26T11:06:00Z">
                              <w:r w:rsidDel="00531075">
                                <w:rPr>
                                  <w:sz w:val="16"/>
                                </w:rPr>
                                <w:delText>A</w:delText>
                              </w:r>
                            </w:del>
                            <w:ins w:id="73" w:author="Edwinn Gamborino Castañeda" w:date="2020-03-26T11:06:00Z">
                              <w:r>
                                <w:rPr>
                                  <w:sz w:val="16"/>
                                </w:rPr>
                                <w:t>a</w:t>
                              </w:r>
                            </w:ins>
                            <w:ins w:id="74"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75"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76" w:author="Edwinn Gamborino Castañeda" w:date="2020-03-26T11:07:00Z">
                              <w:r w:rsidDel="00531075">
                                <w:rPr>
                                  <w:sz w:val="16"/>
                                </w:rPr>
                                <w:delText>contexts</w:delText>
                              </w:r>
                            </w:del>
                            <w:del w:id="77" w:author="Joshua Goh" w:date="2020-03-27T11:49:00Z">
                              <w:r>
                                <w:rPr>
                                  <w:sz w:val="16"/>
                                </w:rPr>
                                <w:delText>.</w:delText>
                              </w:r>
                            </w:del>
                            <w:ins w:id="78" w:author="Edwinn Gamborino Castañeda" w:date="2020-03-26T11:07:00Z">
                              <w:r>
                                <w:rPr>
                                  <w:sz w:val="16"/>
                                </w:rPr>
                                <w:t>configurations</w:t>
                              </w:r>
                            </w:ins>
                            <w:ins w:id="79"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80"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81" w:author="Joshua Goh" w:date="2020-03-27T11:49:00Z">
                                      <w:rPr>
                                        <w:rFonts w:ascii="Cambria Math" w:hAnsi="Cambria Math"/>
                                        <w:i/>
                                        <w:sz w:val="16"/>
                                      </w:rPr>
                                    </w:del>
                                  </m:ctrlPr>
                                </m:sSubPr>
                                <m:e>
                                  <m:r>
                                    <w:del w:id="82" w:author="Joshua Goh" w:date="2020-03-27T11:49:00Z">
                                      <w:rPr>
                                        <w:rFonts w:ascii="Cambria Math" w:hAnsi="Cambria Math"/>
                                        <w:sz w:val="16"/>
                                      </w:rPr>
                                      <m:t>e</m:t>
                                    </w:del>
                                  </m:r>
                                </m:e>
                                <m:sub>
                                  <m:r>
                                    <w:del w:id="83" w:author="Joshua Goh" w:date="2020-03-27T11:49:00Z">
                                      <w:rPr>
                                        <w:rFonts w:ascii="Cambria Math" w:hAnsi="Cambria Math"/>
                                        <w:sz w:val="16"/>
                                      </w:rPr>
                                      <m:t>pref, j</m:t>
                                    </w:del>
                                  </m:r>
                                </m:sub>
                              </m:sSub>
                              <m:sSub>
                                <m:sSubPr>
                                  <m:ctrlPr>
                                    <w:ins w:id="84" w:author="Joshua Goh" w:date="2020-03-27T11:49:00Z">
                                      <w:rPr>
                                        <w:rFonts w:ascii="Cambria Math" w:hAnsi="Cambria Math"/>
                                        <w:i/>
                                        <w:sz w:val="16"/>
                                      </w:rPr>
                                    </w:ins>
                                  </m:ctrlPr>
                                </m:sSubPr>
                                <m:e>
                                  <m:r>
                                    <w:ins w:id="85" w:author="Joshua Goh" w:date="2020-03-27T11:49:00Z">
                                      <w:rPr>
                                        <w:rFonts w:ascii="Cambria Math" w:hAnsi="Cambria Math"/>
                                        <w:sz w:val="16"/>
                                      </w:rPr>
                                      <m:t>e</m:t>
                                    </w:ins>
                                  </m:r>
                                </m:e>
                                <m:sub>
                                  <m:r>
                                    <w:ins w:id="86"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256A5F" w:rsidRDefault="00256A5F"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9"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" stroked="f">
                <v:textbox inset="0,0,0,0">
                  <w:txbxContent>
                    <w:p w14:paraId="6D342655" w14:textId="76E732D8" w:rsidR="00256A5F" w:rsidRDefault="00256A5F" w:rsidP="00960D71">
                      <w:pPr>
                        <w:rPr>
                          <w:sz w:val="16"/>
                        </w:rPr>
                      </w:pPr>
                      <w:del w:id="87" w:author="Sean Yun-Shiuan Chuang" w:date="2020-04-01T12:25:00Z">
                        <w:r w:rsidRPr="00AC3093" w:rsidDel="00C83F04">
                          <w:rPr>
                            <w:noProof/>
                            <w:sz w:val="16"/>
                          </w:rPr>
                          <w:drawing>
                            <wp:inline distT="0" distB="0" distL="0" distR="0" wp14:anchorId="4A115211" wp14:editId="39F2D2F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del>
                      <w:ins w:id="88" w:author="Sean Yun-Shiuan Chuang" w:date="2020-04-01T12:25:00Z">
                        <w:r w:rsidR="00C83F04" w:rsidRPr="00C83F04">
                          <w:rPr>
                            <w:noProof/>
                          </w:rPr>
                          <w:t xml:space="preserve"> </w:t>
                        </w:r>
                        <w:r w:rsidR="00C83F04" w:rsidRPr="00C83F04">
                          <w:rPr>
                            <w:sz w:val="16"/>
                          </w:rPr>
                          <w:drawing>
                            <wp:inline distT="0" distB="0" distL="0" distR="0" wp14:anchorId="120DEB10" wp14:editId="70D7C81F">
                              <wp:extent cx="3090545" cy="1358265"/>
                              <wp:effectExtent l="0" t="0" r="0" b="0"/>
                              <wp:docPr id="12" name="Picture 1">
                                <a:extLst xmlns:a="http://schemas.openxmlformats.org/drawingml/2006/main">
                                  <a:ext uri="{FF2B5EF4-FFF2-40B4-BE49-F238E27FC236}">
                                    <a16:creationId xmlns:a16="http://schemas.microsoft.com/office/drawing/2014/main" id="{61931FA9-8C88-4806-AE62-2021B0221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1931FA9-8C88-4806-AE62-2021B0221996}"/>
                                          </a:ext>
                                        </a:extLst>
                                      </pic:cNvPr>
                                      <pic:cNvPicPr>
                                        <a:picLocks noChangeAspect="1"/>
                                      </pic:cNvPicPr>
                                    </pic:nvPicPr>
                                    <pic:blipFill>
                                      <a:blip r:embed="rId13"/>
                                      <a:stretch>
                                        <a:fillRect/>
                                      </a:stretch>
                                    </pic:blipFill>
                                    <pic:spPr>
                                      <a:xfrm>
                                        <a:off x="0" y="0"/>
                                        <a:ext cx="3090545" cy="1358265"/>
                                      </a:xfrm>
                                      <a:prstGeom prst="rect">
                                        <a:avLst/>
                                      </a:prstGeom>
                                    </pic:spPr>
                                  </pic:pic>
                                </a:graphicData>
                              </a:graphic>
                            </wp:inline>
                          </w:drawing>
                        </w:r>
                      </w:ins>
                    </w:p>
                    <w:p w14:paraId="04AF8025" w14:textId="77777777" w:rsidR="00256A5F" w:rsidRDefault="00256A5F" w:rsidP="00960D71">
                      <w:pPr>
                        <w:jc w:val="both"/>
                        <w:rPr>
                          <w:sz w:val="16"/>
                        </w:rPr>
                      </w:pPr>
                    </w:p>
                    <w:p w14:paraId="5BD3C942" w14:textId="25023A83" w:rsidR="00256A5F" w:rsidRPr="00423581" w:rsidRDefault="00256A5F" w:rsidP="00960D71">
                      <w:pPr>
                        <w:jc w:val="both"/>
                        <w:rPr>
                          <w:iCs/>
                          <w:sz w:val="16"/>
                        </w:rPr>
                      </w:pPr>
                      <w:r w:rsidRPr="00AF74F9">
                        <w:rPr>
                          <w:sz w:val="16"/>
                        </w:rPr>
                        <w:t>Fig</w:t>
                      </w:r>
                      <w:r>
                        <w:rPr>
                          <w:sz w:val="16"/>
                        </w:rPr>
                        <w:t xml:space="preserve">. 2. Model training and preference inference schematic. </w:t>
                      </w:r>
                      <w:del w:id="89" w:author="Joshua Goh" w:date="2020-03-27T11:49:00Z">
                        <w:r>
                          <w:rPr>
                            <w:sz w:val="16"/>
                          </w:rPr>
                          <w:delText>A</w:delText>
                        </w:r>
                        <w:r w:rsidRPr="008A7B9F">
                          <w:rPr>
                            <w:sz w:val="16"/>
                          </w:rPr>
                          <w:delText>gent</w:delText>
                        </w:r>
                      </w:del>
                      <w:ins w:id="90" w:author="Edwinn Gamborino Castañeda" w:date="2020-03-26T11:06:00Z">
                        <w:r>
                          <w:rPr>
                            <w:sz w:val="16"/>
                          </w:rPr>
                          <w:t xml:space="preserve">The </w:t>
                        </w:r>
                      </w:ins>
                      <w:del w:id="91" w:author="Edwinn Gamborino Castañeda" w:date="2020-03-26T11:06:00Z">
                        <w:r w:rsidDel="00531075">
                          <w:rPr>
                            <w:sz w:val="16"/>
                          </w:rPr>
                          <w:delText>A</w:delText>
                        </w:r>
                      </w:del>
                      <w:ins w:id="92" w:author="Edwinn Gamborino Castañeda" w:date="2020-03-26T11:06:00Z">
                        <w:r>
                          <w:rPr>
                            <w:sz w:val="16"/>
                          </w:rPr>
                          <w:t>a</w:t>
                        </w:r>
                      </w:ins>
                      <w:ins w:id="93"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94"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95" w:author="Edwinn Gamborino Castañeda" w:date="2020-03-26T11:07:00Z">
                        <w:r w:rsidDel="00531075">
                          <w:rPr>
                            <w:sz w:val="16"/>
                          </w:rPr>
                          <w:delText>contexts</w:delText>
                        </w:r>
                      </w:del>
                      <w:del w:id="96" w:author="Joshua Goh" w:date="2020-03-27T11:49:00Z">
                        <w:r>
                          <w:rPr>
                            <w:sz w:val="16"/>
                          </w:rPr>
                          <w:delText>.</w:delText>
                        </w:r>
                      </w:del>
                      <w:ins w:id="97" w:author="Edwinn Gamborino Castañeda" w:date="2020-03-26T11:07:00Z">
                        <w:r>
                          <w:rPr>
                            <w:sz w:val="16"/>
                          </w:rPr>
                          <w:t>configurations</w:t>
                        </w:r>
                      </w:ins>
                      <w:ins w:id="98"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99"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100" w:author="Joshua Goh" w:date="2020-03-27T11:49:00Z">
                                <w:rPr>
                                  <w:rFonts w:ascii="Cambria Math" w:hAnsi="Cambria Math"/>
                                  <w:i/>
                                  <w:sz w:val="16"/>
                                </w:rPr>
                              </w:del>
                            </m:ctrlPr>
                          </m:sSubPr>
                          <m:e>
                            <m:r>
                              <w:del w:id="101" w:author="Joshua Goh" w:date="2020-03-27T11:49:00Z">
                                <w:rPr>
                                  <w:rFonts w:ascii="Cambria Math" w:hAnsi="Cambria Math"/>
                                  <w:sz w:val="16"/>
                                </w:rPr>
                                <m:t>e</m:t>
                              </w:del>
                            </m:r>
                          </m:e>
                          <m:sub>
                            <m:r>
                              <w:del w:id="102" w:author="Joshua Goh" w:date="2020-03-27T11:49:00Z">
                                <w:rPr>
                                  <w:rFonts w:ascii="Cambria Math" w:hAnsi="Cambria Math"/>
                                  <w:sz w:val="16"/>
                                </w:rPr>
                                <m:t>pref, j</m:t>
                              </w:del>
                            </m:r>
                          </m:sub>
                        </m:sSub>
                        <m:sSub>
                          <m:sSubPr>
                            <m:ctrlPr>
                              <w:ins w:id="103" w:author="Joshua Goh" w:date="2020-03-27T11:49:00Z">
                                <w:rPr>
                                  <w:rFonts w:ascii="Cambria Math" w:hAnsi="Cambria Math"/>
                                  <w:i/>
                                  <w:sz w:val="16"/>
                                </w:rPr>
                              </w:ins>
                            </m:ctrlPr>
                          </m:sSubPr>
                          <m:e>
                            <m:r>
                              <w:ins w:id="104" w:author="Joshua Goh" w:date="2020-03-27T11:49:00Z">
                                <w:rPr>
                                  <w:rFonts w:ascii="Cambria Math" w:hAnsi="Cambria Math"/>
                                  <w:sz w:val="16"/>
                                </w:rPr>
                                <m:t>e</m:t>
                              </w:ins>
                            </m:r>
                          </m:e>
                          <m:sub>
                            <m:r>
                              <w:ins w:id="105"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256A5F" w:rsidRDefault="00256A5F" w:rsidP="00960D71">
                      <w:pPr>
                        <w:jc w:val="both"/>
                      </w:pPr>
                    </w:p>
                  </w:txbxContent>
                </v:textbox>
                <w10:wrap type="square" anchorx="margin" anchory="margin"/>
              </v:shape>
            </w:pict>
          </mc:Fallback>
        </mc:AlternateContent>
      </w: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ins w:id="106" w:author="Edwinn Gamborino Castañeda" w:date="2020-03-26T11:01:00Z">
        <w:r w:rsidR="00E24D6B">
          <w:rPr>
            <w:rStyle w:val="Emphasis"/>
            <w:i w:val="0"/>
          </w:rPr>
          <w:t xml:space="preserve"> famous</w:t>
        </w:r>
      </w:ins>
      <w:r>
        <w:rPr>
          <w:rStyle w:val="Emphasis"/>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BodyText"/>
        <w:ind w:firstLine="289"/>
        <w:contextualSpacing/>
        <w:rPr>
          <w:iCs/>
        </w:rPr>
      </w:pP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w:t>
      </w:r>
      <w:r>
        <w:rPr>
          <w:rStyle w:val="Emphasis"/>
          <w:i w:val="0"/>
        </w:rPr>
        <w:t xml:space="preserve">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w:t>
      </w:r>
      <w:ins w:id="107" w:author="Edwinn Gamborino Castañeda" w:date="2020-03-26T11:03:00Z">
        <w:r w:rsidR="00531075">
          <w:rPr>
            <w:rStyle w:val="Emphasis"/>
            <w:i w:val="0"/>
          </w:rPr>
          <w:t xml:space="preserve"> to</w:t>
        </w:r>
      </w:ins>
      <w:ins w:id="108" w:author="Joshua Goh" w:date="2020-03-27T11:49:00Z">
        <w:r>
          <w:rPr>
            <w:rStyle w:val="Emphasis"/>
            <w:i w:val="0"/>
          </w:rPr>
          <w:t xml:space="preserve"> </w:t>
        </w:r>
      </w:ins>
      <w:r>
        <w:rPr>
          <w:rStyle w:val="Emphasis"/>
          <w:i w:val="0"/>
        </w:rPr>
        <w:t xml:space="preserve">the agent. Despite this, </w:t>
      </w:r>
      <w:proofErr w:type="spellStart"/>
      <w:r>
        <w:rPr>
          <w:rStyle w:val="Emphasis"/>
          <w:i w:val="0"/>
        </w:rPr>
        <w:t>ToMnet</w:t>
      </w:r>
      <w:proofErr w:type="spellEnd"/>
      <w:r>
        <w:rPr>
          <w:rStyle w:val="Emphasis"/>
          <w:i w:val="0"/>
        </w:rPr>
        <w:t xml:space="preserve"> still predicted agent actions </w:t>
      </w:r>
      <w:r w:rsidRPr="002748F1">
        <w:rPr>
          <w:rStyle w:val="Emphasis"/>
          <w:rPrChange w:id="109" w:author="Edwinn Gamborino Castañeda" w:date="2020-03-27T11:49:00Z">
            <w:rPr>
              <w:rStyle w:val="Emphasis"/>
              <w:i w:val="0"/>
            </w:rPr>
          </w:rPrChange>
        </w:rPr>
        <w:t>vis-à-vis</w:t>
      </w:r>
      <w:r>
        <w:rPr>
          <w:rStyle w:val="Emphasis"/>
          <w:i w:val="0"/>
        </w:rPr>
        <w:t xml:space="preserve"> the agent’s status quo as if targets were present, thereby displaying its inference about the agent’s false belief. Because of its ability to derive hidden states from observations, in this proposed system, we 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commentRangeStart w:id="110"/>
      <w:commentRangeStart w:id="111"/>
      <w:r>
        <w:t>A</w:t>
      </w:r>
      <w:commentRangeEnd w:id="110"/>
      <w:r w:rsidR="009D2B9A">
        <w:rPr>
          <w:rStyle w:val="CommentReference"/>
          <w:i w:val="0"/>
          <w:iCs w:val="0"/>
        </w:rPr>
        <w:commentReference w:id="110"/>
      </w:r>
      <w:commentRangeEnd w:id="111"/>
      <w:r w:rsidR="002962CD">
        <w:rPr>
          <w:rStyle w:val="CommentReference"/>
          <w:i w:val="0"/>
          <w:iCs w:val="0"/>
        </w:rPr>
        <w:commentReference w:id="111"/>
      </w:r>
      <w:r>
        <w:t>.</w:t>
      </w:r>
      <w:r>
        <w:tab/>
        <w:t>The Social Game for Simulated Agents</w:t>
      </w:r>
    </w:p>
    <w:p w14:paraId="4352E9AF" w14:textId="4160B549"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del w:id="112" w:author="Joshua Goh" w:date="2020-03-27T11:49:00Z">
        <w:r w:rsidRPr="008B3F6C">
          <w:rPr>
            <w:rFonts w:ascii="Times New Roman"/>
            <w:bCs/>
          </w:rPr>
          <w:delText>We</w:delText>
        </w:r>
      </w:del>
      <w:ins w:id="113" w:author="Joshua Goh" w:date="2020-03-27T11:08:00Z">
        <w:r w:rsidR="002962CD">
          <w:rPr>
            <w:rFonts w:ascii="Times New Roman"/>
            <w:bCs/>
          </w:rPr>
          <w:t xml:space="preserve">As mentioned, </w:t>
        </w:r>
      </w:ins>
      <w:ins w:id="114" w:author="Joshua Goh" w:date="2020-03-27T11:09:00Z">
        <w:r w:rsidR="002962CD">
          <w:rPr>
            <w:rFonts w:ascii="Times New Roman"/>
            <w:bCs/>
          </w:rPr>
          <w:t xml:space="preserve">key to our approach to validate </w:t>
        </w:r>
        <w:proofErr w:type="spellStart"/>
        <w:r w:rsidR="002962CD">
          <w:rPr>
            <w:rFonts w:ascii="Times New Roman"/>
            <w:bCs/>
          </w:rPr>
          <w:t>ToMnet</w:t>
        </w:r>
        <w:proofErr w:type="spellEnd"/>
        <w:r w:rsidR="002962CD">
          <w:rPr>
            <w:rFonts w:ascii="Times New Roman"/>
            <w:bCs/>
          </w:rPr>
          <w:t>+’s ability to infer social networks is t</w:t>
        </w:r>
      </w:ins>
      <w:ins w:id="115" w:author="Joshua Goh" w:date="2020-03-27T11:10:00Z">
        <w:r w:rsidR="002962CD">
          <w:rPr>
            <w:rFonts w:ascii="Times New Roman"/>
            <w:bCs/>
          </w:rPr>
          <w:t xml:space="preserve">o first generate ground truth information against which we can assess </w:t>
        </w:r>
      </w:ins>
      <w:ins w:id="116" w:author="Joshua Goh" w:date="2020-03-27T11:11:00Z">
        <w:r w:rsidR="002962CD">
          <w:rPr>
            <w:rFonts w:ascii="Times New Roman"/>
            <w:bCs/>
          </w:rPr>
          <w:t>the system’s</w:t>
        </w:r>
      </w:ins>
      <w:ins w:id="117" w:author="Joshua Goh" w:date="2020-03-27T11:10:00Z">
        <w:r w:rsidR="002962CD">
          <w:rPr>
            <w:rFonts w:ascii="Times New Roman"/>
            <w:bCs/>
          </w:rPr>
          <w:t xml:space="preserve"> performance. To this end,</w:t>
        </w:r>
      </w:ins>
      <w:ins w:id="118" w:author="Joshua Goh" w:date="2020-03-27T11:09:00Z">
        <w:r w:rsidR="002962CD">
          <w:rPr>
            <w:rFonts w:ascii="Times New Roman"/>
            <w:bCs/>
          </w:rPr>
          <w:t xml:space="preserve"> </w:t>
        </w:r>
      </w:ins>
      <w:del w:id="119" w:author="Joshua Goh" w:date="2020-03-27T11:10:00Z">
        <w:r w:rsidRPr="008B3F6C" w:rsidDel="002962CD">
          <w:rPr>
            <w:rFonts w:ascii="Times New Roman"/>
            <w:bCs/>
          </w:rPr>
          <w:delText xml:space="preserve">We </w:delText>
        </w:r>
      </w:del>
      <w:ins w:id="120" w:author="Joshua Goh" w:date="2020-03-27T11:10:00Z">
        <w:r w:rsidR="002962CD">
          <w:rPr>
            <w:rFonts w:ascii="Times New Roman"/>
            <w:bCs/>
          </w:rPr>
          <w:t>w</w:t>
        </w:r>
        <w:r w:rsidR="002962CD" w:rsidRPr="008B3F6C">
          <w:rPr>
            <w:rFonts w:ascii="Times New Roman"/>
            <w:bCs/>
          </w:rPr>
          <w:t xml:space="preserve">e </w:t>
        </w:r>
      </w:ins>
      <w:r w:rsidRPr="008B3F6C">
        <w:rPr>
          <w:rFonts w:ascii="Times New Roman"/>
          <w:bCs/>
        </w:rPr>
        <w:t>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del w:id="121" w:author="Edwinn Gamborino Castañeda" w:date="2020-03-26T11:04:00Z">
        <w:r w:rsidRPr="008B3F6C" w:rsidDel="00531075">
          <w:rPr>
            <w:rFonts w:ascii="Times New Roman"/>
            <w:bCs/>
          </w:rPr>
          <w:delText xml:space="preserve"> </w:delText>
        </w:r>
      </w:del>
      <w:r>
        <w:rPr>
          <w:rFonts w:ascii="Times New Roman"/>
          <w:bCs/>
        </w:rPr>
        <w:t xml:space="preserve">targets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w:t>
      </w:r>
      <w:commentRangeStart w:id="122"/>
      <w:commentRangeStart w:id="123"/>
      <w:r>
        <w:rPr>
          <w:rFonts w:ascii="Times New Roman"/>
          <w:bCs/>
        </w:rPr>
        <w:t>by</w:t>
      </w:r>
      <w:commentRangeEnd w:id="122"/>
      <w:r w:rsidR="00FB3BDD">
        <w:rPr>
          <w:rStyle w:val="CommentReference"/>
          <w:rFonts w:ascii="Times New Roman" w:eastAsia="PMingLiU"/>
          <w:color w:val="auto"/>
          <w:lang w:eastAsia="en-US"/>
        </w:rPr>
        <w:commentReference w:id="122"/>
      </w:r>
      <w:commentRangeEnd w:id="123"/>
      <w:r w:rsidR="002962CD">
        <w:rPr>
          <w:rStyle w:val="CommentReference"/>
          <w:rFonts w:ascii="Times New Roman" w:eastAsia="PMingLiU"/>
          <w:color w:val="auto"/>
          <w:lang w:eastAsia="en-US"/>
        </w:rPr>
        <w:commentReference w:id="123"/>
      </w:r>
      <w:r>
        <w:rPr>
          <w:rFonts w:ascii="Times New Roman"/>
          <w:bCs/>
        </w:rPr>
        <w:t xml:space="preserve"> </w:t>
      </w:r>
    </w:p>
    <w:p w14:paraId="5EDBB736" w14:textId="77777777" w:rsidR="00960D71" w:rsidRDefault="00960D71" w:rsidP="00960D71">
      <w:pPr>
        <w:pStyle w:val="a"/>
        <w:tabs>
          <w:tab w:val="clear" w:pos="800"/>
          <w:tab w:val="left" w:pos="180"/>
        </w:tabs>
        <w:wordWrap/>
        <w:spacing w:line="240" w:lineRule="auto"/>
        <w:contextualSpacing/>
        <w:outlineLvl w:val="0"/>
        <w:rPr>
          <w:rFonts w:ascii="Times New Roman"/>
          <w:bCs/>
        </w:rPr>
      </w:pPr>
    </w:p>
    <w:commentRangeStart w:id="124"/>
    <w:commentRangeStart w:id="125"/>
    <w:p w14:paraId="2E108E40" w14:textId="77777777" w:rsidR="00960D71" w:rsidRPr="00BA72CE" w:rsidRDefault="00256A5F"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124"/>
          <m:r>
            <m:rPr>
              <m:sty m:val="p"/>
            </m:rPr>
            <w:rPr>
              <w:rStyle w:val="CommentReference"/>
              <w:rFonts w:ascii="Times New Roman" w:eastAsia="PMingLiU"/>
              <w:color w:val="auto"/>
              <w:lang w:eastAsia="en-US"/>
            </w:rPr>
            <w:commentReference w:id="124"/>
          </m:r>
          <w:commentRangeEnd w:id="125"/>
          <m:r>
            <m:rPr>
              <m:sty m:val="p"/>
            </m:rPr>
            <w:rPr>
              <w:rStyle w:val="CommentReference"/>
              <w:rFonts w:ascii="Times New Roman" w:eastAsia="PMingLiU"/>
              <w:color w:val="auto"/>
              <w:lang w:eastAsia="en-US"/>
            </w:rPr>
            <w:commentReference w:id="125"/>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4FDB209C"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w:t>
      </w:r>
      <w:commentRangeStart w:id="126"/>
      <w:commentRangeStart w:id="127"/>
      <w:commentRangeStart w:id="128"/>
      <w:r>
        <w:rPr>
          <w:rFonts w:ascii="Times New Roman"/>
          <w:bCs/>
        </w:rPr>
        <w:t xml:space="preserve">shortest </w:t>
      </w:r>
      <w:commentRangeEnd w:id="126"/>
      <w:r w:rsidR="009B03F8">
        <w:rPr>
          <w:rStyle w:val="CommentReference"/>
          <w:rFonts w:ascii="Times New Roman" w:eastAsia="PMingLiU"/>
          <w:color w:val="auto"/>
          <w:lang w:eastAsia="en-US"/>
        </w:rPr>
        <w:commentReference w:id="126"/>
      </w:r>
      <w:commentRangeEnd w:id="127"/>
      <w:r w:rsidR="002962CD">
        <w:rPr>
          <w:rStyle w:val="CommentReference"/>
          <w:rFonts w:ascii="Times New Roman" w:eastAsia="PMingLiU"/>
          <w:color w:val="auto"/>
          <w:lang w:eastAsia="en-US"/>
        </w:rPr>
        <w:commentReference w:id="127"/>
      </w:r>
      <w:commentRangeEnd w:id="128"/>
      <w:r w:rsidR="00F80B2C">
        <w:rPr>
          <w:rStyle w:val="CommentReference"/>
          <w:rFonts w:ascii="Times New Roman" w:eastAsia="PMingLiU"/>
          <w:color w:val="auto"/>
          <w:lang w:eastAsia="en-US"/>
        </w:rPr>
        <w:commentReference w:id="128"/>
      </w:r>
      <w:r>
        <w:rPr>
          <w:rFonts w:ascii="Times New Roman"/>
          <w:bCs/>
        </w:rPr>
        <w:t xml:space="preserve">path in a </w:t>
      </w:r>
      <w:del w:id="129" w:author="Joshua Goh" w:date="2020-03-27T11:49:00Z">
        <w:r>
          <w:rPr>
            <w:rFonts w:ascii="Times New Roman"/>
            <w:bCs/>
          </w:rPr>
          <w:delText>determinist</w:delText>
        </w:r>
      </w:del>
      <w:ins w:id="130" w:author="Joshua Goh" w:date="2020-03-27T11:49:00Z">
        <w:r>
          <w:rPr>
            <w:rFonts w:ascii="Times New Roman"/>
            <w:bCs/>
          </w:rPr>
          <w:t>determinist</w:t>
        </w:r>
      </w:ins>
      <w:ins w:id="131" w:author="Edwinn Gamborino Castañeda" w:date="2020-03-26T12:06:00Z">
        <w:r w:rsidR="00F302E3">
          <w:rPr>
            <w:rFonts w:ascii="Times New Roman"/>
            <w:bCs/>
          </w:rPr>
          <w:t>ic</w:t>
        </w:r>
      </w:ins>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w:t>
      </w:r>
      <w:del w:id="132" w:author="Joshua Goh" w:date="2020-03-27T11:49:00Z">
        <w:r w:rsidRPr="007A1F48">
          <w:rPr>
            <w:rFonts w:ascii="Times New Roman"/>
            <w:bCs/>
          </w:rPr>
          <w:delText>2).</w:delText>
        </w:r>
      </w:del>
      <w:ins w:id="133" w:author="Joshua Goh" w:date="2020-03-27T11:49:00Z">
        <w:r w:rsidRPr="007A1F48">
          <w:rPr>
            <w:rFonts w:ascii="Times New Roman"/>
            <w:bCs/>
          </w:rPr>
          <w:t xml:space="preserve">2). </w:t>
        </w:r>
      </w:ins>
      <w:ins w:id="134" w:author="Joshua Goh" w:date="2020-03-27T11:11:00Z">
        <w:r w:rsidR="002962CD">
          <w:rPr>
            <w:rFonts w:ascii="Times New Roman"/>
            <w:bCs/>
          </w:rPr>
          <w:t>Note that</w:t>
        </w:r>
      </w:ins>
      <w:ins w:id="135" w:author="Joshua Goh" w:date="2020-03-27T11:12:00Z">
        <w:r w:rsidR="002962CD">
          <w:rPr>
            <w:rFonts w:ascii="Times New Roman"/>
            <w:bCs/>
          </w:rPr>
          <w:t xml:space="preserve"> in our present implementation</w:t>
        </w:r>
      </w:ins>
      <w:ins w:id="136" w:author="Joshua Goh" w:date="2020-03-27T11:11:00Z">
        <w:r w:rsidR="002962CD">
          <w:rPr>
            <w:rFonts w:ascii="Times New Roman"/>
            <w:bCs/>
          </w:rPr>
          <w:t xml:space="preserve"> the agent has full visibility of the grid </w:t>
        </w:r>
      </w:ins>
      <w:ins w:id="137" w:author="Joshua Goh" w:date="2020-03-27T11:12:00Z">
        <w:r w:rsidR="002962CD">
          <w:rPr>
            <w:rFonts w:ascii="Times New Roman"/>
            <w:bCs/>
          </w:rPr>
          <w:t xml:space="preserve">world. </w:t>
        </w:r>
      </w:ins>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w:t>
      </w:r>
      <w:commentRangeStart w:id="138"/>
      <w:r>
        <w:rPr>
          <w:rFonts w:ascii="Times New Roman"/>
          <w:bCs/>
        </w:rPr>
        <w:t xml:space="preserve">between 0 and 23 </w:t>
      </w:r>
      <w:commentRangeEnd w:id="138"/>
      <w:r w:rsidR="00AF5726">
        <w:rPr>
          <w:rStyle w:val="CommentReference"/>
          <w:rFonts w:ascii="Times New Roman" w:eastAsia="PMingLiU"/>
          <w:color w:val="auto"/>
          <w:lang w:eastAsia="en-US"/>
        </w:rPr>
        <w:commentReference w:id="138"/>
      </w:r>
      <w:r>
        <w:rPr>
          <w:rFonts w:ascii="Times New Roman"/>
          <w:bCs/>
        </w:rPr>
        <w:t xml:space="preserve">(capped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no</w:t>
      </w:r>
      <w:r w:rsidR="00EA7B58">
        <w:rPr>
          <w:rFonts w:ascii="Times New Roman"/>
          <w:bCs/>
          <w:iCs/>
        </w:rPr>
        <w:t>-</w:t>
      </w:r>
      <w:r w:rsidRPr="0013096B">
        <w:rPr>
          <w:rFonts w:ascii="Times New Roman"/>
          <w:bCs/>
          <w:iCs/>
        </w:rPr>
        <w:t xml:space="preserve">barrier </w:t>
      </w:r>
      <w:r>
        <w:rPr>
          <w:rFonts w:ascii="Times New Roman"/>
          <w:bCs/>
          <w:iCs/>
        </w:rPr>
        <w:t>grid world)</w:t>
      </w:r>
      <w:r>
        <w:rPr>
          <w:rFonts w:ascii="Times New Roman"/>
          <w:bCs/>
        </w:rPr>
        <w:t xml:space="preserve">. </w:t>
      </w:r>
      <w:r w:rsidR="00CC0E68">
        <w:rPr>
          <w:rFonts w:ascii="Times New Roman"/>
          <w:bCs/>
        </w:rPr>
        <w:t xml:space="preserve">This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sidR="00CC0E68">
        <w:rPr>
          <w:rFonts w:ascii="Times New Roman"/>
          <w:bCs/>
        </w:rPr>
        <w:t xml:space="preserve"> </w:t>
      </w:r>
      <w:commentRangeStart w:id="139"/>
      <w:r w:rsidR="00CC0E68">
        <w:rPr>
          <w:rFonts w:ascii="Times New Roman"/>
          <w:bCs/>
        </w:rPr>
        <w:t xml:space="preserve">[0,23] </w:t>
      </w:r>
      <w:commentRangeEnd w:id="139"/>
      <w:r w:rsidR="007E4E2B">
        <w:rPr>
          <w:rStyle w:val="CommentReference"/>
          <w:rFonts w:ascii="Times New Roman" w:eastAsia="PMingLiU"/>
          <w:color w:val="auto"/>
          <w:lang w:eastAsia="en-US"/>
        </w:rPr>
        <w:commentReference w:id="139"/>
      </w:r>
      <w:r w:rsidR="00CC0E68">
        <w:rPr>
          <w:rFonts w:ascii="Times New Roman"/>
          <w:bCs/>
        </w:rPr>
        <w:t xml:space="preserve">was chosen to match normalized responses in the social game for human participants (see below). </w:t>
      </w:r>
      <w:r>
        <w:rPr>
          <w:rFonts w:ascii="Times New Roman"/>
          <w:bCs/>
        </w:rPr>
        <w:t>We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proofErr w:type="gramStart"/>
      <w:r w:rsidR="00C858AE" w:rsidRPr="00C858AE">
        <w:rPr>
          <w:rFonts w:ascii="Times New Roman"/>
          <w:bCs/>
          <w:i/>
        </w:rPr>
        <w:t>u</w:t>
      </w:r>
      <w:r w:rsidR="00C858AE">
        <w:rPr>
          <w:rFonts w:ascii="Times New Roman"/>
          <w:bCs/>
          <w:i/>
        </w:rPr>
        <w:t>’</w:t>
      </w:r>
      <w:r w:rsidR="00C858AE" w:rsidRPr="00C858AE">
        <w:rPr>
          <w:rFonts w:ascii="Times New Roman"/>
          <w:bCs/>
        </w:rPr>
        <w:t>s</w:t>
      </w:r>
      <w:proofErr w:type="gramEnd"/>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w:t>
      </w:r>
      <w:r>
        <w:rPr>
          <w:noProof/>
          <w:lang w:eastAsia="zh-CN"/>
        </w:rPr>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256A5F" w:rsidRDefault="00256A5F"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256A5F" w:rsidRPr="00BA72CE" w:rsidRDefault="00256A5F"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30"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" stroked="f">
                <v:textbox inset="0,0,0,0">
                  <w:txbxContent>
                    <w:p w14:paraId="567259A7" w14:textId="77777777" w:rsidR="00256A5F" w:rsidRDefault="00256A5F"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256A5F" w:rsidRPr="00BA72CE" w:rsidRDefault="00256A5F"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0D774589" w:rsidR="00960D71" w:rsidRPr="00423581" w:rsidRDefault="00960D71" w:rsidP="00960D71">
      <w:pPr>
        <w:autoSpaceDE/>
        <w:autoSpaceDN/>
        <w:ind w:firstLine="202"/>
        <w:jc w:val="both"/>
      </w:pPr>
      <w:r>
        <w:rPr>
          <w:rStyle w:val="Emphasis"/>
          <w:i w:val="0"/>
        </w:rPr>
        <w:t>The social networks constructed in the above simulations and assessed in human participant data below were based on the SSQ [7]. The original SSQ is</w:t>
      </w:r>
      <w:ins w:id="140" w:author="Joshua Goh" w:date="2020-03-27T11:49:00Z">
        <w:r>
          <w:rPr>
            <w:rStyle w:val="Emphasis"/>
            <w:i w:val="0"/>
          </w:rPr>
          <w:t xml:space="preserve"> </w:t>
        </w:r>
      </w:ins>
      <w:ins w:id="141" w:author="Edwinn Gamborino Castañeda" w:date="2020-03-26T11:09:00Z">
        <w:r w:rsidR="00531075">
          <w:rPr>
            <w:rStyle w:val="Emphasis"/>
            <w:i w:val="0"/>
          </w:rPr>
          <w:t xml:space="preserve">written </w:t>
        </w:r>
      </w:ins>
      <w:r>
        <w:rPr>
          <w:rStyle w:val="Emphasis"/>
          <w:i w:val="0"/>
        </w:rPr>
        <w:t>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w:t>
      </w:r>
      <w:del w:id="142" w:author="Hsin-Yi Hung" w:date="2020-04-01T10:37:00Z">
        <w:r w:rsidDel="007E4E2B">
          <w:rPr>
            <w:rStyle w:val="Emphasis"/>
            <w:i w:val="0"/>
          </w:rPr>
          <w:delText xml:space="preserve">0 </w:delText>
        </w:r>
      </w:del>
      <w:ins w:id="143" w:author="Hsin-Yi Hung" w:date="2020-04-01T10:37:00Z">
        <w:r w:rsidR="007E4E2B">
          <w:rPr>
            <w:rStyle w:val="Emphasis"/>
            <w:i w:val="0"/>
          </w:rPr>
          <w:t xml:space="preserve">1 </w:t>
        </w:r>
      </w:ins>
      <w:r>
        <w:rPr>
          <w:rStyle w:val="Emphasis"/>
          <w:i w:val="0"/>
        </w:rPr>
        <w:t xml:space="preserve">to </w:t>
      </w:r>
      <w:del w:id="144" w:author="Hsin-Yi Hung" w:date="2020-04-01T10:37:00Z">
        <w:r w:rsidDel="007E4E2B">
          <w:rPr>
            <w:rStyle w:val="Emphasis"/>
            <w:i w:val="0"/>
          </w:rPr>
          <w:delText>9</w:delText>
        </w:r>
      </w:del>
      <w:ins w:id="145" w:author="Hsin-Yi Hung" w:date="2020-04-01T10:37:00Z">
        <w:r w:rsidR="007E4E2B">
          <w:rPr>
            <w:rStyle w:val="Emphasis"/>
            <w:i w:val="0"/>
          </w:rPr>
          <w:t>10</w:t>
        </w:r>
      </w:ins>
      <w:r>
        <w:rPr>
          <w:rStyle w:val="Emphasis"/>
          <w:i w:val="0"/>
        </w:rPr>
        <w:t xml:space="preserve">)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w:t>
      </w:r>
      <w:ins w:id="146" w:author="Edwinn Gamborino Castañeda" w:date="2020-03-26T11:10:00Z">
        <w:r w:rsidR="00531075">
          <w:rPr>
            <w:rStyle w:val="Emphasis"/>
            <w:i w:val="0"/>
          </w:rPr>
          <w:t xml:space="preserve"> </w:t>
        </w:r>
      </w:ins>
      <w:r>
        <w:rPr>
          <w:rStyle w:val="Emphasis"/>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t>
      </w:r>
      <w:commentRangeStart w:id="147"/>
      <w:commentRangeStart w:id="148"/>
      <w:r>
        <w:rPr>
          <w:rStyle w:val="Emphasis"/>
          <w:i w:val="0"/>
        </w:rPr>
        <w:t xml:space="preserve">where 23 is the maximal steps to take </w:t>
      </w:r>
      <w:ins w:id="149" w:author="Joshua Goh" w:date="2020-03-27T11:34:00Z">
        <w:r w:rsidR="005135FD">
          <w:rPr>
            <w:rStyle w:val="Emphasis"/>
            <w:i w:val="0"/>
          </w:rPr>
          <w:t>to span the diagonal of a</w:t>
        </w:r>
      </w:ins>
      <w:del w:id="150" w:author="Joshua Goh" w:date="2020-03-27T11:34:00Z">
        <w:r w:rsidDel="005135FD">
          <w:rPr>
            <w:rStyle w:val="Emphasis"/>
            <w:i w:val="0"/>
          </w:rPr>
          <w:delText>for</w:delText>
        </w:r>
      </w:del>
      <w:r>
        <w:rPr>
          <w:rStyle w:val="Emphasis"/>
          <w:i w:val="0"/>
        </w:rPr>
        <w:t xml:space="preserve"> no-barrier grid</w:t>
      </w:r>
      <w:commentRangeEnd w:id="147"/>
      <w:del w:id="151" w:author="Joshua Goh" w:date="2020-03-27T11:49:00Z">
        <w:r>
          <w:rPr>
            <w:rStyle w:val="Emphasis"/>
            <w:i w:val="0"/>
          </w:rPr>
          <w:delText xml:space="preserve"> worlds</w:delText>
        </w:r>
      </w:del>
      <w:ins w:id="152" w:author="Joshua Goh" w:date="2020-03-27T11:49:00Z">
        <w:r w:rsidR="00FB3BDD">
          <w:rPr>
            <w:rStyle w:val="CommentReference"/>
          </w:rPr>
          <w:commentReference w:id="147"/>
        </w:r>
        <w:commentRangeEnd w:id="148"/>
        <w:r w:rsidR="007F51D9">
          <w:rPr>
            <w:rStyle w:val="CommentReference"/>
          </w:rPr>
          <w:commentReference w:id="148"/>
        </w:r>
        <w:r>
          <w:rPr>
            <w:rStyle w:val="Emphasis"/>
            <w:i w:val="0"/>
          </w:rPr>
          <w:t xml:space="preserve"> world</w:t>
        </w:r>
      </w:ins>
      <w:ins w:id="153" w:author="Joshua Goh" w:date="2020-03-27T11:34:00Z">
        <w:r w:rsidR="005135FD">
          <w:rPr>
            <w:rStyle w:val="Emphasis"/>
            <w:i w:val="0"/>
          </w:rPr>
          <w:t xml:space="preserve"> (without retracing)</w:t>
        </w:r>
      </w:ins>
      <w:del w:id="154" w:author="Joshua Goh" w:date="2020-03-27T11:34:00Z">
        <w:r w:rsidDel="005135FD">
          <w:rPr>
            <w:rStyle w:val="Emphasis"/>
            <w:i w:val="0"/>
          </w:rPr>
          <w:delText>s</w:delText>
        </w:r>
      </w:del>
      <w:r>
        <w:rPr>
          <w:rStyle w:val="Emphasis"/>
          <w:i w:val="0"/>
        </w:rPr>
        <w:t xml:space="preserve"> and 9 is the range of the adapted SSQ score. This equated the social reward value and the physical distances in grid world. The scaled adapted SSQ values (</w:t>
      </w:r>
      <w:commentRangeStart w:id="155"/>
      <w:commentRangeStart w:id="156"/>
      <w:commentRangeStart w:id="157"/>
      <w:r>
        <w:rPr>
          <w:rStyle w:val="Emphasis"/>
          <w:i w:val="0"/>
        </w:rPr>
        <w:t>ranging from 0 to 2</w:t>
      </w:r>
      <w:del w:id="158" w:author="Hsin-Yi Hung" w:date="2020-03-27T13:21:00Z">
        <w:r w:rsidDel="003560D9">
          <w:rPr>
            <w:rStyle w:val="Emphasis"/>
            <w:i w:val="0"/>
          </w:rPr>
          <w:delText>3</w:delText>
        </w:r>
        <w:commentRangeEnd w:id="155"/>
        <w:r w:rsidR="00FB3BDD" w:rsidDel="003560D9">
          <w:rPr>
            <w:rStyle w:val="CommentReference"/>
          </w:rPr>
          <w:commentReference w:id="155"/>
        </w:r>
        <w:commentRangeEnd w:id="156"/>
        <w:r w:rsidR="005135FD" w:rsidDel="003560D9">
          <w:rPr>
            <w:rStyle w:val="CommentReference"/>
          </w:rPr>
          <w:commentReference w:id="156"/>
        </w:r>
        <w:commentRangeEnd w:id="157"/>
        <w:r w:rsidR="003560D9" w:rsidDel="003560D9">
          <w:rPr>
            <w:rStyle w:val="CommentReference"/>
          </w:rPr>
          <w:commentReference w:id="157"/>
        </w:r>
      </w:del>
      <w:ins w:id="159" w:author="Hsin-Yi Hung" w:date="2020-03-27T13:21:00Z">
        <w:r w:rsidR="003560D9">
          <w:rPr>
            <w:rStyle w:val="Emphasis"/>
            <w:i w:val="0"/>
          </w:rPr>
          <w:t>6</w:t>
        </w:r>
      </w:ins>
      <w:r>
        <w:rPr>
          <w:rStyle w:val="Emphasis"/>
          <w:i w:val="0"/>
        </w:rPr>
        <w:t>)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Emphasis"/>
          <w:bCs/>
          <w:i w:val="0"/>
          <w:iCs w:val="0"/>
        </w:rPr>
      </w:pPr>
      <w:r>
        <w:rPr>
          <w:bCs/>
        </w:rPr>
        <w:t xml:space="preserve">Twelve </w:t>
      </w:r>
      <w:r w:rsidR="00960D71">
        <w:rPr>
          <w:bCs/>
        </w:rPr>
        <w:t xml:space="preserve">human participants (mean age = 26.2 </w:t>
      </w:r>
      <w:proofErr w:type="spellStart"/>
      <w:r w:rsidR="00960D71">
        <w:rPr>
          <w:bCs/>
        </w:rPr>
        <w:t>yrs</w:t>
      </w:r>
      <w:proofErr w:type="spellEnd"/>
      <w:r w:rsidR="00960D71">
        <w:rPr>
          <w:bCs/>
        </w:rPr>
        <w:t xml:space="preserve">, age range 23 to 32 </w:t>
      </w:r>
      <w:proofErr w:type="spellStart"/>
      <w:r w:rsidR="00960D71">
        <w:rPr>
          <w:bCs/>
        </w:rPr>
        <w:t>yrs</w:t>
      </w:r>
      <w:proofErr w:type="spellEnd"/>
      <w:r w:rsidR="00960D71">
        <w:rPr>
          <w:bCs/>
        </w:rPr>
        <w:t xml:space="preserve">,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Emphasis"/>
          <w:i w:val="0"/>
        </w:rPr>
        <w:t xml:space="preserve"> </w:t>
      </w:r>
    </w:p>
    <w:p w14:paraId="66DED252" w14:textId="566055E4" w:rsidR="00960D71" w:rsidRDefault="00960D71" w:rsidP="00960D71">
      <w:pPr>
        <w:ind w:firstLine="202"/>
        <w:jc w:val="both"/>
        <w:rPr>
          <w:bCs/>
        </w:rPr>
      </w:pPr>
      <w:r>
        <w:rPr>
          <w:rStyle w:val="Emphasis"/>
          <w:i w:val="0"/>
        </w:rPr>
        <w:t xml:space="preserve">Before starting the social game, human participants were asked to list four target close friends/family members whom they felt provided them with the most social support. The participants then completed our adapted 7-item SSQ </w:t>
      </w:r>
      <w:del w:id="160" w:author="Edwinn Gamborino Castañeda" w:date="2020-03-26T11:12:00Z">
        <w:r w:rsidDel="00531075">
          <w:rPr>
            <w:rStyle w:val="Emphasis"/>
            <w:i w:val="0"/>
          </w:rPr>
          <w:delText xml:space="preserve">above regarding </w:delText>
        </w:r>
      </w:del>
      <w:ins w:id="161" w:author="Edwinn Gamborino Castañeda" w:date="2020-03-26T11:12:00Z">
        <w:r w:rsidR="00531075">
          <w:rPr>
            <w:rStyle w:val="Emphasis"/>
            <w:i w:val="0"/>
          </w:rPr>
          <w:t xml:space="preserve">for </w:t>
        </w:r>
      </w:ins>
      <w:r>
        <w:rPr>
          <w:rStyle w:val="Emphasis"/>
          <w:i w:val="0"/>
        </w:rPr>
        <w:t>each of the four target persons.</w:t>
      </w:r>
      <w:r w:rsidRPr="00232093">
        <w:rPr>
          <w:rStyle w:val="Emphasis"/>
          <w:i w:val="0"/>
        </w:rPr>
        <w:t xml:space="preserve"> </w:t>
      </w:r>
      <w:r>
        <w:rPr>
          <w:rStyle w:val="Emphasis"/>
          <w:i w:val="0"/>
        </w:rPr>
        <w:t>Participants were then presented with</w:t>
      </w:r>
      <w:r>
        <w:rPr>
          <w:bCs/>
        </w:rPr>
        <w:t xml:space="preserve"> a screen showing a grid world with 1-4 targets and barriers, the reward assigned to each target, along with an agent that the participant should </w:t>
      </w:r>
      <w:del w:id="162" w:author="Edwinn Gamborino Castañeda" w:date="2020-03-26T11:13:00Z">
        <w:r w:rsidDel="00FB3BDD">
          <w:rPr>
            <w:bCs/>
          </w:rPr>
          <w:delText xml:space="preserve">navigate </w:delText>
        </w:r>
      </w:del>
      <w:ins w:id="163" w:author="Edwinn Gamborino Castañeda" w:date="2020-03-26T11:13:00Z">
        <w:r w:rsidR="00FB3BDD">
          <w:rPr>
            <w:bCs/>
          </w:rPr>
          <w:t xml:space="preserve">control </w:t>
        </w:r>
      </w:ins>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Emphasis"/>
          <w:i w:val="0"/>
        </w:rPr>
        <w:t xml:space="preserve"> </w:t>
      </w:r>
      <w:r w:rsidR="00056F72">
        <w:rPr>
          <w:rStyle w:val="Emphasis"/>
          <w:i w:val="0"/>
        </w:rPr>
        <w:t>Note, two participants played the game twice entering distinct sets of targets</w:t>
      </w:r>
      <w:r w:rsidR="00A61EFA">
        <w:rPr>
          <w:rStyle w:val="Emphasis"/>
          <w:i w:val="0"/>
        </w:rPr>
        <w:t xml:space="preserve"> each time. Thus, we had</w:t>
      </w:r>
      <w:r w:rsidR="00056F72">
        <w:rPr>
          <w:rStyle w:val="Emphasis"/>
          <w:i w:val="0"/>
        </w:rPr>
        <w:t xml:space="preserve"> a total of 14 human data sets.</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7A868778" w:rsidR="00CE0D80" w:rsidRDefault="00960D71" w:rsidP="00960D71">
      <w:pPr>
        <w:ind w:firstLine="202"/>
        <w:jc w:val="both"/>
        <w:rPr>
          <w:bCs/>
        </w:rPr>
      </w:pPr>
      <w:del w:id="164" w:author="Joshua Goh" w:date="2020-03-27T11:49:00Z">
        <w:r>
          <w:delText>We</w:delText>
        </w:r>
      </w:del>
      <w:ins w:id="165" w:author="Edwinn Gamborino Castañeda" w:date="2020-03-26T11:44:00Z">
        <w:r w:rsidR="002748F1">
          <w:t>Given either the simulated or human data described above, i</w:t>
        </w:r>
      </w:ins>
      <w:ins w:id="166" w:author="Edwinn Gamborino Castañeda" w:date="2020-03-26T11:43:00Z">
        <w:r w:rsidR="002748F1">
          <w:t>n order to infer the agents’ preference</w:t>
        </w:r>
      </w:ins>
      <w:ins w:id="167" w:author="Edwinn Gamborino Castañeda" w:date="2020-03-26T11:44:00Z">
        <w:r w:rsidR="002748F1">
          <w:t xml:space="preserve">s </w:t>
        </w:r>
      </w:ins>
      <w:del w:id="168" w:author="Edwinn Gamborino Castañeda" w:date="2020-03-26T11:44:00Z">
        <w:r w:rsidDel="002748F1">
          <w:delText>W</w:delText>
        </w:r>
      </w:del>
      <w:ins w:id="169" w:author="Edwinn Gamborino Castañeda" w:date="2020-03-26T11:44:00Z">
        <w:r w:rsidR="002748F1">
          <w:t>w</w:t>
        </w:r>
      </w:ins>
      <w:ins w:id="170" w:author="Joshua Goh" w:date="2020-03-27T11:49:00Z">
        <w:r>
          <w:t>e</w:t>
        </w:r>
      </w:ins>
      <w:r>
        <w:t xml:space="preserve"> applied a </w:t>
      </w:r>
      <w:commentRangeStart w:id="171"/>
      <w:commentRangeStart w:id="172"/>
      <w:proofErr w:type="spellStart"/>
      <w:r>
        <w:t>ToMnet</w:t>
      </w:r>
      <w:proofErr w:type="spellEnd"/>
      <w:r>
        <w:t>+ model,</w:t>
      </w:r>
      <w:commentRangeEnd w:id="171"/>
      <w:r w:rsidR="009B03F8">
        <w:rPr>
          <w:rStyle w:val="CommentReference"/>
        </w:rPr>
        <w:commentReference w:id="171"/>
      </w:r>
      <w:commentRangeEnd w:id="172"/>
      <w:r w:rsidR="005135FD">
        <w:rPr>
          <w:rStyle w:val="CommentReference"/>
        </w:rPr>
        <w:commentReference w:id="172"/>
      </w:r>
      <w:r>
        <w:t xml:space="preserve"> extending from </w:t>
      </w: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ins w:id="173" w:author="Sean Yun-Shiuan Chuang" w:date="2020-04-01T12:09:00Z">
        <w:r w:rsidR="004807CC">
          <w:rPr>
            <w:rStyle w:val="Emphasis"/>
            <w:i w:val="0"/>
          </w:rPr>
          <w:t xml:space="preserve"> </w:t>
        </w:r>
      </w:ins>
      <w:moveToRangeStart w:id="174" w:author="Sean Yun-Shiuan Chuang" w:date="2020-04-01T12:09:00Z" w:name="move36635397"/>
      <w:moveTo w:id="175" w:author="Sean Yun-Shiuan Chuang" w:date="2020-04-01T12:09:00Z">
        <w:r w:rsidR="004807CC" w:rsidRPr="00BA72CE">
          <w:t>(Fig.</w:t>
        </w:r>
        <w:r w:rsidR="004807CC">
          <w:t xml:space="preserve"> </w:t>
        </w:r>
        <w:r w:rsidR="004807CC" w:rsidRPr="00BA72CE">
          <w:t>2)</w:t>
        </w:r>
        <w:del w:id="176" w:author="Sean Yun-Shiuan Chuang" w:date="2020-04-01T12:09:00Z">
          <w:r w:rsidR="004807CC" w:rsidRPr="00BA72CE" w:rsidDel="004807CC">
            <w:delText>.</w:delText>
          </w:r>
        </w:del>
      </w:moveTo>
      <w:moveToRangeEnd w:id="174"/>
      <w:ins w:id="177" w:author="Sean Yun-Shiuan Chuang" w:date="2020-04-01T12:09:00Z">
        <w:r w:rsidR="004807CC">
          <w:rPr>
            <w:rStyle w:val="Emphasis"/>
            <w:i w:val="0"/>
          </w:rPr>
          <w:t xml:space="preserve">. </w:t>
        </w:r>
        <w:commentRangeStart w:id="178"/>
        <w:r w:rsidR="004807CC">
          <w:rPr>
            <w:rStyle w:val="Emphasis"/>
            <w:i w:val="0"/>
          </w:rPr>
          <w:t xml:space="preserve">The major extension from the original </w:t>
        </w:r>
        <w:proofErr w:type="spellStart"/>
        <w:r w:rsidR="004807CC">
          <w:rPr>
            <w:rStyle w:val="Emphasis"/>
            <w:i w:val="0"/>
          </w:rPr>
          <w:t>ToMnet</w:t>
        </w:r>
        <w:proofErr w:type="spellEnd"/>
        <w:r w:rsidR="004807CC">
          <w:rPr>
            <w:rStyle w:val="Emphasis"/>
            <w:i w:val="0"/>
          </w:rPr>
          <w:t xml:space="preserve"> in [6] is that we included a “preference inference phase” to the architecture.</w:t>
        </w:r>
      </w:ins>
      <w:del w:id="179" w:author="Sean Yun-Shiuan Chuang" w:date="2020-04-01T12:09:00Z">
        <w:r w:rsidDel="004807CC">
          <w:rPr>
            <w:rStyle w:val="Emphasis"/>
            <w:i w:val="0"/>
          </w:rPr>
          <w:delText>,</w:delText>
        </w:r>
      </w:del>
      <w:r>
        <w:rPr>
          <w:rStyle w:val="Emphasis"/>
          <w:i w:val="0"/>
        </w:rPr>
        <w:t xml:space="preserve"> </w:t>
      </w:r>
      <w:ins w:id="180" w:author="Sean Yun-Shiuan Chuang" w:date="2020-04-01T12:10:00Z">
        <w:r w:rsidR="004807CC">
          <w:rPr>
            <w:rStyle w:val="Emphasis"/>
            <w:i w:val="0"/>
          </w:rPr>
          <w:t>The primary trainable parameters reside in the</w:t>
        </w:r>
      </w:ins>
      <w:del w:id="181" w:author="Sean Yun-Shiuan Chuang" w:date="2020-04-01T12:10:00Z">
        <w:r w:rsidDel="004807CC">
          <w:rPr>
            <w:rStyle w:val="Emphasis"/>
            <w:rFonts w:hint="eastAsia"/>
            <w:i w:val="0"/>
            <w:lang w:eastAsia="zh-TW"/>
          </w:rPr>
          <w:delText xml:space="preserve">that </w:delText>
        </w:r>
        <w:r w:rsidDel="004807CC">
          <w:rPr>
            <w:rFonts w:hint="eastAsia"/>
            <w:lang w:eastAsia="zh-TW"/>
          </w:rPr>
          <w:delText>consists of a</w:delText>
        </w:r>
      </w:del>
      <w:r>
        <w:t xml:space="preserve"> </w:t>
      </w:r>
      <w:ins w:id="182" w:author="Sean Yun-Shiuan Chuang" w:date="2020-04-01T12:10:00Z">
        <w:r w:rsidR="00674021">
          <w:t>following components</w:t>
        </w:r>
      </w:ins>
      <w:ins w:id="183" w:author="Sean Yun-Shiuan Chuang" w:date="2020-04-01T12:11:00Z">
        <w:r w:rsidR="00674021">
          <w:t xml:space="preserve"> – a </w:t>
        </w:r>
      </w:ins>
      <w:r>
        <w:t xml:space="preserve">character network and a prediction </w:t>
      </w:r>
      <w:r w:rsidRPr="00BA72CE">
        <w:t>network</w:t>
      </w:r>
      <w:ins w:id="184" w:author="Sean Yun-Shiuan Chuang" w:date="2020-04-01T12:10:00Z">
        <w:r w:rsidR="004807CC">
          <w:t>.</w:t>
        </w:r>
      </w:ins>
      <w:r w:rsidRPr="00BA72CE">
        <w:t xml:space="preserve"> </w:t>
      </w:r>
      <w:commentRangeEnd w:id="178"/>
      <w:r w:rsidR="00674021">
        <w:rPr>
          <w:rStyle w:val="CommentReference"/>
        </w:rPr>
        <w:commentReference w:id="178"/>
      </w:r>
      <w:moveFromRangeStart w:id="185" w:author="Sean Yun-Shiuan Chuang" w:date="2020-04-01T12:09:00Z" w:name="move36635397"/>
      <w:moveFrom w:id="186" w:author="Sean Yun-Shiuan Chuang" w:date="2020-04-01T12:09:00Z">
        <w:r w:rsidRPr="00BA72CE" w:rsidDel="004807CC">
          <w:t>(Fig.</w:t>
        </w:r>
        <w:r w:rsidDel="004807CC">
          <w:t xml:space="preserve"> </w:t>
        </w:r>
        <w:r w:rsidRPr="00BA72CE" w:rsidDel="004807CC">
          <w:t>2).</w:t>
        </w:r>
        <w:r w:rsidDel="004807CC">
          <w:t xml:space="preserve"> </w:t>
        </w:r>
      </w:moveFrom>
      <w:moveFromRangeEnd w:id="185"/>
      <w:r>
        <w:t xml:space="preserve">One </w:t>
      </w:r>
      <w:proofErr w:type="spellStart"/>
      <w:r>
        <w:t>ToMnet</w:t>
      </w:r>
      <w:proofErr w:type="spellEnd"/>
      <w:r>
        <w:t>+</w:t>
      </w:r>
      <w:ins w:id="187" w:author="Edwinn Gamborino Castañeda" w:date="2020-03-26T11:32:00Z">
        <w:r w:rsidR="009D2B9A">
          <w:t xml:space="preserve"> model</w:t>
        </w:r>
      </w:ins>
      <w:ins w:id="188" w:author="Joshua Goh" w:date="2020-03-27T11:49:00Z">
        <w:r>
          <w:t xml:space="preserve"> </w:t>
        </w:r>
      </w:ins>
      <w:r>
        <w:t xml:space="preserve">was trained for each virtual agent/human. For each agent, </w:t>
      </w:r>
      <w:proofErr w:type="spellStart"/>
      <w:r>
        <w:t>ToMnet</w:t>
      </w:r>
      <w:proofErr w:type="spellEnd"/>
      <w:r>
        <w:t xml:space="preserve">+ takes two </w:t>
      </w:r>
      <w:del w:id="189" w:author="Joshua Goh" w:date="2020-03-27T11:49:00Z">
        <w:r>
          <w:delText>input</w:delText>
        </w:r>
      </w:del>
      <w:ins w:id="190" w:author="Joshua Goh" w:date="2020-03-27T11:49:00Z">
        <w:r>
          <w:t>input</w:t>
        </w:r>
      </w:ins>
      <w:ins w:id="191" w:author="Edwinn Gamborino Castañeda" w:date="2020-03-26T11:32:00Z">
        <w:r w:rsidR="009D2B9A">
          <w:t>s</w:t>
        </w:r>
      </w:ins>
      <w:r>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w:t>
      </w:r>
      <w:ins w:id="192" w:author="Edwinn Gamborino Castañeda" w:date="2020-03-26T11:32:00Z">
        <w:r w:rsidR="009D2B9A">
          <w:t>The q</w:t>
        </w:r>
      </w:ins>
      <w:del w:id="193" w:author="Edwinn Gamborino Castañeda" w:date="2020-03-26T11:32:00Z">
        <w:r w:rsidDel="009D2B9A">
          <w:delText>Q</w:delText>
        </w:r>
      </w:del>
      <w:r>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(with</w:t>
      </w:r>
      <w:r w:rsidRPr="00BA72CE">
        <w:rPr>
          <w:i/>
          <w:iCs/>
        </w:rPr>
        <w:t xml:space="preserve"> </w:t>
      </w:r>
      <m:oMath>
        <m:r>
          <w:rPr>
            <w:rFonts w:ascii="Cambria Math" w:hAnsi="Cambria Math"/>
          </w:rPr>
          <m:t>j≠k</m:t>
        </m:r>
      </m:oMath>
      <w:r w:rsidRPr="00BA72CE">
        <w:t>)</w:t>
      </w:r>
      <w:r>
        <w:rPr>
          <w:i/>
          <w:iCs/>
        </w:rPr>
        <w:t>.</w:t>
      </w:r>
      <w:r>
        <w:t xml:space="preserve"> The rationale is that the character network should extract </w:t>
      </w:r>
      <w:del w:id="194" w:author="Edwinn Gamborino Castañeda" w:date="2020-03-26T11:33:00Z">
        <w:r w:rsidDel="009B03F8">
          <w:delText xml:space="preserve">the </w:delText>
        </w:r>
      </w:del>
      <w:ins w:id="195" w:author="Edwinn Gamborino Castañeda" w:date="2020-03-26T11:33:00Z">
        <w:r w:rsidR="009B03F8">
          <w:t xml:space="preserve">an </w:t>
        </w:r>
      </w:ins>
      <w:r>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t xml:space="preserve">) the agent will approach in </w:t>
      </w:r>
      <w:r w:rsidRPr="00BA72CE">
        <w:rPr>
          <w:i/>
          <w:iCs/>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The model is trained end-to-end with </w:t>
      </w:r>
      <w:r w:rsidR="00D81178">
        <w:t xml:space="preserve">tuples </w:t>
      </w:r>
      <w:r>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r w:rsidR="00CE0D80" w:rsidRPr="00CE0D80">
        <w:rPr>
          <w:bCs/>
        </w:rPr>
        <w:t xml:space="preserve"> </w:t>
      </w:r>
    </w:p>
    <w:p w14:paraId="5E870D7C" w14:textId="28F857C3"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commentRangeStart w:id="196"/>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commentRangeEnd w:id="196"/>
      <w:ins w:id="197" w:author="Joshua Goh" w:date="2020-03-27T11:49:00Z">
        <w:r>
          <w:rPr>
            <w:bCs/>
          </w:rPr>
          <w:t>,</w:t>
        </w:r>
      </w:ins>
      <m:oMath>
        <m:r>
          <w:del w:id="198" w:author="Joshua Goh" w:date="2020-03-27T11:49:00Z">
            <m:rPr>
              <m:sty m:val="p"/>
            </m:rPr>
            <w:rPr>
              <w:rStyle w:val="CommentReference"/>
            </w:rPr>
            <w:commentReference w:id="196"/>
          </w:del>
        </m:r>
      </m:oMath>
      <w:del w:id="199" w:author="Joshua Goh" w:date="2020-03-27T11:49:00Z">
        <w:r>
          <w:rPr>
            <w:bCs/>
          </w:rPr>
          <w:delText>,</w:delText>
        </w:r>
      </w:del>
      <w:r>
        <w:rPr>
          <w:bCs/>
        </w:rPr>
        <w:t xml:space="preserve">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w:t>
      </w:r>
      <w:ins w:id="200" w:author="Edwinn Gamborino Castañeda" w:date="2020-03-26T11:50:00Z">
        <w:r w:rsidR="002748F1">
          <w:rPr>
            <w:bCs/>
          </w:rPr>
          <w:t xml:space="preserve"> both</w:t>
        </w:r>
      </w:ins>
      <w:ins w:id="201" w:author="Joshua Goh" w:date="2020-03-27T11:49:00Z">
        <w:r>
          <w:rPr>
            <w:bCs/>
          </w:rPr>
          <w:t xml:space="preserve"> </w:t>
        </w:r>
      </w:ins>
      <w:r>
        <w:rPr>
          <w:bCs/>
        </w:rPr>
        <w:t xml:space="preserve">the width and height of the grid world, and 11 is the number of feature channels. </w:t>
      </w:r>
      <w:commentRangeStart w:id="202"/>
      <w:commentRangeStart w:id="203"/>
      <w:r>
        <w:rPr>
          <w:bCs/>
        </w:rPr>
        <w:t>Trajectories with more than 10 steps are truncated such that the last 10 steps are preserved,</w:t>
      </w:r>
      <w:commentRangeEnd w:id="202"/>
      <w:r w:rsidR="009B03F8">
        <w:rPr>
          <w:rStyle w:val="CommentReference"/>
        </w:rPr>
        <w:commentReference w:id="202"/>
      </w:r>
      <w:commentRangeEnd w:id="203"/>
      <w:r w:rsidR="005E1B8F">
        <w:rPr>
          <w:rStyle w:val="CommentReference"/>
        </w:rPr>
        <w:commentReference w:id="203"/>
      </w:r>
      <w:r>
        <w:rPr>
          <w:bCs/>
        </w:rPr>
        <w:t xml:space="preserve"> whereas the ones with less than 10 steps are</w:t>
      </w:r>
      <w:ins w:id="204" w:author="Edwinn Gamborino Castañeda" w:date="2020-03-26T11:36:00Z">
        <w:r w:rsidR="009B03F8">
          <w:rPr>
            <w:bCs/>
          </w:rPr>
          <w:t xml:space="preserve"> zero</w:t>
        </w:r>
      </w:ins>
      <w:del w:id="205" w:author="Edwinn Gamborino Castañeda" w:date="2020-03-26T11:36:00Z">
        <w:r w:rsidDel="009B03F8">
          <w:rPr>
            <w:bCs/>
          </w:rPr>
          <w:delText xml:space="preserve"> </w:delText>
        </w:r>
      </w:del>
      <w:ins w:id="206" w:author="Edwinn Gamborino Castañeda" w:date="2020-03-26T11:36:00Z">
        <w:r w:rsidR="009B03F8">
          <w:rPr>
            <w:bCs/>
          </w:rPr>
          <w:t>-</w:t>
        </w:r>
      </w:ins>
      <w:r>
        <w:rPr>
          <w:bCs/>
        </w:rPr>
        <w:t>padded before the first step</w:t>
      </w:r>
      <w:del w:id="207" w:author="Edwinn Gamborino Castañeda" w:date="2020-03-26T11:36:00Z">
        <w:r w:rsidDel="009B03F8">
          <w:rPr>
            <w:bCs/>
          </w:rPr>
          <w:delText xml:space="preserve"> with zeros</w:delText>
        </w:r>
      </w:del>
      <w:r>
        <w:rPr>
          <w:bCs/>
        </w:rPr>
        <w:t xml:space="preserve">.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ins w:id="208" w:author="Edwinn Gamborino Castañeda" w:date="2020-03-26T11:50:00Z">
        <w:r w:rsidR="002748F1">
          <w:rPr>
            <w:bCs/>
          </w:rPr>
          <w:t xml:space="preserve">the </w:t>
        </w:r>
      </w:ins>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del w:id="209" w:author="Edwinn Gamborino Castañeda" w:date="2020-03-26T11:51:00Z">
        <w:r w:rsidR="006A287F" w:rsidRPr="006A287F" w:rsidDel="002748F1">
          <w:rPr>
            <w:bCs/>
          </w:rPr>
          <w:delText xml:space="preserve">plain </w:delText>
        </w:r>
      </w:del>
      <w:ins w:id="210" w:author="Edwinn Gamborino Castañeda" w:date="2020-03-26T11:51:00Z">
        <w:r w:rsidR="002748F1">
          <w:rPr>
            <w:bCs/>
          </w:rPr>
          <w:t>plane</w:t>
        </w:r>
        <w:r w:rsidR="002748F1" w:rsidRPr="006A287F">
          <w:rPr>
            <w:bCs/>
          </w:rPr>
          <w:t xml:space="preserve"> </w:t>
        </w:r>
      </w:ins>
      <w:r w:rsidR="006A287F" w:rsidRPr="006A287F">
        <w:rPr>
          <w:bCs/>
        </w:rPr>
        <w:t xml:space="preserve">is zero-padded. </w:t>
      </w:r>
      <w:del w:id="211" w:author="Joshua Goh" w:date="2020-03-27T11:49:00Z">
        <w:r>
          <w:rPr>
            <w:bCs/>
          </w:rPr>
          <w:delText>Thirty</w:delText>
        </w:r>
      </w:del>
      <w:ins w:id="212" w:author="Edwinn Gamborino Castañeda" w:date="2020-03-26T11:51:00Z">
        <w:r w:rsidR="002748F1">
          <w:rPr>
            <w:bCs/>
          </w:rPr>
          <w:t>Following the design of [6],</w:t>
        </w:r>
      </w:ins>
      <w:commentRangeStart w:id="213"/>
      <w:commentRangeStart w:id="214"/>
      <w:commentRangeStart w:id="215"/>
      <w:del w:id="216" w:author="Edwinn Gamborino Castañeda" w:date="2020-03-26T11:51:00Z">
        <w:r w:rsidDel="002748F1">
          <w:rPr>
            <w:bCs/>
          </w:rPr>
          <w:delText>T</w:delText>
        </w:r>
      </w:del>
      <w:ins w:id="217" w:author="Edwinn Gamborino Castañeda" w:date="2020-03-26T11:51:00Z">
        <w:r w:rsidR="002748F1">
          <w:rPr>
            <w:bCs/>
          </w:rPr>
          <w:t>t</w:t>
        </w:r>
      </w:ins>
      <w:ins w:id="218" w:author="Joshua Goh" w:date="2020-03-27T11:49:00Z">
        <w:r>
          <w:rPr>
            <w:bCs/>
          </w:rPr>
          <w:t>hirty</w:t>
        </w:r>
      </w:ins>
      <w:r>
        <w:rPr>
          <w:bCs/>
        </w:rPr>
        <w:t>-two 3×3 convolutional kernels</w:t>
      </w:r>
      <w:commentRangeEnd w:id="213"/>
      <w:r w:rsidR="003E73DB">
        <w:rPr>
          <w:rStyle w:val="CommentReference"/>
        </w:rPr>
        <w:commentReference w:id="213"/>
      </w:r>
      <w:commentRangeEnd w:id="214"/>
      <w:r w:rsidR="005E1B8F">
        <w:rPr>
          <w:rStyle w:val="CommentReference"/>
        </w:rPr>
        <w:commentReference w:id="214"/>
      </w:r>
      <w:commentRangeEnd w:id="215"/>
      <w:r w:rsidR="00F26BB5">
        <w:rPr>
          <w:rStyle w:val="CommentReference"/>
        </w:rPr>
        <w:commentReference w:id="215"/>
      </w:r>
      <w:r>
        <w:rPr>
          <w:bCs/>
        </w:rPr>
        <w:t xml:space="preserve">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resnet</w:t>
      </w:r>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with 32 channels, batch-normalization, and ReLU nonlinearity. The output from</w:t>
      </w:r>
      <w:ins w:id="219" w:author="Joshua Goh" w:date="2020-03-27T11:49:00Z">
        <w:r>
          <w:rPr>
            <w:bCs/>
          </w:rPr>
          <w:t xml:space="preserve"> </w:t>
        </w:r>
      </w:ins>
      <w:ins w:id="220" w:author="Edwinn Gamborino Castañeda" w:date="2020-03-26T11:52:00Z">
        <w:r w:rsidR="002748F1">
          <w:rPr>
            <w:bCs/>
          </w:rPr>
          <w:t xml:space="preserve">the </w:t>
        </w:r>
      </w:ins>
      <w:r>
        <w:rPr>
          <w:bCs/>
        </w:rPr>
        <w:t>resnet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bookmarkStart w:id="221" w:name="_GoBack"/>
      <w:bookmarkEnd w:id="221"/>
    </w:p>
    <w:p w14:paraId="7E1D318C" w14:textId="6CB1613F" w:rsidR="00960D71" w:rsidRDefault="00960D71" w:rsidP="00370B26">
      <w:pPr>
        <w:pStyle w:val="a"/>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w:t>
      </w:r>
      <w:r w:rsidR="00D81178">
        <w:rPr>
          <w:rFonts w:ascii="Times New Roman"/>
          <w:bCs/>
        </w:rPr>
        <w:t>3</w:t>
      </w:r>
      <w:r>
        <w:rPr>
          <w:rFonts w:ascii="Times New Roman"/>
          <w:bCs/>
        </w:rPr>
        <w:t>d tensor of size 12×12</w:t>
      </w:r>
      <w:proofErr w:type="gramStart"/>
      <w:r>
        <w:rPr>
          <w:rFonts w:ascii="Times New Roman"/>
          <w:bCs/>
        </w:rPr>
        <w:t>×(</w:t>
      </w:r>
      <w:proofErr w:type="gramEnd"/>
      <w:r>
        <w:rPr>
          <w:rFonts w:ascii="Times New Roman"/>
          <w:bCs/>
        </w:rPr>
        <w:t xml:space="preserve">11+8). This tensor then passes through 32 3×3 convolutional kernels which scales the number of channels from 19 to 32. The results are fed into a 5-layer resnet, with 32 channels, batch-normalization, and ReLU nonlinearity, followed by a global average pooling layer, and a dense layer to yield 4-dim logits, followed by the output softmax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cross-entropy loss.</w:t>
      </w:r>
      <w:r>
        <w:rPr>
          <w:rFonts w:ascii="Times New Roman"/>
          <w:bCs/>
        </w:rPr>
        <w:t xml:space="preserve"> </w:t>
      </w:r>
      <w:del w:id="222" w:author="Edwinn Gamborino Castañeda" w:date="2020-03-26T12:00:00Z">
        <w:r w:rsidDel="003E73DB">
          <w:rPr>
            <w:rFonts w:ascii="Times New Roman"/>
            <w:bCs/>
            <w:iCs/>
          </w:rPr>
          <w:delText xml:space="preserve">Each </w:delText>
        </w:r>
      </w:del>
      <w:ins w:id="223" w:author="Edwinn Gamborino Castañeda" w:date="2020-03-26T12:00:00Z">
        <w:r w:rsidR="003E73DB">
          <w:rPr>
            <w:rFonts w:ascii="Times New Roman"/>
            <w:bCs/>
            <w:iCs/>
          </w:rPr>
          <w:t xml:space="preserve">The </w:t>
        </w:r>
        <w:proofErr w:type="spellStart"/>
        <w:r w:rsidR="003E73DB">
          <w:rPr>
            <w:rFonts w:ascii="Times New Roman"/>
            <w:bCs/>
            <w:iCs/>
          </w:rPr>
          <w:t>ToMnet</w:t>
        </w:r>
        <w:proofErr w:type="spellEnd"/>
        <w:r w:rsidR="003E73DB">
          <w:rPr>
            <w:rFonts w:ascii="Times New Roman"/>
            <w:bCs/>
            <w:iCs/>
          </w:rPr>
          <w:t xml:space="preserve">+ model for each </w:t>
        </w:r>
      </w:ins>
      <w:r>
        <w:rPr>
          <w:rFonts w:ascii="Times New Roman"/>
          <w:bCs/>
          <w:iCs/>
        </w:rPr>
        <w:t>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w:t>
      </w:r>
      <w:del w:id="224" w:author="Edwinn Gamborino Castañeda" w:date="2020-03-26T12:00:00Z">
        <w:r w:rsidDel="003E73DB">
          <w:rPr>
            <w:rFonts w:ascii="Times New Roman"/>
            <w:bCs/>
            <w:iCs/>
          </w:rPr>
          <w:delText xml:space="preserve">the </w:delText>
        </w:r>
      </w:del>
      <w:ins w:id="225" w:author="Edwinn Gamborino Castañeda" w:date="2020-03-26T12:00:00Z">
        <w:r w:rsidR="003E73DB">
          <w:rPr>
            <w:rFonts w:ascii="Times New Roman"/>
            <w:bCs/>
            <w:iCs/>
          </w:rPr>
          <w:t xml:space="preserve">each </w:t>
        </w:r>
      </w:ins>
      <w:r>
        <w:rPr>
          <w:rFonts w:ascii="Times New Roman"/>
          <w:bCs/>
          <w:iCs/>
        </w:rPr>
        <w:t>model with</w:t>
      </w:r>
      <w:ins w:id="226" w:author="Edwinn Gamborino Castañeda" w:date="2020-03-26T12:00:00Z">
        <w:r w:rsidR="003E73DB">
          <w:rPr>
            <w:rFonts w:ascii="Times New Roman"/>
            <w:bCs/>
            <w:iCs/>
          </w:rPr>
          <w:t xml:space="preserve"> the</w:t>
        </w:r>
      </w:ins>
      <w:r>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batch size = 16,</w:t>
      </w:r>
      <w:ins w:id="227" w:author="Edwinn Gamborino Castañeda" w:date="2020-03-26T12:00:00Z">
        <w:r w:rsidR="003E73DB">
          <w:rPr>
            <w:rFonts w:ascii="Times New Roman"/>
            <w:bCs/>
            <w:iCs/>
          </w:rPr>
          <w:t xml:space="preserve"> and</w:t>
        </w:r>
      </w:ins>
      <w:ins w:id="228" w:author="Joshua Goh" w:date="2020-03-27T11:49:00Z">
        <w:r>
          <w:rPr>
            <w:rFonts w:ascii="Times New Roman"/>
            <w:bCs/>
            <w:iCs/>
          </w:rPr>
          <w:t xml:space="preserve"> </w:t>
        </w:r>
      </w:ins>
      <w:r>
        <w:rPr>
          <w:rFonts w:ascii="Times New Roman"/>
          <w:bCs/>
          <w:iCs/>
        </w:rPr>
        <w:t xml:space="preserve">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6321D75F" w:rsidR="00960D71" w:rsidRDefault="00960D71" w:rsidP="00370B26">
      <w:pPr>
        <w:pStyle w:val="a"/>
        <w:tabs>
          <w:tab w:val="clear" w:pos="800"/>
          <w:tab w:val="left" w:pos="180"/>
        </w:tabs>
        <w:wordWrap/>
        <w:spacing w:line="240" w:lineRule="auto"/>
        <w:contextualSpacing/>
        <w:outlineLvl w:val="0"/>
        <w:rPr>
          <w:rFonts w:ascii="Times New Roman"/>
          <w:bCs/>
          <w:iCs/>
        </w:rPr>
      </w:pPr>
      <w:r>
        <w:rPr>
          <w:rFonts w:ascii="Times New Roman"/>
          <w:bCs/>
        </w:rPr>
        <w:t xml:space="preserve">After the model </w:t>
      </w:r>
      <w:ins w:id="229" w:author="Edwinn Gamborino Castañeda" w:date="2020-03-26T12:00:00Z">
        <w:r w:rsidR="003E73DB">
          <w:rPr>
            <w:rFonts w:ascii="Times New Roman"/>
            <w:bCs/>
          </w:rPr>
          <w:t>was</w:t>
        </w:r>
      </w:ins>
      <w:del w:id="230" w:author="Edwinn Gamborino Castañeda" w:date="2020-03-26T12:00:00Z">
        <w:r w:rsidDel="003E73DB">
          <w:rPr>
            <w:rFonts w:ascii="Times New Roman"/>
            <w:bCs/>
          </w:rPr>
          <w:delText>is</w:delText>
        </w:r>
      </w:del>
      <w:r>
        <w:rPr>
          <w:rFonts w:ascii="Times New Roman"/>
          <w:bCs/>
        </w:rPr>
        <w:t xml:space="preserve"> trained, it</w:t>
      </w:r>
      <w:r w:rsidRPr="007A1F48">
        <w:rPr>
          <w:rFonts w:ascii="Times New Roman"/>
          <w:bCs/>
        </w:rPr>
        <w:t xml:space="preserve"> was </w:t>
      </w:r>
      <w:r w:rsidR="003B200C">
        <w:rPr>
          <w:rFonts w:ascii="Times New Roman"/>
          <w:bCs/>
        </w:rPr>
        <w:t>then used to infer</w:t>
      </w:r>
      <w:r w:rsidRPr="007A1F48">
        <w:rPr>
          <w:rFonts w:ascii="Times New Roman"/>
          <w:bCs/>
        </w:rPr>
        <w:t xml:space="preserve"> </w:t>
      </w:r>
      <w:r>
        <w:rPr>
          <w:rFonts w:ascii="Times New Roman"/>
          <w:bCs/>
        </w:rPr>
        <w:t xml:space="preserve">virtual agent/human’s </w:t>
      </w:r>
      <w:r w:rsidRPr="007A1F48">
        <w:rPr>
          <w:rFonts w:ascii="Times New Roman"/>
          <w:bCs/>
        </w:rPr>
        <w:t xml:space="preserve">preference </w:t>
      </w:r>
      <w:r>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r>
              <w:ins w:id="231" w:author="Sean Yun-Shiuan Chuang" w:date="2020-04-01T12:29:00Z">
                <w:rPr>
                  <w:rFonts w:ascii="Cambria Math" w:hAnsi="Cambria Math"/>
                </w:rPr>
                <m:t>+</m:t>
              </w:ins>
            </m:r>
            <m:r>
              <w:del w:id="232" w:author="Sean Yun-Shiuan Chuang" w:date="2020-04-01T12:29:00Z">
                <w:rPr>
                  <w:rFonts w:ascii="Cambria Math" w:hAnsi="Cambria Math"/>
                </w:rPr>
                <m:t>'</m:t>
              </w:del>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to the trained model.</w:t>
      </w:r>
      <w:r w:rsidRPr="007A1F48">
        <w:rPr>
          <w:rFonts w:ascii="Times New Roman"/>
          <w:bCs/>
        </w:rPr>
        <w:t xml:space="preserve"> </w:t>
      </w:r>
      <w:commentRangeStart w:id="233"/>
      <w:commentRangeStart w:id="234"/>
      <w:commentRangeStart w:id="235"/>
      <m:oMath>
        <m:sSub>
          <m:sSubPr>
            <m:ctrlPr>
              <w:rPr>
                <w:rFonts w:ascii="Cambria Math" w:hAnsi="Cambria Math"/>
                <w:i/>
              </w:rPr>
            </m:ctrlPr>
          </m:sSubPr>
          <m:e>
            <m:r>
              <w:rPr>
                <w:rFonts w:ascii="Cambria Math" w:hAnsi="Cambria Math"/>
              </w:rPr>
              <m:t>τ</m:t>
            </m:r>
          </m:e>
          <m:sub>
            <m:r>
              <w:rPr>
                <w:rFonts w:ascii="Cambria Math" w:hAnsi="Cambria Math"/>
              </w:rPr>
              <m:t>j</m:t>
            </m:r>
            <m:r>
              <w:ins w:id="236" w:author="Sean Yun-Shiuan Chuang" w:date="2020-04-01T12:26:00Z">
                <w:rPr>
                  <w:rFonts w:ascii="Cambria Math" w:hAnsi="Cambria Math"/>
                </w:rPr>
                <m:t>+</m:t>
              </w:ins>
            </m:r>
            <m:r>
              <w:del w:id="237" w:author="Sean Yun-Shiuan Chuang" w:date="2020-04-01T12:26:00Z">
                <w:rPr>
                  <w:rFonts w:ascii="Cambria Math" w:hAnsi="Cambria Math"/>
                </w:rPr>
                <m:t>'</m:t>
              </w:del>
            </m:r>
          </m:sub>
        </m:sSub>
        <w:commentRangeEnd w:id="233"/>
        <m:r>
          <m:rPr>
            <m:sty m:val="p"/>
          </m:rPr>
          <w:rPr>
            <w:rStyle w:val="CommentReference"/>
            <w:rFonts w:ascii="Times New Roman" w:eastAsia="PMingLiU"/>
            <w:color w:val="auto"/>
            <w:lang w:eastAsia="en-US"/>
          </w:rPr>
          <w:commentReference w:id="233"/>
        </m:r>
        <w:commentRangeEnd w:id="234"/>
        <m:r>
          <m:rPr>
            <m:sty m:val="p"/>
          </m:rPr>
          <w:rPr>
            <w:rStyle w:val="CommentReference"/>
            <w:rFonts w:ascii="Times New Roman" w:eastAsia="PMingLiU"/>
            <w:color w:val="auto"/>
            <w:lang w:eastAsia="en-US"/>
          </w:rPr>
          <w:commentReference w:id="234"/>
        </m:r>
        <w:commentRangeEnd w:id="235"/>
        <m:r>
          <m:rPr>
            <m:sty m:val="p"/>
          </m:rPr>
          <w:rPr>
            <w:rStyle w:val="CommentReference"/>
            <w:rFonts w:ascii="Times New Roman" w:eastAsia="PMingLiU"/>
            <w:color w:val="auto"/>
            <w:lang w:eastAsia="en-US"/>
          </w:rPr>
          <w:commentReference w:id="235"/>
        </m:r>
      </m:oMath>
      <w:r>
        <w:rPr>
          <w:rFonts w:ascii="Times New Roman"/>
        </w:rPr>
        <w:t xml:space="preserve"> </w:t>
      </w:r>
      <w:del w:id="238" w:author="Edwinn Gamborino Castañeda" w:date="2020-03-26T12:03:00Z">
        <w:r w:rsidDel="003E73DB">
          <w:rPr>
            <w:rFonts w:ascii="Times New Roman"/>
          </w:rPr>
          <w:delText xml:space="preserve">were </w:delText>
        </w:r>
      </w:del>
      <w:ins w:id="239" w:author="Edwinn Gamborino Castañeda" w:date="2020-03-26T12:03:00Z">
        <w:r w:rsidR="003E73DB">
          <w:rPr>
            <w:rFonts w:ascii="Times New Roman"/>
          </w:rPr>
          <w:t xml:space="preserve">is </w:t>
        </w:r>
      </w:ins>
      <w:r>
        <w:rPr>
          <w:rFonts w:ascii="Times New Roman"/>
        </w:rPr>
        <w:t xml:space="preserve">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w:t>
      </w:r>
      <w:r>
        <w:rPr>
          <w:rFonts w:ascii="Times New Roman"/>
        </w:rPr>
        <w:t>that had exactly 4 targets to ensure</w:t>
      </w:r>
      <w:ins w:id="240" w:author="Edwinn Gamborino Castañeda" w:date="2020-03-26T12:03:00Z">
        <w:r w:rsidR="003E73DB">
          <w:rPr>
            <w:rFonts w:ascii="Times New Roman"/>
          </w:rPr>
          <w:t xml:space="preserve"> that</w:t>
        </w:r>
      </w:ins>
      <w:ins w:id="241" w:author="Joshua Goh" w:date="2020-03-27T11:49:00Z">
        <w:r>
          <w:rPr>
            <w:rFonts w:ascii="Times New Roman"/>
          </w:rPr>
          <w:t xml:space="preserve"> </w:t>
        </w:r>
      </w:ins>
      <w:r>
        <w:rPr>
          <w:rFonts w:ascii="Times New Roman"/>
        </w:rPr>
        <w:t xml:space="preserve">the generated test character embedding contains information about 4 </w:t>
      </w:r>
      <w:proofErr w:type="gramStart"/>
      <w:r>
        <w:rPr>
          <w:rFonts w:ascii="Times New Roman"/>
        </w:rPr>
        <w:t>targets.</w:t>
      </w:r>
      <w:commentRangeStart w:id="242"/>
      <w:commentRangeStart w:id="243"/>
      <w:proofErr w:type="gramEnd"/>
      <w:r>
        <w:rPr>
          <w:rFonts w:ascii="Times New Roman"/>
        </w:rPr>
        <w:t xml:space="preserv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Pr>
          <w:rFonts w:ascii="Times New Roman"/>
        </w:rPr>
        <w:t xml:space="preserve"> is a special query state</w:t>
      </w:r>
      <w:commentRangeEnd w:id="242"/>
      <w:r w:rsidR="00F302E3">
        <w:rPr>
          <w:rStyle w:val="CommentReference"/>
          <w:rFonts w:ascii="Times New Roman" w:eastAsia="PMingLiU"/>
          <w:color w:val="auto"/>
          <w:lang w:eastAsia="en-US"/>
        </w:rPr>
        <w:commentReference w:id="242"/>
      </w:r>
      <w:commentRangeEnd w:id="243"/>
      <w:r w:rsidR="005E1B8F">
        <w:rPr>
          <w:rStyle w:val="CommentReference"/>
          <w:rFonts w:ascii="Times New Roman" w:eastAsia="PMingLiU"/>
          <w:color w:val="auto"/>
          <w:lang w:eastAsia="en-US"/>
        </w:rPr>
        <w:commentReference w:id="243"/>
      </w:r>
      <w:r>
        <w:rPr>
          <w:rFonts w:ascii="Times New Roman"/>
        </w:rPr>
        <w:t xml:space="preserve"> that exists only for preference inference (we called it “inference query state”), where there are no barriers and </w:t>
      </w:r>
      <w:r>
        <w:rPr>
          <w:rFonts w:ascii="Times New Roman"/>
          <w:bCs/>
        </w:rPr>
        <w:t xml:space="preserve">the agent is placed </w:t>
      </w:r>
      <w:r w:rsidRPr="007A1F48">
        <w:rPr>
          <w:rFonts w:ascii="Times New Roman"/>
          <w:bCs/>
        </w:rPr>
        <w:t>equidistant from</w:t>
      </w:r>
      <w:ins w:id="244" w:author="Edwinn Gamborino Castañeda" w:date="2020-03-26T12:04:00Z">
        <w:r w:rsidR="00F302E3">
          <w:rPr>
            <w:rFonts w:ascii="Times New Roman"/>
            <w:bCs/>
          </w:rPr>
          <w:t xml:space="preserve"> all</w:t>
        </w:r>
      </w:ins>
      <w:del w:id="245" w:author="Edwinn Gamborino Castañeda" w:date="2020-03-26T12:04:00Z">
        <w:r w:rsidRPr="007A1F48" w:rsidDel="00F302E3">
          <w:rPr>
            <w:rFonts w:ascii="Times New Roman"/>
            <w:bCs/>
          </w:rPr>
          <w:delText xml:space="preserve"> </w:delText>
        </w:r>
        <w:r w:rsidDel="00F302E3">
          <w:rPr>
            <w:rFonts w:ascii="Times New Roman"/>
            <w:bCs/>
          </w:rPr>
          <w:delText>4</w:delText>
        </w:r>
      </w:del>
      <w:r>
        <w:rPr>
          <w:rFonts w:ascii="Times New Roman"/>
          <w:bCs/>
        </w:rPr>
        <w:t xml:space="preserve"> targets</w:t>
      </w:r>
      <w:r w:rsidRPr="007A1F48">
        <w:rPr>
          <w:rFonts w:ascii="Times New Roman"/>
          <w:bCs/>
        </w:rPr>
        <w:t>.</w:t>
      </w:r>
      <w:r>
        <w:rPr>
          <w:rFonts w:ascii="Times New Roman"/>
          <w:bCs/>
        </w:rPr>
        <w:t xml:space="preserve"> The exact positions of the 4 targets were shuffled randomly</w:t>
      </w:r>
      <w:r w:rsidRPr="007A1F48">
        <w:rPr>
          <w:rFonts w:ascii="Times New Roman"/>
          <w:bCs/>
        </w:rPr>
        <w:t xml:space="preserve"> </w:t>
      </w:r>
      <w:r>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r>
              <w:ins w:id="246" w:author="Sean Yun-Shiuan Chuang" w:date="2020-04-01T12:26:00Z">
                <w:rPr>
                  <w:rFonts w:ascii="Cambria Math" w:hAnsi="Cambria Math"/>
                </w:rPr>
                <m:t>+</m:t>
              </w:ins>
            </m:r>
            <m:r>
              <w:del w:id="247" w:author="Sean Yun-Shiuan Chuang" w:date="2020-04-01T12:26:00Z">
                <w:rPr>
                  <w:rFonts w:ascii="Cambria Math" w:hAnsi="Cambria Math"/>
                </w:rPr>
                <m:t>'</m:t>
              </w:del>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w:t>
      </w:r>
      <w:r>
        <w:rPr>
          <w:rFonts w:ascii="Times New Roman"/>
          <w:bCs/>
          <w:iCs/>
        </w:rPr>
        <w:t xml:space="preserve">the soft-max probability </w:t>
      </w:r>
      <w:r w:rsidRPr="003E7D06">
        <w:rPr>
          <w:rFonts w:ascii="Times New Roman"/>
          <w:bCs/>
          <w:iCs/>
        </w:rPr>
        <w:t>for each target</w:t>
      </w:r>
      <w:r>
        <w:rPr>
          <w:rFonts w:ascii="Times New Roman"/>
          <w:bCs/>
          <w:iCs/>
        </w:rPr>
        <w:t xml:space="preserve"> was averaged across 100 pairs. The average softmax probability is then rank-transformed to get </w:t>
      </w:r>
      <w:r>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’s</w:t>
      </w:r>
      <w:r>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Pr>
          <w:rFonts w:ascii="Times New Roman"/>
          <w:bCs/>
          <w:iCs/>
        </w:rPr>
        <w:t xml:space="preserve">. ToMnet+ was implemented in </w:t>
      </w:r>
      <w:proofErr w:type="spellStart"/>
      <w:r w:rsidRPr="00B06769">
        <w:rPr>
          <w:rFonts w:ascii="Times New Roman"/>
          <w:bCs/>
          <w:iCs/>
        </w:rPr>
        <w:t>Tensorflow</w:t>
      </w:r>
      <w:proofErr w:type="spellEnd"/>
      <w:r w:rsidRPr="00B06769">
        <w:rPr>
          <w:rFonts w:ascii="Times New Roman"/>
          <w:bCs/>
          <w:iCs/>
        </w:rPr>
        <w:t xml:space="preserve"> </w:t>
      </w:r>
      <w:r w:rsidR="003A640E">
        <w:rPr>
          <w:rFonts w:ascii="Times New Roman"/>
          <w:bCs/>
          <w:iCs/>
        </w:rPr>
        <w:t>version 1.12</w:t>
      </w:r>
      <w:r w:rsidR="00093FE6">
        <w:rPr>
          <w:rFonts w:ascii="Times New Roman"/>
          <w:bCs/>
          <w:iCs/>
        </w:rPr>
        <w:t xml:space="preserve"> </w:t>
      </w:r>
      <w:r w:rsidRPr="00B06769">
        <w:rPr>
          <w:rFonts w:ascii="Times New Roman"/>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Pr="00B06769">
        <w:rPr>
          <w:rFonts w:ascii="Times New Roman"/>
          <w:bCs/>
          <w:iCs/>
        </w:rPr>
        <w:fldChar w:fldCharType="separate"/>
      </w:r>
      <w:r w:rsidR="00E8260C" w:rsidRPr="00E8260C">
        <w:rPr>
          <w:rFonts w:ascii="Times New Roman"/>
          <w:bCs/>
          <w:iCs/>
          <w:noProof/>
        </w:rPr>
        <w:t>[22]</w:t>
      </w:r>
      <w:r w:rsidRPr="00B06769">
        <w:rPr>
          <w:rFonts w:ascii="Times New Roman"/>
          <w:bCs/>
          <w:iCs/>
        </w:rPr>
        <w:fldChar w:fldCharType="end"/>
      </w:r>
      <w:r>
        <w:rPr>
          <w:rFonts w:ascii="Times New Roman"/>
          <w:bCs/>
          <w:iCs/>
        </w:rPr>
        <w:t>.</w:t>
      </w:r>
      <w:ins w:id="248" w:author="Sean Yun-Shiuan Chuang" w:date="2020-04-01T13:01:00Z">
        <w:r w:rsidR="00B30389" w:rsidRPr="00B30389">
          <w:rPr>
            <w:rFonts w:ascii="Times New Roman" w:eastAsia="PMingLiU"/>
            <w:noProof/>
            <w:color w:val="auto"/>
            <w:lang w:eastAsia="en-US"/>
          </w:rPr>
          <w:t xml:space="preserve"> </w:t>
        </w:r>
      </w:ins>
    </w:p>
    <w:p w14:paraId="2403D114" w14:textId="6BEC9510" w:rsidR="00960D71" w:rsidRDefault="00B86022" w:rsidP="00960D71">
      <w:pPr>
        <w:pStyle w:val="a"/>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5408" behindDoc="0" locked="0" layoutInCell="1" allowOverlap="1" wp14:anchorId="3B3AF662" wp14:editId="291F2DC2">
                <wp:simplePos x="0" y="0"/>
                <wp:positionH relativeFrom="column">
                  <wp:posOffset>-635</wp:posOffset>
                </wp:positionH>
                <wp:positionV relativeFrom="margin">
                  <wp:posOffset>4876800</wp:posOffset>
                </wp:positionV>
                <wp:extent cx="3146425" cy="3804285"/>
                <wp:effectExtent l="0" t="0" r="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3804285"/>
                        </a:xfrm>
                        <a:prstGeom prst="rect">
                          <a:avLst/>
                        </a:prstGeom>
                        <a:solidFill>
                          <a:srgbClr val="FFFFFF"/>
                        </a:solidFill>
                        <a:ln w="9525">
                          <a:noFill/>
                          <a:miter lim="800000"/>
                          <a:headEnd/>
                          <a:tailEnd/>
                        </a:ln>
                      </wps:spPr>
                      <wps:txbx>
                        <w:txbxContent>
                          <w:p w14:paraId="2C00E647" w14:textId="602E239D" w:rsidR="00085878" w:rsidRDefault="00370B26" w:rsidP="00960D71">
                            <w:pPr>
                              <w:jc w:val="both"/>
                              <w:rPr>
                                <w:sz w:val="16"/>
                              </w:rPr>
                            </w:pPr>
                            <w:r w:rsidRPr="00370B26">
                              <w:rPr>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5"/>
                                          <a:stretch>
                                            <a:fillRect/>
                                          </a:stretch>
                                        </pic:blipFill>
                                        <pic:spPr>
                                          <a:xfrm>
                                            <a:off x="0" y="0"/>
                                            <a:ext cx="2945795" cy="2142938"/>
                                          </a:xfrm>
                                          <a:prstGeom prst="rect">
                                            <a:avLst/>
                                          </a:prstGeom>
                                        </pic:spPr>
                                      </pic:pic>
                                    </a:graphicData>
                                  </a:graphic>
                                </wp:inline>
                              </w:drawing>
                            </w:r>
                          </w:p>
                          <w:p w14:paraId="77AF2FF5" w14:textId="4DAE0486" w:rsidR="00256A5F" w:rsidRPr="00667082" w:rsidRDefault="00085878"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F662" id="_x0000_s1031" type="#_x0000_t202" style="position:absolute;left:0;text-align:left;margin-left:-.05pt;margin-top:384pt;width:247.75pt;height:29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OFJAIAACQEAAAOAAAAZHJzL2Uyb0RvYy54bWysU9uO2yAQfa/Uf0C8N3a8Tpq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" stroked="f">
                <v:textbox>
                  <w:txbxContent>
                    <w:p w14:paraId="2C00E647" w14:textId="602E239D" w:rsidR="00085878" w:rsidRDefault="00370B26" w:rsidP="00960D71">
                      <w:pPr>
                        <w:jc w:val="both"/>
                        <w:rPr>
                          <w:sz w:val="16"/>
                        </w:rPr>
                      </w:pPr>
                      <w:r w:rsidRPr="00370B26">
                        <w:rPr>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5"/>
                                    <a:stretch>
                                      <a:fillRect/>
                                    </a:stretch>
                                  </pic:blipFill>
                                  <pic:spPr>
                                    <a:xfrm>
                                      <a:off x="0" y="0"/>
                                      <a:ext cx="2945795" cy="2142938"/>
                                    </a:xfrm>
                                    <a:prstGeom prst="rect">
                                      <a:avLst/>
                                    </a:prstGeom>
                                  </pic:spPr>
                                </pic:pic>
                              </a:graphicData>
                            </a:graphic>
                          </wp:inline>
                        </w:drawing>
                      </w:r>
                    </w:p>
                    <w:p w14:paraId="77AF2FF5" w14:textId="4DAE0486" w:rsidR="00256A5F" w:rsidRPr="00667082" w:rsidRDefault="00085878"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v:textbox>
                <w10:wrap type="square" anchory="margin"/>
              </v:shape>
            </w:pict>
          </mc:Fallback>
        </mc:AlternateContent>
      </w:r>
      <w:r w:rsidR="00960D71" w:rsidRPr="00235B60">
        <w:rPr>
          <w:i/>
          <w:iCs/>
          <w:noProof/>
        </w:rPr>
        <mc:AlternateContent>
          <mc:Choice Requires="wps">
            <w:drawing>
              <wp:anchor distT="0" distB="0" distL="114300" distR="114300" simplePos="0" relativeHeight="251664384" behindDoc="0" locked="1" layoutInCell="1" allowOverlap="1" wp14:anchorId="1CA2D422" wp14:editId="17D1BA21">
                <wp:simplePos x="0" y="0"/>
                <wp:positionH relativeFrom="column">
                  <wp:align>left</wp:align>
                </wp:positionH>
                <wp:positionV relativeFrom="margin">
                  <wp:align>top</wp:align>
                </wp:positionV>
                <wp:extent cx="3145155" cy="325501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noFill/>
                          <a:miter lim="800000"/>
                          <a:headEnd/>
                          <a:tailEnd/>
                        </a:ln>
                      </wps:spPr>
                      <wps:txbx>
                        <w:txbxContent>
                          <w:p w14:paraId="74980F31" w14:textId="1F6A9B04" w:rsidR="002D5ECB" w:rsidRDefault="002D5ECB" w:rsidP="00960D71">
                            <w:pPr>
                              <w:jc w:val="right"/>
                              <w:rPr>
                                <w:ins w:id="249" w:author="Sean Yun-Shiuan Chuang" w:date="2020-04-01T12:36:00Z"/>
                                <w:sz w:val="16"/>
                              </w:rPr>
                            </w:pPr>
                            <w:ins w:id="250" w:author="Sean Yun-Shiuan Chuang" w:date="2020-04-01T12:36:00Z">
                              <w:r w:rsidRPr="002D5ECB">
                                <w:rPr>
                                  <w:sz w:val="16"/>
                                </w:rPr>
                                <w:drawing>
                                  <wp:inline distT="0" distB="0" distL="0" distR="0" wp14:anchorId="57C99C3A" wp14:editId="0874F267">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4E24634A" w14:textId="067CCA29" w:rsidR="00256A5F" w:rsidRDefault="00256A5F" w:rsidP="00960D71">
                            <w:pPr>
                              <w:jc w:val="right"/>
                              <w:rPr>
                                <w:sz w:val="16"/>
                              </w:rPr>
                            </w:pPr>
                          </w:p>
                          <w:p w14:paraId="6501F5CE" w14:textId="07EBEF52" w:rsidR="00256A5F" w:rsidRDefault="00256A5F"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51" w:author="Edwinn Gamborino Castañeda" w:date="2020-03-26T12:11:00Z">
                              <w:r w:rsidDel="00F302E3">
                                <w:rPr>
                                  <w:sz w:val="16"/>
                                </w:rPr>
                                <w:delText xml:space="preserve">are </w:delText>
                              </w:r>
                            </w:del>
                            <w:ins w:id="252" w:author="Edwinn Gamborino Castañeda" w:date="2020-03-26T12:12:00Z">
                              <w:r>
                                <w:rPr>
                                  <w:sz w:val="16"/>
                                </w:rPr>
                                <w:t>represents</w:t>
                              </w:r>
                            </w:ins>
                            <w:ins w:id="253"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54"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55" w:author="Edwinn Gamborino Castañeda" w:date="2020-03-26T12:13:00Z">
                              <w:r w:rsidRPr="00667082" w:rsidDel="00F302E3">
                                <w:rPr>
                                  <w:sz w:val="16"/>
                                </w:rPr>
                                <w:delText>should be the</w:delText>
                              </w:r>
                            </w:del>
                            <w:ins w:id="256" w:author="Edwinn Gamborino Castañeda" w:date="2020-03-26T12:13:00Z">
                              <w:r>
                                <w:rPr>
                                  <w:sz w:val="16"/>
                                </w:rPr>
                                <w:t>represents the</w:t>
                              </w:r>
                            </w:ins>
                            <w:r w:rsidRPr="00667082">
                              <w:rPr>
                                <w:sz w:val="16"/>
                              </w:rPr>
                              <w:t xml:space="preserve"> baseline to</w:t>
                            </w:r>
                            <w:ins w:id="257"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CA2D422" id="_x0000_s1032" type="#_x0000_t202" style="position:absolute;left:0;text-align:left;margin-left:0;margin-top:0;width:247.65pt;height:256.3pt;z-index:251664384;visibility:visible;mso-wrap-style:square;mso-width-percent:0;mso-height-percent:0;mso-wrap-distance-left:9pt;mso-wrap-distance-top:0;mso-wrap-distance-right:9pt;mso-wrap-distance-bottom:0;mso-position-horizontal:left;mso-position-horizontal-relative:text;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" stroked="f">
                <v:textbox style="mso-fit-shape-to-text:t">
                  <w:txbxContent>
                    <w:p w14:paraId="74980F31" w14:textId="1F6A9B04" w:rsidR="002D5ECB" w:rsidRDefault="002D5ECB" w:rsidP="00960D71">
                      <w:pPr>
                        <w:jc w:val="right"/>
                        <w:rPr>
                          <w:ins w:id="258" w:author="Sean Yun-Shiuan Chuang" w:date="2020-04-01T12:36:00Z"/>
                          <w:sz w:val="16"/>
                        </w:rPr>
                      </w:pPr>
                      <w:ins w:id="259" w:author="Sean Yun-Shiuan Chuang" w:date="2020-04-01T12:36:00Z">
                        <w:r w:rsidRPr="002D5ECB">
                          <w:rPr>
                            <w:sz w:val="16"/>
                          </w:rPr>
                          <w:drawing>
                            <wp:inline distT="0" distB="0" distL="0" distR="0" wp14:anchorId="57C99C3A" wp14:editId="0874F267">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4E24634A" w14:textId="067CCA29" w:rsidR="00256A5F" w:rsidRDefault="00256A5F" w:rsidP="00960D71">
                      <w:pPr>
                        <w:jc w:val="right"/>
                        <w:rPr>
                          <w:sz w:val="16"/>
                        </w:rPr>
                      </w:pPr>
                    </w:p>
                    <w:p w14:paraId="6501F5CE" w14:textId="07EBEF52" w:rsidR="00256A5F" w:rsidRDefault="00256A5F"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60" w:author="Edwinn Gamborino Castañeda" w:date="2020-03-26T12:11:00Z">
                        <w:r w:rsidDel="00F302E3">
                          <w:rPr>
                            <w:sz w:val="16"/>
                          </w:rPr>
                          <w:delText xml:space="preserve">are </w:delText>
                        </w:r>
                      </w:del>
                      <w:ins w:id="261" w:author="Edwinn Gamborino Castañeda" w:date="2020-03-26T12:12:00Z">
                        <w:r>
                          <w:rPr>
                            <w:sz w:val="16"/>
                          </w:rPr>
                          <w:t>represents</w:t>
                        </w:r>
                      </w:ins>
                      <w:ins w:id="262"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63"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64" w:author="Edwinn Gamborino Castañeda" w:date="2020-03-26T12:13:00Z">
                        <w:r w:rsidRPr="00667082" w:rsidDel="00F302E3">
                          <w:rPr>
                            <w:sz w:val="16"/>
                          </w:rPr>
                          <w:delText>should be the</w:delText>
                        </w:r>
                      </w:del>
                      <w:ins w:id="265" w:author="Edwinn Gamborino Castañeda" w:date="2020-03-26T12:13:00Z">
                        <w:r>
                          <w:rPr>
                            <w:sz w:val="16"/>
                          </w:rPr>
                          <w:t>represents the</w:t>
                        </w:r>
                      </w:ins>
                      <w:r w:rsidRPr="00667082">
                        <w:rPr>
                          <w:sz w:val="16"/>
                        </w:rPr>
                        <w:t xml:space="preserve"> baseline to</w:t>
                      </w:r>
                      <w:ins w:id="266"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v:textbox>
                <w10:wrap type="square" anchory="margin"/>
                <w10:anchorlock/>
              </v:shape>
            </w:pict>
          </mc:Fallback>
        </mc:AlternateContent>
      </w:r>
    </w:p>
    <w:p w14:paraId="4178A510" w14:textId="77777777" w:rsidR="00960D71" w:rsidRDefault="00960D71" w:rsidP="00960D71">
      <w:pPr>
        <w:pStyle w:val="Heading1"/>
        <w:spacing w:before="120" w:after="120"/>
        <w:contextualSpacing/>
      </w:pPr>
      <w:r>
        <w:lastRenderedPageBreak/>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557F7BA9" w:rsidR="00960D71" w:rsidRDefault="00960D71" w:rsidP="00960D71">
      <w:pPr>
        <w:jc w:val="both"/>
        <w:rPr>
          <w:color w:val="000000"/>
        </w:rPr>
      </w:pPr>
      <w:del w:id="267" w:author="Edwinn Gamborino Castañeda" w:date="2020-03-26T12:07:00Z">
        <w:r w:rsidDel="00F302E3">
          <w:rPr>
            <w:color w:val="000000"/>
          </w:rPr>
          <w:tab/>
        </w:r>
      </w:del>
      <w:ins w:id="268" w:author="Edwinn Gamborino Castañeda" w:date="2020-03-26T12:10:00Z">
        <w:r w:rsidR="00F302E3">
          <w:rPr>
            <w:color w:val="000000"/>
          </w:rPr>
          <w:t>The p</w:t>
        </w:r>
      </w:ins>
      <w:del w:id="269" w:author="Edwinn Gamborino Castañeda" w:date="2020-03-26T12:10:00Z">
        <w:r w:rsidRPr="00BF7CFD" w:rsidDel="00F302E3">
          <w:rPr>
            <w:color w:val="000000"/>
          </w:rPr>
          <w:delText>P</w:delText>
        </w:r>
      </w:del>
      <w:r w:rsidRPr="00BF7CFD">
        <w:rPr>
          <w:color w:val="000000"/>
        </w:rPr>
        <w:t>erformance</w:t>
      </w:r>
      <w:del w:id="270" w:author="Edwinn Gamborino Castañeda" w:date="2020-03-26T12:10:00Z">
        <w:r w:rsidDel="00F302E3">
          <w:rPr>
            <w:color w:val="000000"/>
          </w:rPr>
          <w:delText>s</w:delText>
        </w:r>
      </w:del>
      <w:r w:rsidRPr="00BF7CFD">
        <w:rPr>
          <w:color w:val="000000"/>
        </w:rPr>
        <w:t xml:space="preserve"> of the trained models </w:t>
      </w:r>
      <w:del w:id="271" w:author="Edwinn Gamborino Castañeda" w:date="2020-03-26T12:10:00Z">
        <w:r w:rsidDel="00F302E3">
          <w:rPr>
            <w:color w:val="000000"/>
          </w:rPr>
          <w:delText xml:space="preserve">were </w:delText>
        </w:r>
      </w:del>
      <w:ins w:id="272" w:author="Edwinn Gamborino Castañeda" w:date="2020-03-26T12:10:00Z">
        <w:r w:rsidR="00F302E3">
          <w:rPr>
            <w:color w:val="000000"/>
          </w:rPr>
          <w:t xml:space="preserve">was </w:t>
        </w:r>
      </w:ins>
      <w:r>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Pr>
          <w:color w:val="000000"/>
        </w:rPr>
        <w:t>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model for each virtual agent reached above 80 % regardless of the </w:t>
      </w:r>
      <w:bookmarkStart w:id="273" w:name="_Hlk34862813"/>
      <w:proofErr w:type="gramStart"/>
      <w:r>
        <w:rPr>
          <w:bCs/>
        </w:rPr>
        <w:t>SD(</w:t>
      </w:r>
      <w:proofErr w:type="gramEnd"/>
      <m:oMath>
        <m:r>
          <w:rPr>
            <w:rFonts w:ascii="Cambria Math" w:hAnsi="Cambria Math"/>
          </w:rPr>
          <m:t>u)</m:t>
        </m:r>
      </m:oMath>
      <w:r>
        <w:rPr>
          <w:color w:val="000000"/>
        </w:rPr>
        <w:t xml:space="preserve">. </w:t>
      </w:r>
      <w:bookmarkEnd w:id="273"/>
      <w:r>
        <w:rPr>
          <w:color w:val="000000"/>
        </w:rPr>
        <w:t xml:space="preserve">A </w:t>
      </w:r>
      <w:r w:rsidRPr="000D6248">
        <w:rPr>
          <w:color w:val="000000"/>
        </w:rPr>
        <w:t>Wilcoxon signed-rank test</w:t>
      </w:r>
      <w:r>
        <w:rPr>
          <w:color w:val="000000"/>
        </w:rPr>
        <w:t xml:space="preserve"> 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w:t>
      </w:r>
      <w:r w:rsidR="00C647D0">
        <w:rPr>
          <w:color w:val="000000"/>
        </w:rPr>
        <w:t xml:space="preserve">in the preference inference phase, </w:t>
      </w:r>
      <w:r w:rsidRPr="00BF7CFD">
        <w:rPr>
          <w:color w:val="000000"/>
        </w:rPr>
        <w:t xml:space="preserve">the </w:t>
      </w:r>
      <w:r>
        <w:rPr>
          <w:color w:val="000000"/>
        </w:rPr>
        <w:t xml:space="preserve">model </w:t>
      </w:r>
      <w:r w:rsidR="00C91D8B">
        <w:rPr>
          <w:color w:val="000000"/>
        </w:rPr>
        <w:t>could infer</w:t>
      </w:r>
      <w:r w:rsidRPr="00BF7CFD">
        <w:rPr>
          <w:color w:val="000000"/>
        </w:rPr>
        <w:t xml:space="preserve"> the </w:t>
      </w:r>
      <w:r>
        <w:rPr>
          <w:color w:val="000000"/>
        </w:rPr>
        <w:t xml:space="preserve">virtual </w:t>
      </w:r>
      <w:r w:rsidRPr="00BF7CFD">
        <w:rPr>
          <w:color w:val="000000"/>
        </w:rPr>
        <w:t>agents’ underlying preference rankings</w:t>
      </w:r>
      <w:r>
        <w:rPr>
          <w:color w:val="000000"/>
        </w:rPr>
        <w:t xml:space="preserve"> (</w:t>
      </w:r>
      <w:commentRangeStart w:id="274"/>
      <w:commentRangeStart w:id="275"/>
      <w:commentRangeStart w:id="276"/>
      <w:r>
        <w:rPr>
          <w:color w:val="000000"/>
        </w:rPr>
        <w:t>Fig. 5A</w:t>
      </w:r>
      <w:del w:id="277" w:author="Joshua Goh" w:date="2020-03-27T11:49:00Z">
        <w:r>
          <w:rPr>
            <w:color w:val="000000"/>
          </w:rPr>
          <w:delText>)</w:delText>
        </w:r>
        <w:r w:rsidRPr="00BF7CFD">
          <w:rPr>
            <w:color w:val="000000"/>
          </w:rPr>
          <w:delText>.</w:delText>
        </w:r>
      </w:del>
      <w:ins w:id="278" w:author="Joshua Goh" w:date="2020-03-27T11:49:00Z">
        <w:r>
          <w:rPr>
            <w:color w:val="000000"/>
          </w:rPr>
          <w:t>)</w:t>
        </w:r>
        <w:commentRangeEnd w:id="274"/>
        <w:r w:rsidR="00ED4CCB">
          <w:rPr>
            <w:rStyle w:val="CommentReference"/>
          </w:rPr>
          <w:commentReference w:id="274"/>
        </w:r>
        <w:commentRangeEnd w:id="275"/>
        <w:r w:rsidR="00C96EFE">
          <w:rPr>
            <w:rStyle w:val="CommentReference"/>
          </w:rPr>
          <w:commentReference w:id="275"/>
        </w:r>
      </w:ins>
      <w:commentRangeEnd w:id="276"/>
      <w:r w:rsidR="00206412">
        <w:rPr>
          <w:rStyle w:val="CommentReference"/>
        </w:rPr>
        <w:commentReference w:id="276"/>
      </w:r>
      <w:ins w:id="279" w:author="Joshua Goh" w:date="2020-03-27T11:49:00Z">
        <w:r w:rsidRPr="00BF7CFD">
          <w:rPr>
            <w:color w:val="000000"/>
          </w:rPr>
          <w:t>.</w:t>
        </w:r>
      </w:ins>
      <w:r>
        <w:rPr>
          <w:color w:val="000000"/>
        </w:rPr>
        <w:t xml:space="preserve"> To quantify how well </w:t>
      </w:r>
      <w:proofErr w:type="spellStart"/>
      <w:r>
        <w:rPr>
          <w:color w:val="000000"/>
        </w:rPr>
        <w:t>ToMnet</w:t>
      </w:r>
      <w:proofErr w:type="spellEnd"/>
      <w:r>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w:t>
      </w:r>
      <w:ins w:id="280" w:author="Edwinn Gamborino Castañeda" w:date="2020-03-26T12:11:00Z">
        <w:r w:rsidR="00F302E3">
          <w:rPr>
            <w:color w:val="000000"/>
          </w:rPr>
          <w:t xml:space="preserve">the </w:t>
        </w:r>
      </w:ins>
      <w:r>
        <w:rPr>
          <w:color w:val="000000"/>
        </w:rPr>
        <w:t xml:space="preserve">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77777777" w:rsidR="00960D71" w:rsidRDefault="00960D71" w:rsidP="00960D71">
      <w:pPr>
        <w:pStyle w:val="Heading2"/>
        <w:keepLines/>
        <w:numPr>
          <w:ilvl w:val="1"/>
          <w:numId w:val="0"/>
        </w:numPr>
        <w:tabs>
          <w:tab w:val="num" w:pos="360"/>
        </w:tabs>
        <w:autoSpaceDE/>
        <w:autoSpaceDN/>
        <w:ind w:left="288" w:hanging="288"/>
        <w:contextualSpacing/>
      </w:pPr>
      <w:r>
        <w:t>B.</w:t>
      </w:r>
      <w:r>
        <w:tab/>
        <w:t>Human Data</w:t>
      </w:r>
    </w:p>
    <w:p w14:paraId="196FE604" w14:textId="15AACED2" w:rsidR="00960D71" w:rsidRDefault="00960D71" w:rsidP="00960D71">
      <w:pPr>
        <w:ind w:firstLine="202"/>
        <w:jc w:val="both"/>
        <w:rPr>
          <w:color w:val="000000"/>
        </w:rPr>
      </w:pPr>
      <w:r>
        <w:rPr>
          <w:rFonts w:hint="eastAsia"/>
          <w:color w:val="000000"/>
          <w:lang w:eastAsia="zh-TW"/>
        </w:rPr>
        <w:t>We</w:t>
      </w:r>
      <w:r>
        <w:rPr>
          <w:color w:val="000000"/>
          <w:lang w:eastAsia="zh-TW"/>
        </w:rPr>
        <w:t xml:space="preserve"> evaluated the models trained with human data in the same way as for simulation data. The model accuracy </w:t>
      </w:r>
      <w:ins w:id="281" w:author="Joshua Goh" w:date="2020-03-27T11:49:00Z">
        <w:r w:rsidR="00126A9C">
          <w:rPr>
            <w:color w:val="000000"/>
            <w:lang w:eastAsia="zh-TW"/>
          </w:rPr>
          <w:t>between XX.X% to XX.X</w:t>
        </w:r>
        <w:commentRangeStart w:id="282"/>
        <w:commentRangeStart w:id="283"/>
        <w:r>
          <w:rPr>
            <w:color w:val="000000"/>
            <w:lang w:eastAsia="zh-TW"/>
          </w:rPr>
          <w:t xml:space="preserve">% </w:t>
        </w:r>
        <w:commentRangeEnd w:id="282"/>
        <w:r w:rsidR="009B0248">
          <w:rPr>
            <w:rStyle w:val="CommentReference"/>
          </w:rPr>
          <w:commentReference w:id="282"/>
        </w:r>
        <w:commentRangeEnd w:id="283"/>
        <w:r w:rsidR="00126A9C">
          <w:rPr>
            <w:rStyle w:val="CommentReference"/>
          </w:rPr>
          <w:commentReference w:id="283"/>
        </w:r>
        <w:r w:rsidR="00126A9C">
          <w:rPr>
            <w:color w:val="000000"/>
            <w:lang w:eastAsia="zh-TW"/>
          </w:rPr>
          <w:t>across</w:t>
        </w:r>
      </w:ins>
      <w:del w:id="284" w:author="Joshua Goh" w:date="2020-03-27T11:49:00Z">
        <w:r>
          <w:rPr>
            <w:color w:val="000000"/>
            <w:lang w:eastAsia="zh-TW"/>
          </w:rPr>
          <w:delText>reached above 50% for</w:delText>
        </w:r>
      </w:del>
      <w:r>
        <w:rPr>
          <w:color w:val="000000"/>
          <w:lang w:eastAsia="zh-TW"/>
        </w:rPr>
        <w:t xml:space="preserve"> all 1</w:t>
      </w:r>
      <w:r w:rsidR="00626549">
        <w:rPr>
          <w:color w:val="000000"/>
          <w:lang w:eastAsia="zh-TW"/>
        </w:rPr>
        <w:t>4</w:t>
      </w:r>
      <w:r>
        <w:rPr>
          <w:color w:val="000000"/>
          <w:lang w:eastAsia="zh-TW"/>
        </w:rPr>
        <w:t xml:space="preserve"> </w:t>
      </w:r>
      <w:r w:rsidR="00626549">
        <w:rPr>
          <w:color w:val="000000"/>
          <w:lang w:eastAsia="zh-TW"/>
        </w:rPr>
        <w:t>data sets</w:t>
      </w:r>
      <w:del w:id="285" w:author="Edwinn Gamborino Castañeda" w:date="2020-03-26T12:16:00Z">
        <w:r w:rsidDel="00ED4CCB">
          <w:rPr>
            <w:color w:val="000000"/>
            <w:lang w:eastAsia="zh-TW"/>
          </w:rPr>
          <w:delText xml:space="preserve"> </w:delText>
        </w:r>
        <w:commentRangeStart w:id="286"/>
        <w:commentRangeStart w:id="287"/>
        <w:r w:rsidDel="00ED4CCB">
          <w:rPr>
            <w:color w:val="000000"/>
            <w:lang w:eastAsia="zh-TW"/>
          </w:rPr>
          <w:delText>(</w:delText>
        </w:r>
        <w:r w:rsidDel="00ED4CCB">
          <w:rPr>
            <w:rFonts w:hint="eastAsia"/>
            <w:color w:val="000000"/>
            <w:lang w:eastAsia="zh-TW"/>
          </w:rPr>
          <w:delText>Fi</w:delText>
        </w:r>
        <w:r w:rsidDel="00ED4CCB">
          <w:rPr>
            <w:color w:val="000000"/>
            <w:lang w:eastAsia="zh-TW"/>
          </w:rPr>
          <w:delText>g 6)</w:delText>
        </w:r>
      </w:del>
      <w:commentRangeEnd w:id="286"/>
      <w:ins w:id="288" w:author="Joshua Goh" w:date="2020-03-27T11:49:00Z">
        <w:r w:rsidR="009B0248">
          <w:rPr>
            <w:rStyle w:val="CommentReference"/>
          </w:rPr>
          <w:commentReference w:id="286"/>
        </w:r>
        <w:commentRangeEnd w:id="287"/>
        <w:r w:rsidR="00330C51">
          <w:rPr>
            <w:rStyle w:val="CommentReference"/>
          </w:rPr>
          <w:commentReference w:id="287"/>
        </w:r>
        <w:r>
          <w:rPr>
            <w:color w:val="000000"/>
            <w:lang w:eastAsia="zh-TW"/>
          </w:rPr>
          <w:t>,</w:t>
        </w:r>
      </w:ins>
      <w:del w:id="289" w:author="Joshua Goh" w:date="2020-03-27T11:49:00Z">
        <w:r>
          <w:rPr>
            <w:color w:val="000000"/>
            <w:lang w:eastAsia="zh-TW"/>
          </w:rPr>
          <w:delText>,</w:delText>
        </w:r>
      </w:del>
      <w:r>
        <w:rPr>
          <w:color w:val="000000"/>
          <w:lang w:eastAsia="zh-TW"/>
        </w:rPr>
        <w:t xml:space="preserve"> which is significantly above chance</w:t>
      </w:r>
      <w:r>
        <w:rPr>
          <w:i/>
          <w:iCs/>
          <w:color w:val="000000"/>
        </w:rPr>
        <w:t xml:space="preserve">, </w:t>
      </w:r>
      <w:r w:rsidRPr="000D6248">
        <w:rPr>
          <w:i/>
          <w:iCs/>
          <w:color w:val="000000"/>
        </w:rPr>
        <w:t>W</w:t>
      </w:r>
      <w:r w:rsidRPr="00BA72CE">
        <w:rPr>
          <w:color w:val="000000"/>
        </w:rPr>
        <w:t xml:space="preserve"> = 105</w:t>
      </w:r>
      <w:r>
        <w:rPr>
          <w:color w:val="000000"/>
        </w:rPr>
        <w:t xml:space="preserve">, </w:t>
      </w:r>
      <w:r w:rsidRPr="00BA72CE">
        <w:rPr>
          <w:i/>
          <w:iCs/>
          <w:color w:val="000000"/>
        </w:rPr>
        <w:t>p</w:t>
      </w:r>
      <w:r>
        <w:rPr>
          <w:color w:val="000000"/>
        </w:rPr>
        <w:t xml:space="preserve"> = .0001.</w:t>
      </w:r>
      <w:r w:rsidRPr="00BF7CFD">
        <w:rPr>
          <w:color w:val="000000"/>
        </w:rPr>
        <w:t xml:space="preserve"> </w:t>
      </w:r>
      <w:r>
        <w:rPr>
          <w:color w:val="000000"/>
        </w:rPr>
        <w:t xml:space="preserve"> Moreover, with greater numbers of human training trajectories available, model accuracy improved</w:t>
      </w:r>
      <w:del w:id="290" w:author="Joshua Goh" w:date="2020-03-27T11:49:00Z">
        <w:r>
          <w:rPr>
            <w:color w:val="000000"/>
          </w:rPr>
          <w:delText>.</w:delText>
        </w:r>
      </w:del>
      <w:ins w:id="291" w:author="Edwinn Gamborino Castañeda" w:date="2020-03-26T12:16:00Z">
        <w:r w:rsidR="00ED4CCB">
          <w:rPr>
            <w:color w:val="000000"/>
          </w:rPr>
          <w:t xml:space="preserve"> </w:t>
        </w:r>
        <w:r w:rsidR="00ED4CCB">
          <w:rPr>
            <w:color w:val="000000"/>
            <w:lang w:eastAsia="zh-TW"/>
          </w:rPr>
          <w:t xml:space="preserve"> (</w:t>
        </w:r>
        <w:r w:rsidR="00ED4CCB">
          <w:rPr>
            <w:rFonts w:hint="eastAsia"/>
            <w:color w:val="000000"/>
            <w:lang w:eastAsia="zh-TW"/>
          </w:rPr>
          <w:t>Fi</w:t>
        </w:r>
        <w:r w:rsidR="00ED4CCB">
          <w:rPr>
            <w:color w:val="000000"/>
            <w:lang w:eastAsia="zh-TW"/>
          </w:rPr>
          <w:t>g 6)</w:t>
        </w:r>
      </w:ins>
      <w:ins w:id="292" w:author="Joshua Goh" w:date="2020-03-27T11:49:00Z">
        <w:r>
          <w:rPr>
            <w:color w:val="000000"/>
          </w:rPr>
          <w:t>.</w:t>
        </w:r>
      </w:ins>
      <w:r>
        <w:rPr>
          <w:color w:val="000000"/>
        </w:rPr>
        <w:t xml:space="preserve"> The model could re</w:t>
      </w:r>
      <w:del w:id="293" w:author="Edwinn Gamborino Castañeda" w:date="2020-03-26T12:17:00Z">
        <w:r w:rsidDel="00ED4CCB">
          <w:rPr>
            <w:color w:val="000000"/>
          </w:rPr>
          <w:delText>-</w:delText>
        </w:r>
      </w:del>
      <w:r>
        <w:rPr>
          <w:color w:val="000000"/>
        </w:rPr>
        <w:t xml:space="preserve">construct participants’ preference </w:t>
      </w:r>
      <w:del w:id="294" w:author="Joshua Goh" w:date="2020-03-27T11:49:00Z">
        <w:r>
          <w:rPr>
            <w:color w:val="000000"/>
          </w:rPr>
          <w:delText>ranking</w:delText>
        </w:r>
      </w:del>
      <w:ins w:id="295" w:author="Joshua Goh" w:date="2020-03-27T11:49:00Z">
        <w:r>
          <w:rPr>
            <w:color w:val="000000"/>
          </w:rPr>
          <w:t>ranking</w:t>
        </w:r>
      </w:ins>
      <w:ins w:id="296" w:author="Edwinn Gamborino Castañeda" w:date="2020-03-26T12:17:00Z">
        <w:r w:rsidR="00ED4CCB">
          <w:rPr>
            <w:color w:val="000000"/>
          </w:rPr>
          <w:t>s</w:t>
        </w:r>
      </w:ins>
      <w:r>
        <w:rPr>
          <w:color w:val="000000"/>
        </w:rPr>
        <w:t xml:space="preserve"> (Fig. 5B). We used the same method as above to quantify how well </w:t>
      </w:r>
      <w:proofErr w:type="spellStart"/>
      <w:r>
        <w:rPr>
          <w:color w:val="000000"/>
        </w:rPr>
        <w:t>ToMnet</w:t>
      </w:r>
      <w:proofErr w:type="spellEnd"/>
      <w:r>
        <w:rPr>
          <w:color w:val="000000"/>
        </w:rPr>
        <w:t xml:space="preserve">+ reconstructed ground-truth human preference ranking. Inferred preference rankings significantly correlated with the ground-truth human preference rankings, </w:t>
      </w:r>
      <w:r w:rsidRPr="002B374E">
        <w:rPr>
          <w:i/>
          <w:iCs/>
          <w:color w:val="000000"/>
        </w:rPr>
        <w:t>W</w:t>
      </w:r>
      <w:r>
        <w:rPr>
          <w:color w:val="000000"/>
        </w:rPr>
        <w:t xml:space="preserve"> = 105, </w:t>
      </w:r>
      <w:r w:rsidRPr="002B374E">
        <w:rPr>
          <w:i/>
          <w:iCs/>
          <w:color w:val="000000"/>
        </w:rPr>
        <w:t>p</w:t>
      </w:r>
      <w:r>
        <w:rPr>
          <w:color w:val="000000"/>
        </w:rPr>
        <w:t xml:space="preserve"> = .00103.</w:t>
      </w:r>
    </w:p>
    <w:p w14:paraId="19A138DD" w14:textId="0E776575" w:rsidR="002E08FE" w:rsidRDefault="002E08FE" w:rsidP="00960D71">
      <w:pPr>
        <w:ind w:firstLine="202"/>
        <w:jc w:val="both"/>
        <w:rPr>
          <w:color w:val="000000"/>
        </w:rPr>
      </w:pPr>
    </w:p>
    <w:p w14:paraId="2C959FCC" w14:textId="54CD1386" w:rsidR="002E08FE" w:rsidRDefault="002E08FE" w:rsidP="002E08FE">
      <w:pPr>
        <w:jc w:val="both"/>
        <w:rPr>
          <w:sz w:val="16"/>
        </w:rPr>
      </w:pPr>
      <w:r w:rsidRPr="002E08FE">
        <w:rPr>
          <w:noProof/>
          <w:color w:val="000000"/>
          <w:lang w:eastAsia="zh-TW"/>
        </w:rPr>
        <mc:AlternateContent>
          <mc:Choice Requires="wps">
            <w:drawing>
              <wp:anchor distT="45720" distB="45720" distL="114300" distR="114300" simplePos="0" relativeHeight="251671552" behindDoc="0" locked="0" layoutInCell="1" allowOverlap="1" wp14:anchorId="229092F0" wp14:editId="131B65D9">
                <wp:simplePos x="0" y="0"/>
                <wp:positionH relativeFrom="column">
                  <wp:posOffset>22860</wp:posOffset>
                </wp:positionH>
                <wp:positionV relativeFrom="paragraph">
                  <wp:posOffset>229887</wp:posOffset>
                </wp:positionV>
                <wp:extent cx="3081655" cy="3139440"/>
                <wp:effectExtent l="0" t="0" r="4445"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3139440"/>
                        </a:xfrm>
                        <a:prstGeom prst="rect">
                          <a:avLst/>
                        </a:prstGeom>
                        <a:solidFill>
                          <a:srgbClr val="FFFFFF"/>
                        </a:solidFill>
                        <a:ln w="9525">
                          <a:noFill/>
                          <a:miter lim="800000"/>
                          <a:headEnd/>
                          <a:tailEnd/>
                        </a:ln>
                      </wps:spPr>
                      <wps:txbx>
                        <w:txbxContent>
                          <w:p w14:paraId="5F402A93" w14:textId="4B11422E" w:rsidR="002E08FE" w:rsidRDefault="002E08FE" w:rsidP="00B86022">
                            <w:pPr>
                              <w:jc w:val="right"/>
                            </w:pPr>
                            <w:r w:rsidRPr="002E08FE">
                              <w:rPr>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77777777" w:rsidR="002E08FE" w:rsidRPr="00FC46C1" w:rsidRDefault="002E08FE" w:rsidP="002E08FE">
                            <w:pPr>
                              <w:jc w:val="both"/>
                              <w:rPr>
                                <w:ins w:id="297" w:author="Joshua Goh" w:date="2020-03-27T11:49:00Z"/>
                                <w:sz w:val="16"/>
                              </w:rPr>
                            </w:pPr>
                            <w:ins w:id="298"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7024BB05" w14:textId="77777777" w:rsidR="002E08FE" w:rsidRDefault="002E08FE" w:rsidP="002E08F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092F0" id="_x0000_s1033" type="#_x0000_t202" style="position:absolute;left:0;text-align:left;margin-left:1.8pt;margin-top:18.1pt;width:242.65pt;height:247.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" stroked="f">
                <v:textbox>
                  <w:txbxContent>
                    <w:p w14:paraId="5F402A93" w14:textId="4B11422E" w:rsidR="002E08FE" w:rsidRDefault="002E08FE" w:rsidP="00B86022">
                      <w:pPr>
                        <w:jc w:val="right"/>
                      </w:pPr>
                      <w:r w:rsidRPr="002E08FE">
                        <w:rPr>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77777777" w:rsidR="002E08FE" w:rsidRPr="00FC46C1" w:rsidRDefault="002E08FE" w:rsidP="002E08FE">
                      <w:pPr>
                        <w:jc w:val="both"/>
                        <w:rPr>
                          <w:ins w:id="299" w:author="Joshua Goh" w:date="2020-03-27T11:49:00Z"/>
                          <w:sz w:val="16"/>
                        </w:rPr>
                      </w:pPr>
                      <w:ins w:id="300"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7024BB05" w14:textId="77777777" w:rsidR="002E08FE" w:rsidRDefault="002E08FE" w:rsidP="002E08FE">
                      <w:pPr>
                        <w:jc w:val="center"/>
                      </w:pPr>
                    </w:p>
                  </w:txbxContent>
                </v:textbox>
                <w10:wrap type="square"/>
              </v:shape>
            </w:pict>
          </mc:Fallback>
        </mc:AlternateContent>
      </w:r>
    </w:p>
    <w:p w14:paraId="3B08F6AC" w14:textId="77777777" w:rsidR="002E08FE" w:rsidRDefault="002E08FE" w:rsidP="00960D71">
      <w:pPr>
        <w:ind w:firstLine="202"/>
        <w:jc w:val="both"/>
        <w:rPr>
          <w:color w:val="000000"/>
          <w:lang w:eastAsia="zh-TW"/>
        </w:rPr>
      </w:pPr>
    </w:p>
    <w:p w14:paraId="74D7EE42" w14:textId="19777BC5" w:rsidR="00960D71" w:rsidRDefault="00960D71" w:rsidP="00960D71">
      <w:pPr>
        <w:pStyle w:val="Heading1"/>
      </w:pPr>
      <w:r>
        <w:t>Discussion</w:t>
      </w:r>
      <w:del w:id="301" w:author="Joshua Goh" w:date="2020-03-27T11:49:00Z">
        <w:r w:rsidRPr="00235B60">
          <w:rPr>
            <w:i/>
            <w:iCs/>
            <w:smallCaps w:val="0"/>
            <w:noProof/>
          </w:rPr>
          <mc:AlternateContent>
            <mc:Choice Requires="wps">
              <w:drawing>
                <wp:anchor distT="0" distB="0" distL="114300" distR="114300" simplePos="0" relativeHeight="251669504" behindDoc="0" locked="1" layoutInCell="1" allowOverlap="1" wp14:anchorId="72F6ABA0" wp14:editId="73F8BF21">
                  <wp:simplePos x="0" y="0"/>
                  <wp:positionH relativeFrom="column">
                    <wp:posOffset>-3257550</wp:posOffset>
                  </wp:positionH>
                  <wp:positionV relativeFrom="page">
                    <wp:posOffset>5840730</wp:posOffset>
                  </wp:positionV>
                  <wp:extent cx="3112770" cy="294830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4D07CF20" w14:textId="77777777" w:rsidR="00256A5F" w:rsidRDefault="00256A5F" w:rsidP="00960D71">
                              <w:pPr>
                                <w:jc w:val="right"/>
                                <w:rPr>
                                  <w:del w:id="302" w:author="Joshua Goh" w:date="2020-03-27T11:49:00Z"/>
                                  <w:sz w:val="16"/>
                                </w:rPr>
                              </w:pPr>
                              <w:del w:id="303"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256A5F" w:rsidRPr="00FC46C1" w:rsidRDefault="00256A5F" w:rsidP="00960D71">
                              <w:pPr>
                                <w:jc w:val="both"/>
                                <w:rPr>
                                  <w:del w:id="304" w:author="Joshua Goh" w:date="2020-03-27T11:49:00Z"/>
                                  <w:sz w:val="16"/>
                                </w:rPr>
                              </w:pPr>
                              <w:del w:id="305"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256A5F" w:rsidRPr="00667082" w:rsidRDefault="00256A5F" w:rsidP="00960D71">
                              <w:pPr>
                                <w:jc w:val="both"/>
                                <w:rPr>
                                  <w:del w:id="306" w:author="Joshua Goh" w:date="2020-03-27T11:49:00Z"/>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4" type="#_x0000_t202" style="position:absolute;left:0;text-align:left;margin-left:-256.5pt;margin-top:459.9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Y9JAIAACM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" stroked="f">
                  <v:textbox>
                    <w:txbxContent>
                      <w:p w14:paraId="4D07CF20" w14:textId="77777777" w:rsidR="00256A5F" w:rsidRDefault="00256A5F" w:rsidP="00960D71">
                        <w:pPr>
                          <w:jc w:val="right"/>
                          <w:rPr>
                            <w:del w:id="307" w:author="Joshua Goh" w:date="2020-03-27T11:49:00Z"/>
                            <w:sz w:val="16"/>
                          </w:rPr>
                        </w:pPr>
                        <w:del w:id="308"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256A5F" w:rsidRPr="00FC46C1" w:rsidRDefault="00256A5F" w:rsidP="00960D71">
                        <w:pPr>
                          <w:jc w:val="both"/>
                          <w:rPr>
                            <w:del w:id="309" w:author="Joshua Goh" w:date="2020-03-27T11:49:00Z"/>
                            <w:sz w:val="16"/>
                          </w:rPr>
                        </w:pPr>
                        <w:del w:id="310"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256A5F" w:rsidRPr="00667082" w:rsidRDefault="00256A5F" w:rsidP="00960D71">
                        <w:pPr>
                          <w:jc w:val="both"/>
                          <w:rPr>
                            <w:del w:id="311" w:author="Joshua Goh" w:date="2020-03-27T11:49:00Z"/>
                            <w:sz w:val="16"/>
                          </w:rPr>
                        </w:pPr>
                      </w:p>
                    </w:txbxContent>
                  </v:textbox>
                  <w10:wrap type="square" anchory="page"/>
                  <w10:anchorlock/>
                </v:shape>
              </w:pict>
            </mc:Fallback>
          </mc:AlternateContent>
        </w:r>
      </w:del>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629BEDF1"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 xml:space="preserve">+’s </w:t>
      </w:r>
      <w:del w:id="312" w:author="Edwinn Gamborino Castañeda" w:date="2020-03-26T12:19:00Z">
        <w:r w:rsidDel="00ED4CCB">
          <w:delText xml:space="preserve">application </w:delText>
        </w:r>
      </w:del>
      <w:ins w:id="313" w:author="Edwinn Gamborino Castañeda" w:date="2020-03-26T12:19:00Z">
        <w:r w:rsidR="00ED4CCB">
          <w:t xml:space="preserve">applicability </w:t>
        </w:r>
      </w:ins>
      <w:r>
        <w:t>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w:t>
      </w:r>
      <w:del w:id="314" w:author="Edwinn Gamborino Castañeda" w:date="2020-03-26T12:19:00Z">
        <w:r w:rsidDel="00ED4CCB">
          <w:delText xml:space="preserve"> in</w:delText>
        </w:r>
      </w:del>
      <w:r>
        <w:t xml:space="preserve">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6BE01136" w14:textId="77777777" w:rsidR="00BA1AE5"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s with 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4ADA8AA4"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proofErr w:type="spellStart"/>
      <w:r>
        <w:t>ToMnet</w:t>
      </w:r>
      <w:proofErr w:type="spellEnd"/>
      <w:r>
        <w:t>+</w:t>
      </w:r>
      <w:r w:rsidR="00991D74">
        <w:t>’s ability to</w:t>
      </w:r>
      <w:r w:rsidRPr="00BA1AE5">
        <w:t xml:space="preserve"> infer deep relational </w:t>
      </w:r>
      <w:r w:rsidRPr="00BA1AE5">
        <w:lastRenderedPageBreak/>
        <w:t xml:space="preserve">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Heading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 xml:space="preserve">X. Guo, Y.-C. Huang, E. Gamborino, S.-H. Tseng, L.-C. Fu, and S.-L. Yeh, “Inferring Human Feelings and Desires for Human-Robot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E. Gamborino and L.-C. Fu, “Interactive Reinforcement Learning based Assistive Robot for the Emotional Support of Children,” presented at the 2018 18th International Conference on Control, 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vol. 77, no. 4, 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w:t>
      </w:r>
      <w:r w:rsidRPr="00E8260C">
        <w:rPr>
          <w:noProof/>
          <w:sz w:val="16"/>
        </w:rPr>
        <w:t xml:space="preserve">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19"/>
      <w:footerReference w:type="default" r:id="rId20"/>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Su-Ling Yeh" w:date="2020-03-26T00:02:00Z" w:initials="SY">
    <w:p w14:paraId="534D0171" w14:textId="4F0BCF3A" w:rsidR="00256A5F" w:rsidRDefault="00256A5F">
      <w:pPr>
        <w:pStyle w:val="CommentText"/>
      </w:pPr>
      <w:r>
        <w:rPr>
          <w:rStyle w:val="CommentReference"/>
        </w:rPr>
        <w:annotationRef/>
      </w:r>
      <w:r>
        <w:t>It would be easier for readers if “Social Support Questionnaire” can be spell out when it first appears (I had to go to the reference list to find out the name)</w:t>
      </w:r>
    </w:p>
  </w:comment>
  <w:comment w:id="63" w:author="Joshua Goh" w:date="2020-03-27T11:45:00Z" w:initials="JG">
    <w:p w14:paraId="12FF71AE" w14:textId="30CCED07" w:rsidR="00256A5F" w:rsidRDefault="00256A5F">
      <w:pPr>
        <w:pStyle w:val="CommentText"/>
      </w:pPr>
      <w:r>
        <w:rPr>
          <w:rStyle w:val="CommentReference"/>
        </w:rPr>
        <w:annotationRef/>
      </w:r>
      <w:r>
        <w:t xml:space="preserve">It was in the </w:t>
      </w:r>
      <w:proofErr w:type="spellStart"/>
      <w:r>
        <w:t>Itnroduction</w:t>
      </w:r>
      <w:proofErr w:type="spellEnd"/>
      <w:r>
        <w:t xml:space="preserve"> on p1. Nevertheless, for reader’s convenience, I’ve stated it again.</w:t>
      </w:r>
    </w:p>
  </w:comment>
  <w:comment w:id="110" w:author="Edwinn Gamborino Castañeda" w:date="2020-03-26T11:28:00Z" w:initials="EGC">
    <w:p w14:paraId="5E664007" w14:textId="56EBA798" w:rsidR="00256A5F" w:rsidRDefault="00256A5F">
      <w:pPr>
        <w:pStyle w:val="CommentText"/>
      </w:pPr>
      <w:r>
        <w:rPr>
          <w:rStyle w:val="CommentReference"/>
        </w:rPr>
        <w:annotationRef/>
      </w:r>
      <w:r>
        <w:rPr>
          <w:rFonts w:hint="eastAsia"/>
        </w:rPr>
        <w:t>I</w:t>
      </w:r>
      <w:r>
        <w:t xml:space="preserve"> think the structure of this section is a bit confusing. Maybe we can add a short paragraph here describing the relation between the social network in the introduction and the grid worlds described </w:t>
      </w:r>
      <w:proofErr w:type="gramStart"/>
      <w:r>
        <w:t>here, and</w:t>
      </w:r>
      <w:proofErr w:type="gramEnd"/>
      <w:r>
        <w:t xml:space="preserve"> introduce what is coming.</w:t>
      </w:r>
    </w:p>
  </w:comment>
  <w:comment w:id="111" w:author="Joshua Goh" w:date="2020-03-27T11:13:00Z" w:initials="JG">
    <w:p w14:paraId="2E4EF445" w14:textId="3B327F86" w:rsidR="00256A5F" w:rsidRDefault="00256A5F">
      <w:pPr>
        <w:pStyle w:val="CommentText"/>
      </w:pPr>
      <w:r>
        <w:rPr>
          <w:rStyle w:val="CommentReference"/>
        </w:rPr>
        <w:annotationRef/>
      </w:r>
      <w:r>
        <w:t>Updated. See first sentence of this paragraph for linkage.</w:t>
      </w:r>
    </w:p>
  </w:comment>
  <w:comment w:id="122" w:author="Edwinn Gamborino Castañeda" w:date="2020-03-26T11:19:00Z" w:initials="EGC">
    <w:p w14:paraId="48D49199" w14:textId="7ECF87EE" w:rsidR="00256A5F" w:rsidRDefault="00256A5F">
      <w:pPr>
        <w:pStyle w:val="CommentText"/>
      </w:pPr>
      <w:r>
        <w:rPr>
          <w:rStyle w:val="CommentReference"/>
        </w:rPr>
        <w:annotationRef/>
      </w:r>
      <w:r>
        <w:rPr>
          <w:rFonts w:hint="eastAsia"/>
        </w:rPr>
        <w:t>I</w:t>
      </w:r>
      <w:r>
        <w:t xml:space="preserve"> think we need to mention that the agent has full visibility of the grid world (as such, it knows all the targets locations and their reward values)</w:t>
      </w:r>
    </w:p>
  </w:comment>
  <w:comment w:id="123" w:author="Joshua Goh" w:date="2020-03-27T11:12:00Z" w:initials="JG">
    <w:p w14:paraId="0519FE23" w14:textId="7E9B7E73" w:rsidR="00256A5F" w:rsidRDefault="00256A5F">
      <w:pPr>
        <w:pStyle w:val="CommentText"/>
      </w:pPr>
      <w:r>
        <w:rPr>
          <w:rStyle w:val="CommentReference"/>
        </w:rPr>
        <w:annotationRef/>
      </w:r>
      <w:r>
        <w:t>Updated. See couple of sentences after the equation.</w:t>
      </w:r>
    </w:p>
  </w:comment>
  <w:comment w:id="124" w:author="Edwinn Gamborino Castañeda" w:date="2020-03-26T12:05:00Z" w:initials="EGC">
    <w:p w14:paraId="1A676FA1" w14:textId="13648C23" w:rsidR="00256A5F" w:rsidRDefault="00256A5F">
      <w:pPr>
        <w:pStyle w:val="CommentText"/>
      </w:pPr>
      <w:r>
        <w:rPr>
          <w:rStyle w:val="CommentReference"/>
        </w:rPr>
        <w:annotationRef/>
      </w:r>
      <w:r>
        <w:rPr>
          <w:rFonts w:hint="eastAsia"/>
        </w:rPr>
        <w:t>I</w:t>
      </w:r>
      <w:r>
        <w:t>s this policy invented by you or you got it from elsewhere?</w:t>
      </w:r>
    </w:p>
  </w:comment>
  <w:comment w:id="125" w:author="Joshua Goh" w:date="2020-03-27T11:12:00Z" w:initials="JG">
    <w:p w14:paraId="311EAA70" w14:textId="21884DB6" w:rsidR="00256A5F" w:rsidRDefault="00256A5F">
      <w:pPr>
        <w:pStyle w:val="CommentText"/>
      </w:pPr>
      <w:r>
        <w:rPr>
          <w:rStyle w:val="CommentReference"/>
        </w:rPr>
        <w:annotationRef/>
      </w:r>
      <w:r>
        <w:t>We invented it. Do we need to clarify anything then?</w:t>
      </w:r>
    </w:p>
  </w:comment>
  <w:comment w:id="126" w:author="Edwinn Gamborino Castañeda" w:date="2020-03-26T11:41:00Z" w:initials="EGC">
    <w:p w14:paraId="795895F0" w14:textId="7ADF8F5C" w:rsidR="00256A5F" w:rsidRDefault="00256A5F">
      <w:pPr>
        <w:pStyle w:val="CommentText"/>
      </w:pPr>
      <w:r>
        <w:rPr>
          <w:rStyle w:val="CommentReference"/>
        </w:rPr>
        <w:annotationRef/>
      </w:r>
      <w:r>
        <w:rPr>
          <w:rFonts w:hint="eastAsia"/>
        </w:rPr>
        <w:t>I</w:t>
      </w:r>
      <w:r>
        <w:t xml:space="preserve">n Fig. 2 it is not clear that the </w:t>
      </w:r>
      <w:proofErr w:type="spellStart"/>
      <w:r>
        <w:t>charnet</w:t>
      </w:r>
      <w:proofErr w:type="spellEnd"/>
      <w:r>
        <w:t xml:space="preserve"> and </w:t>
      </w:r>
      <w:proofErr w:type="spellStart"/>
      <w:r>
        <w:t>prednet</w:t>
      </w:r>
      <w:proofErr w:type="spellEnd"/>
      <w:r>
        <w:t xml:space="preserve"> are </w:t>
      </w:r>
      <w:proofErr w:type="gramStart"/>
      <w:r>
        <w:t>actually the</w:t>
      </w:r>
      <w:proofErr w:type="gramEnd"/>
      <w:r>
        <w:t xml:space="preserve"> </w:t>
      </w:r>
      <w:proofErr w:type="spellStart"/>
      <w:r>
        <w:t>tomnet</w:t>
      </w:r>
      <w:proofErr w:type="spellEnd"/>
      <w:r>
        <w:t>+, maybe we can indicate it somehow</w:t>
      </w:r>
    </w:p>
  </w:comment>
  <w:comment w:id="127" w:author="Joshua Goh" w:date="2020-03-27T11:14:00Z" w:initials="JG">
    <w:p w14:paraId="1B530635" w14:textId="32291A7F" w:rsidR="00256A5F" w:rsidRDefault="00256A5F">
      <w:pPr>
        <w:pStyle w:val="CommentText"/>
      </w:pPr>
      <w:r>
        <w:rPr>
          <w:rStyle w:val="CommentReference"/>
        </w:rPr>
        <w:annotationRef/>
      </w:r>
      <w:r>
        <w:t xml:space="preserve">Good point. I will see if Yun-Shiuan can update the figure. I think we will just draw a box around Char Net and </w:t>
      </w:r>
      <w:proofErr w:type="spellStart"/>
      <w:r>
        <w:t>Pred</w:t>
      </w:r>
      <w:proofErr w:type="spellEnd"/>
      <w:r>
        <w:t xml:space="preserve"> Net and label the box </w:t>
      </w:r>
      <w:proofErr w:type="spellStart"/>
      <w:r>
        <w:t>ToMnet</w:t>
      </w:r>
      <w:proofErr w:type="spellEnd"/>
      <w:r>
        <w:t>+.</w:t>
      </w:r>
    </w:p>
  </w:comment>
  <w:comment w:id="128" w:author="Sean Yun-Shiuan Chuang" w:date="2020-04-01T12:00:00Z" w:initials="Sean C">
    <w:p w14:paraId="0B0231C7" w14:textId="20E0E884" w:rsidR="00F80B2C" w:rsidRDefault="00F80B2C">
      <w:pPr>
        <w:pStyle w:val="CommentText"/>
      </w:pPr>
      <w:r>
        <w:rPr>
          <w:rStyle w:val="CommentReference"/>
        </w:rPr>
        <w:annotationRef/>
      </w:r>
      <w:r>
        <w:t xml:space="preserve">I think everything in Fig. 2 composes the </w:t>
      </w:r>
      <w:proofErr w:type="spellStart"/>
      <w:r>
        <w:t>tomnet</w:t>
      </w:r>
      <w:proofErr w:type="spellEnd"/>
      <w:r>
        <w:t xml:space="preserve">+. This includes the </w:t>
      </w:r>
      <w:proofErr w:type="spellStart"/>
      <w:r>
        <w:t>charnet</w:t>
      </w:r>
      <w:proofErr w:type="spellEnd"/>
      <w:r>
        <w:t xml:space="preserve">, </w:t>
      </w:r>
      <w:proofErr w:type="spellStart"/>
      <w:r>
        <w:t>prednet</w:t>
      </w:r>
      <w:proofErr w:type="spellEnd"/>
      <w:r>
        <w:t>, trajectories, query state, prediction</w:t>
      </w:r>
      <w:r w:rsidR="005348C9">
        <w:t>, character embedding</w:t>
      </w:r>
      <w:r>
        <w:t>…</w:t>
      </w:r>
    </w:p>
    <w:p w14:paraId="77617F82" w14:textId="0364BDAD" w:rsidR="00F80B2C" w:rsidRDefault="00F80B2C">
      <w:pPr>
        <w:pStyle w:val="CommentText"/>
      </w:pPr>
      <w:r>
        <w:t xml:space="preserve">See the original </w:t>
      </w:r>
      <w:proofErr w:type="spellStart"/>
      <w:r>
        <w:t>tomnet</w:t>
      </w:r>
      <w:proofErr w:type="spellEnd"/>
      <w:r>
        <w:t xml:space="preserve"> paper Figure 1. The</w:t>
      </w:r>
      <w:r w:rsidR="005348C9">
        <w:t xml:space="preserve"> authors labeled the whole diagram as “</w:t>
      </w:r>
      <w:proofErr w:type="spellStart"/>
      <w:r w:rsidR="005348C9">
        <w:t>ToMnet</w:t>
      </w:r>
      <w:proofErr w:type="spellEnd"/>
      <w:r w:rsidR="005348C9">
        <w:t xml:space="preserve"> architecture”. Perhaps </w:t>
      </w:r>
      <w:r w:rsidR="005348C9">
        <w:rPr>
          <w:rFonts w:hint="eastAsia"/>
          <w:lang w:eastAsia="zh-TW"/>
        </w:rPr>
        <w:t>i</w:t>
      </w:r>
      <w:r w:rsidR="005348C9">
        <w:rPr>
          <w:lang w:eastAsia="zh-TW"/>
        </w:rPr>
        <w:t xml:space="preserve">nstead of creating a box for </w:t>
      </w:r>
      <w:proofErr w:type="spellStart"/>
      <w:r w:rsidR="005348C9">
        <w:rPr>
          <w:lang w:eastAsia="zh-TW"/>
        </w:rPr>
        <w:t>charnet</w:t>
      </w:r>
      <w:proofErr w:type="spellEnd"/>
      <w:r w:rsidR="005348C9">
        <w:rPr>
          <w:lang w:eastAsia="zh-TW"/>
        </w:rPr>
        <w:t xml:space="preserve"> and </w:t>
      </w:r>
      <w:proofErr w:type="spellStart"/>
      <w:r w:rsidR="005348C9">
        <w:rPr>
          <w:lang w:eastAsia="zh-TW"/>
        </w:rPr>
        <w:t>prednet</w:t>
      </w:r>
      <w:proofErr w:type="spellEnd"/>
      <w:r w:rsidR="005348C9">
        <w:rPr>
          <w:lang w:eastAsia="zh-TW"/>
        </w:rPr>
        <w:t xml:space="preserve">, </w:t>
      </w:r>
      <w:r w:rsidR="005348C9">
        <w:t>we should rename the figure from “</w:t>
      </w:r>
      <w:r w:rsidR="005348C9">
        <w:rPr>
          <w:sz w:val="16"/>
        </w:rPr>
        <w:t>Model training and preference inference schematic.</w:t>
      </w:r>
      <w:r w:rsidR="005348C9">
        <w:t xml:space="preserve">” to “The </w:t>
      </w:r>
      <w:proofErr w:type="spellStart"/>
      <w:r w:rsidR="005348C9">
        <w:t>ToMnet</w:t>
      </w:r>
      <w:proofErr w:type="spellEnd"/>
      <w:r w:rsidR="005348C9">
        <w:t>+ architecture in t</w:t>
      </w:r>
      <w:r w:rsidR="005348C9">
        <w:t xml:space="preserve">he model training </w:t>
      </w:r>
      <w:r w:rsidR="005348C9">
        <w:t xml:space="preserve">phase </w:t>
      </w:r>
      <w:r w:rsidR="005348C9">
        <w:t xml:space="preserve">and </w:t>
      </w:r>
      <w:r w:rsidR="005348C9">
        <w:t xml:space="preserve">the </w:t>
      </w:r>
      <w:r w:rsidR="005348C9">
        <w:t>preference inference phase</w:t>
      </w:r>
      <w:r w:rsidR="005348C9">
        <w:t>.”?</w:t>
      </w:r>
    </w:p>
    <w:p w14:paraId="7D466F74" w14:textId="25AD50DA" w:rsidR="00F80B2C" w:rsidRDefault="00F80B2C">
      <w:pPr>
        <w:pStyle w:val="CommentText"/>
      </w:pPr>
      <w:r>
        <w:rPr>
          <w:noProof/>
        </w:rPr>
        <w:drawing>
          <wp:inline distT="0" distB="0" distL="0" distR="0" wp14:anchorId="05038CDF" wp14:editId="0A38EC8C">
            <wp:extent cx="1645920" cy="1929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45920" cy="1929610"/>
                    </a:xfrm>
                    <a:prstGeom prst="rect">
                      <a:avLst/>
                    </a:prstGeom>
                  </pic:spPr>
                </pic:pic>
              </a:graphicData>
            </a:graphic>
          </wp:inline>
        </w:drawing>
      </w:r>
    </w:p>
  </w:comment>
  <w:comment w:id="138" w:author="Hsin-Yi Hung" w:date="2020-04-01T10:41:00Z" w:initials="HH">
    <w:p w14:paraId="0CD13A77" w14:textId="1941953C" w:rsidR="00256A5F" w:rsidRDefault="00256A5F">
      <w:pPr>
        <w:pStyle w:val="CommentText"/>
        <w:rPr>
          <w:lang w:eastAsia="zh-TW"/>
        </w:rPr>
      </w:pPr>
      <w:r>
        <w:rPr>
          <w:rStyle w:val="CommentReference"/>
        </w:rPr>
        <w:annotationRef/>
      </w:r>
      <w:r>
        <w:rPr>
          <w:rFonts w:hint="eastAsia"/>
          <w:lang w:eastAsia="zh-TW"/>
        </w:rPr>
        <w:t>0</w:t>
      </w:r>
      <w:r>
        <w:rPr>
          <w:lang w:eastAsia="zh-TW"/>
        </w:rPr>
        <w:t>-26</w:t>
      </w:r>
    </w:p>
  </w:comment>
  <w:comment w:id="139" w:author="Hsin-Yi Hung" w:date="2020-04-01T10:38:00Z" w:initials="HH">
    <w:p w14:paraId="33B35DA1" w14:textId="52CDC49E" w:rsidR="00256A5F" w:rsidRDefault="00256A5F">
      <w:pPr>
        <w:pStyle w:val="CommentText"/>
      </w:pPr>
      <w:r>
        <w:rPr>
          <w:rStyle w:val="CommentReference"/>
        </w:rPr>
        <w:annotationRef/>
      </w:r>
      <w:r>
        <w:t>[0, 26]</w:t>
      </w:r>
    </w:p>
  </w:comment>
  <w:comment w:id="147" w:author="Edwinn Gamborino Castañeda" w:date="2020-03-26T11:21:00Z" w:initials="EGC">
    <w:p w14:paraId="58EA8D89" w14:textId="5CC9BD7F" w:rsidR="00256A5F" w:rsidRDefault="00256A5F">
      <w:pPr>
        <w:pStyle w:val="CommentText"/>
      </w:pPr>
      <w:r>
        <w:rPr>
          <w:rStyle w:val="CommentReference"/>
        </w:rPr>
        <w:annotationRef/>
      </w:r>
      <w:r>
        <w:rPr>
          <w:rFonts w:hint="eastAsia"/>
        </w:rPr>
        <w:t>I</w:t>
      </w:r>
      <w:r>
        <w:t>t is unclear to me why 23 is the maximum number of steps. Also, the objective of the game is to score the highest points by taking the shortest path, but a human player could intentionally take a longer path for no reason. How would that affect the prediction of the network?</w:t>
      </w:r>
    </w:p>
  </w:comment>
  <w:comment w:id="148" w:author="Joshua Goh" w:date="2020-03-27T11:15:00Z" w:initials="JG">
    <w:p w14:paraId="1DDD5041" w14:textId="5F31615F" w:rsidR="00256A5F" w:rsidRDefault="00256A5F">
      <w:pPr>
        <w:pStyle w:val="CommentText"/>
      </w:pPr>
      <w:r>
        <w:rPr>
          <w:rStyle w:val="CommentReference"/>
        </w:rPr>
        <w:annotationRef/>
      </w:r>
      <w:r>
        <w:t>About 23, I believe that’s the no. of steps to span the diagonal given only orthogonal movements. Clarified.</w:t>
      </w:r>
    </w:p>
    <w:p w14:paraId="04716710" w14:textId="77777777" w:rsidR="00256A5F" w:rsidRDefault="00256A5F">
      <w:pPr>
        <w:pStyle w:val="CommentText"/>
      </w:pPr>
    </w:p>
    <w:p w14:paraId="2AB65F7F" w14:textId="1519E7C6" w:rsidR="00256A5F" w:rsidRDefault="00256A5F">
      <w:pPr>
        <w:pStyle w:val="CommentText"/>
      </w:pPr>
      <w:r>
        <w:t xml:space="preserve">About sub-optimal </w:t>
      </w:r>
      <w:proofErr w:type="spellStart"/>
      <w:r>
        <w:t>pahts</w:t>
      </w:r>
      <w:proofErr w:type="spellEnd"/>
      <w:r>
        <w:t xml:space="preserve">, we would not restrict such </w:t>
      </w:r>
      <w:proofErr w:type="spellStart"/>
      <w:r>
        <w:t>stocahsticity</w:t>
      </w:r>
      <w:proofErr w:type="spellEnd"/>
      <w:r>
        <w:t xml:space="preserve"> from happening in real life data. It would be part of the variability that </w:t>
      </w:r>
      <w:proofErr w:type="spellStart"/>
      <w:r>
        <w:t>ToMnet</w:t>
      </w:r>
      <w:proofErr w:type="spellEnd"/>
      <w:r>
        <w:t>+ would need to learn. This is something that would need to be explored in subsequent expansion studies.</w:t>
      </w:r>
    </w:p>
  </w:comment>
  <w:comment w:id="155" w:author="Edwinn Gamborino Castañeda" w:date="2020-03-26T11:17:00Z" w:initials="EGC">
    <w:p w14:paraId="0DC1990F" w14:textId="32180435" w:rsidR="00256A5F" w:rsidRDefault="00256A5F">
      <w:pPr>
        <w:pStyle w:val="CommentText"/>
      </w:pPr>
      <w:r>
        <w:rPr>
          <w:rStyle w:val="CommentReference"/>
        </w:rPr>
        <w:annotationRef/>
      </w:r>
      <w:r>
        <w:rPr>
          <w:rFonts w:hint="eastAsia"/>
        </w:rPr>
        <w:t>I</w:t>
      </w:r>
      <w:r>
        <w:t>f I understand correctly the maximum reward value for any target is 23, but in Fig. 3 Ben has 26?</w:t>
      </w:r>
    </w:p>
  </w:comment>
  <w:comment w:id="156" w:author="Joshua Goh" w:date="2020-03-27T11:35:00Z" w:initials="JG">
    <w:p w14:paraId="62DA0464" w14:textId="306B0185" w:rsidR="00256A5F" w:rsidRDefault="00256A5F">
      <w:pPr>
        <w:pStyle w:val="CommentText"/>
      </w:pPr>
      <w:r>
        <w:rPr>
          <w:rStyle w:val="CommentReference"/>
        </w:rPr>
        <w:annotationRef/>
      </w:r>
      <w:r>
        <w:t>Just an illustration typo, Hsin-Yi will fix.</w:t>
      </w:r>
    </w:p>
  </w:comment>
  <w:comment w:id="157" w:author="Hsin-Yi Hung" w:date="2020-03-27T13:15:00Z" w:initials="HH">
    <w:p w14:paraId="29BE290D" w14:textId="2F0A68FC" w:rsidR="00256A5F" w:rsidRDefault="00256A5F">
      <w:pPr>
        <w:pStyle w:val="CommentText"/>
      </w:pPr>
      <w:r>
        <w:rPr>
          <w:rStyle w:val="CommentReference"/>
        </w:rPr>
        <w:annotationRef/>
      </w:r>
      <w:r>
        <w:t xml:space="preserve"> The maximal value of original SSQ is 10. 10 is then normalized by a factor 23/9. The results </w:t>
      </w:r>
      <w:proofErr w:type="gramStart"/>
      <w:r>
        <w:t>is</w:t>
      </w:r>
      <w:proofErr w:type="gramEnd"/>
      <w:r>
        <w:t xml:space="preserve"> 25.5555. we round this number so the maximal social reward value is 26. </w:t>
      </w:r>
    </w:p>
  </w:comment>
  <w:comment w:id="171" w:author="Edwinn Gamborino Castañeda" w:date="2020-03-26T11:42:00Z" w:initials="EGC">
    <w:p w14:paraId="2F3FB74E" w14:textId="1FFF9881" w:rsidR="00256A5F" w:rsidRDefault="00256A5F">
      <w:pPr>
        <w:pStyle w:val="CommentText"/>
      </w:pPr>
      <w:r>
        <w:rPr>
          <w:rStyle w:val="CommentReference"/>
        </w:rPr>
        <w:annotationRef/>
      </w:r>
      <w:r>
        <w:rPr>
          <w:rFonts w:hint="eastAsia"/>
        </w:rPr>
        <w:t>B</w:t>
      </w:r>
      <w:r>
        <w:t xml:space="preserve">riefly explain the difference between OG </w:t>
      </w:r>
      <w:proofErr w:type="spellStart"/>
      <w:r>
        <w:t>tomnet</w:t>
      </w:r>
      <w:proofErr w:type="spellEnd"/>
      <w:r>
        <w:t xml:space="preserve"> and </w:t>
      </w:r>
      <w:proofErr w:type="spellStart"/>
      <w:r>
        <w:t>tomnet</w:t>
      </w:r>
      <w:proofErr w:type="spellEnd"/>
      <w:r>
        <w:t>+</w:t>
      </w:r>
    </w:p>
  </w:comment>
  <w:comment w:id="172" w:author="Joshua Goh" w:date="2020-03-27T11:35:00Z" w:initials="JG">
    <w:p w14:paraId="14260863" w14:textId="6DA1433E" w:rsidR="00256A5F" w:rsidRDefault="00256A5F">
      <w:pPr>
        <w:pStyle w:val="CommentText"/>
      </w:pPr>
      <w:r>
        <w:rPr>
          <w:rStyle w:val="CommentReference"/>
        </w:rPr>
        <w:annotationRef/>
      </w:r>
      <w:r>
        <w:t>Yun-Shiuan, please clarify.</w:t>
      </w:r>
    </w:p>
  </w:comment>
  <w:comment w:id="178" w:author="Sean Yun-Shiuan Chuang" w:date="2020-04-01T12:11:00Z" w:initials="Sean C">
    <w:p w14:paraId="1607FEEE" w14:textId="73499C5C" w:rsidR="00674021" w:rsidRDefault="00674021">
      <w:pPr>
        <w:pStyle w:val="CommentText"/>
        <w:rPr>
          <w:rFonts w:hint="eastAsia"/>
          <w:lang w:eastAsia="zh-TW"/>
        </w:rPr>
      </w:pPr>
      <w:r>
        <w:rPr>
          <w:rStyle w:val="CommentReference"/>
        </w:rPr>
        <w:annotationRef/>
      </w:r>
      <w:r>
        <w:t xml:space="preserve">I have added this. Also, just to make it clear the </w:t>
      </w:r>
      <w:proofErr w:type="spellStart"/>
      <w:r>
        <w:t>ToMnet</w:t>
      </w:r>
      <w:proofErr w:type="spellEnd"/>
      <w:r>
        <w:t>+ is more than merely a character network and a prediction network, I</w:t>
      </w:r>
      <w:r>
        <w:rPr>
          <w:lang w:eastAsia="zh-TW"/>
        </w:rPr>
        <w:t xml:space="preserve"> rephrased the words to emphasize that </w:t>
      </w:r>
      <w:r>
        <w:t>the</w:t>
      </w:r>
      <w:r>
        <w:t xml:space="preserve"> character network and </w:t>
      </w:r>
      <w:r>
        <w:t>the</w:t>
      </w:r>
      <w:r>
        <w:t xml:space="preserve"> prediction network</w:t>
      </w:r>
      <w:r>
        <w:t xml:space="preserve"> are just two of the components in the model architecture.</w:t>
      </w:r>
    </w:p>
  </w:comment>
  <w:comment w:id="196" w:author="Edwinn Gamborino Castañeda" w:date="2020-03-26T12:21:00Z" w:initials="EGC">
    <w:p w14:paraId="130430E9" w14:textId="68448F12" w:rsidR="00256A5F" w:rsidRDefault="00256A5F">
      <w:pPr>
        <w:pStyle w:val="CommentText"/>
      </w:pPr>
      <w:r>
        <w:rPr>
          <w:rStyle w:val="CommentReference"/>
        </w:rPr>
        <w:annotationRef/>
      </w:r>
      <w:r>
        <w:rPr>
          <w:rStyle w:val="CommentReference"/>
        </w:rPr>
        <w:t xml:space="preserve">You highlight </w:t>
      </w:r>
      <w:proofErr w:type="spellStart"/>
      <w:r>
        <w:rPr>
          <w:rStyle w:val="CommentReference"/>
        </w:rPr>
        <w:t>e_char</w:t>
      </w:r>
      <w:proofErr w:type="spellEnd"/>
      <w:r>
        <w:rPr>
          <w:rStyle w:val="CommentReference"/>
        </w:rPr>
        <w:t xml:space="preserve"> a lot, but it is unclear if it influences the results in the next section or why is this the case?</w:t>
      </w:r>
    </w:p>
  </w:comment>
  <w:comment w:id="202" w:author="Edwinn Gamborino Castañeda" w:date="2020-03-26T11:39:00Z" w:initials="EGC">
    <w:p w14:paraId="500FB9BB" w14:textId="3F850F1A" w:rsidR="00256A5F" w:rsidRDefault="00256A5F">
      <w:pPr>
        <w:pStyle w:val="CommentText"/>
      </w:pPr>
      <w:r>
        <w:t>Before you said the max steps in a trajectory is 23, so why truncate to 10 here</w:t>
      </w:r>
      <w:r>
        <w:rPr>
          <w:rStyle w:val="CommentReference"/>
        </w:rPr>
        <w:annotationRef/>
      </w:r>
      <w:r>
        <w:t>? Does that affect the results?</w:t>
      </w:r>
    </w:p>
  </w:comment>
  <w:comment w:id="203" w:author="Joshua Goh" w:date="2020-03-27T11:37:00Z" w:initials="JG">
    <w:p w14:paraId="6480EBEB" w14:textId="404FA234" w:rsidR="00256A5F" w:rsidRDefault="00256A5F">
      <w:pPr>
        <w:pStyle w:val="CommentText"/>
      </w:pPr>
      <w:r>
        <w:rPr>
          <w:rStyle w:val="CommentReference"/>
        </w:rPr>
        <w:annotationRef/>
      </w:r>
      <w:r>
        <w:t>There is a distinction between the normalization to compute social reward that is on the same scale as grid world distance, and the actual no. of steps agents use to reach the target. The truncation applied merely reduces data size to the most relevant final 10 steps.</w:t>
      </w:r>
    </w:p>
  </w:comment>
  <w:comment w:id="213" w:author="Edwinn Gamborino Castañeda" w:date="2020-03-26T11:54:00Z" w:initials="EGC">
    <w:p w14:paraId="1D7A4EA6" w14:textId="49612898" w:rsidR="00256A5F" w:rsidRDefault="00256A5F">
      <w:pPr>
        <w:pStyle w:val="CommentText"/>
      </w:pPr>
      <w:r>
        <w:rPr>
          <w:rStyle w:val="CommentReference"/>
        </w:rPr>
        <w:annotationRef/>
      </w:r>
      <w:r>
        <w:rPr>
          <w:rFonts w:hint="eastAsia"/>
        </w:rPr>
        <w:t>M</w:t>
      </w:r>
      <w:r>
        <w:t>aybe a figure could better convey the design of the network.</w:t>
      </w:r>
    </w:p>
  </w:comment>
  <w:comment w:id="214" w:author="Joshua Goh" w:date="2020-03-27T11:39:00Z" w:initials="JG">
    <w:p w14:paraId="04C2EBAE" w14:textId="6612C6AC" w:rsidR="00256A5F" w:rsidRDefault="00256A5F">
      <w:pPr>
        <w:pStyle w:val="CommentText"/>
      </w:pPr>
      <w:r>
        <w:rPr>
          <w:rStyle w:val="CommentReference"/>
        </w:rPr>
        <w:annotationRef/>
      </w:r>
      <w:r>
        <w:t xml:space="preserve">I did suggest </w:t>
      </w:r>
      <w:proofErr w:type="gramStart"/>
      <w:r>
        <w:t>to use</w:t>
      </w:r>
      <w:proofErr w:type="gramEnd"/>
      <w:r>
        <w:t xml:space="preserve"> a vector notation graphics – Yun-Shiuan please consider.</w:t>
      </w:r>
    </w:p>
  </w:comment>
  <w:comment w:id="215" w:author="Sean Yun-Shiuan Chuang" w:date="2020-04-01T12:30:00Z" w:initials="Sean C">
    <w:p w14:paraId="402828B9" w14:textId="0E08EB41" w:rsidR="00F26BB5" w:rsidRDefault="00F26BB5">
      <w:pPr>
        <w:pStyle w:val="CommentText"/>
      </w:pPr>
      <w:r>
        <w:rPr>
          <w:rStyle w:val="CommentReference"/>
        </w:rPr>
        <w:annotationRef/>
      </w:r>
      <w:r>
        <w:t>I would like to if we have enough space</w:t>
      </w:r>
      <w:r w:rsidR="002D5ECB">
        <w:t xml:space="preserve"> (we are aiming for 6 pages but now have 7)</w:t>
      </w:r>
      <w:r>
        <w:t xml:space="preserve">. Right now, I tried to make Fig 2 as informative as I can, along with the details described in text. Note that this is also what the authors of the original </w:t>
      </w:r>
      <w:proofErr w:type="spellStart"/>
      <w:r>
        <w:t>ToMnet</w:t>
      </w:r>
      <w:proofErr w:type="spellEnd"/>
      <w:r>
        <w:t xml:space="preserve"> paper did.</w:t>
      </w:r>
    </w:p>
  </w:comment>
  <w:comment w:id="233" w:author="Edwinn Gamborino Castañeda" w:date="2020-03-26T12:01:00Z" w:initials="EGC">
    <w:p w14:paraId="5BD25EFB" w14:textId="3721B7EE" w:rsidR="00256A5F" w:rsidRDefault="00256A5F">
      <w:pPr>
        <w:pStyle w:val="CommentText"/>
      </w:pPr>
      <w:r>
        <w:t xml:space="preserve">The nomenclature of </w:t>
      </w:r>
      <w:r>
        <w:rPr>
          <w:rStyle w:val="CommentReference"/>
        </w:rPr>
        <w:annotationRef/>
      </w:r>
      <w:proofErr w:type="spellStart"/>
      <w:r>
        <w:t>tau_j</w:t>
      </w:r>
      <w:proofErr w:type="spellEnd"/>
      <w:r>
        <w:t xml:space="preserve"> prime is a bit confusing, maybe use another symbol to express it is a subset?</w:t>
      </w:r>
    </w:p>
  </w:comment>
  <w:comment w:id="234" w:author="Joshua Goh" w:date="2020-03-27T11:39:00Z" w:initials="JG">
    <w:p w14:paraId="4A0E7D61" w14:textId="6C11DFC8" w:rsidR="00256A5F" w:rsidRDefault="00256A5F">
      <w:pPr>
        <w:pStyle w:val="CommentText"/>
      </w:pPr>
      <w:r>
        <w:rPr>
          <w:rStyle w:val="CommentReference"/>
        </w:rPr>
        <w:annotationRef/>
      </w:r>
      <w:r>
        <w:t>Yun-Shiuan, take a look?</w:t>
      </w:r>
    </w:p>
  </w:comment>
  <w:comment w:id="235" w:author="Sean Yun-Shiuan Chuang" w:date="2020-04-01T12:26:00Z" w:initials="Sean C">
    <w:p w14:paraId="48423CC3" w14:textId="44AA6BB1" w:rsidR="00C83F04" w:rsidRDefault="00C83F04">
      <w:pPr>
        <w:pStyle w:val="CommentText"/>
      </w:pPr>
      <w:r>
        <w:rPr>
          <w:rStyle w:val="CommentReference"/>
        </w:rPr>
        <w:annotationRef/>
      </w:r>
      <w:r>
        <w:t xml:space="preserve">I have changed </w:t>
      </w:r>
      <w:proofErr w:type="spellStart"/>
      <w:r>
        <w:t>tua_j_prime</w:t>
      </w:r>
      <w:proofErr w:type="spellEnd"/>
      <w:r>
        <w:t xml:space="preserve"> to </w:t>
      </w:r>
      <w:proofErr w:type="spellStart"/>
      <w:r>
        <w:t>tau_j_plus</w:t>
      </w:r>
      <w:proofErr w:type="spellEnd"/>
      <w:r>
        <w:t xml:space="preserve">. I hope this makes more sense. </w:t>
      </w:r>
    </w:p>
  </w:comment>
  <w:comment w:id="242" w:author="Edwinn Gamborino Castañeda" w:date="2020-03-26T12:04:00Z" w:initials="EGC">
    <w:p w14:paraId="681F787D" w14:textId="58E9BF94" w:rsidR="00256A5F" w:rsidRDefault="00256A5F">
      <w:pPr>
        <w:pStyle w:val="CommentText"/>
      </w:pPr>
      <w:r>
        <w:rPr>
          <w:rStyle w:val="CommentReference"/>
        </w:rPr>
        <w:annotationRef/>
      </w:r>
      <w:r>
        <w:t>Why is this necessary?</w:t>
      </w:r>
    </w:p>
  </w:comment>
  <w:comment w:id="243" w:author="Joshua Goh" w:date="2020-03-27T11:40:00Z" w:initials="JG">
    <w:p w14:paraId="795C9B6F" w14:textId="568853D2" w:rsidR="00256A5F" w:rsidRDefault="00256A5F">
      <w:pPr>
        <w:pStyle w:val="CommentText"/>
      </w:pPr>
      <w:r>
        <w:rPr>
          <w:rStyle w:val="CommentReference"/>
        </w:rPr>
        <w:annotationRef/>
      </w:r>
      <w:r>
        <w:t xml:space="preserve">Because we need to see if </w:t>
      </w:r>
      <w:proofErr w:type="spellStart"/>
      <w:r>
        <w:t>ToMnet</w:t>
      </w:r>
      <w:proofErr w:type="spellEnd"/>
      <w:r>
        <w:t xml:space="preserve">+ can generate the right prediction under controlled query states which are not biased to any target. This is the most fair and direct way to assess </w:t>
      </w:r>
      <w:proofErr w:type="spellStart"/>
      <w:r>
        <w:t>ToMnet</w:t>
      </w:r>
      <w:proofErr w:type="spellEnd"/>
      <w:r>
        <w:t xml:space="preserve">+, albeit not most </w:t>
      </w:r>
      <w:proofErr w:type="spellStart"/>
      <w:r>
        <w:t>ecolocial</w:t>
      </w:r>
      <w:proofErr w:type="spellEnd"/>
      <w:r>
        <w:t>. If the query states were any standard state, which would be more ecological, we would need to further quantify associations between variations in query states and predictions, which complicate this proof-of-concept. Again, further expansions studies are needed.</w:t>
      </w:r>
    </w:p>
  </w:comment>
  <w:comment w:id="274" w:author="Edwinn Gamborino Castañeda" w:date="2020-03-26T12:17:00Z" w:initials="EGC">
    <w:p w14:paraId="139BF04E" w14:textId="769EA4B1" w:rsidR="00256A5F" w:rsidRDefault="00256A5F">
      <w:pPr>
        <w:pStyle w:val="CommentText"/>
      </w:pPr>
      <w:r>
        <w:rPr>
          <w:rStyle w:val="CommentReference"/>
        </w:rPr>
        <w:annotationRef/>
      </w:r>
      <w:r>
        <w:rPr>
          <w:rFonts w:hint="eastAsia"/>
        </w:rPr>
        <w:t>W</w:t>
      </w:r>
      <w:r>
        <w:t>hy is Fig. 5 before Fig. 4?</w:t>
      </w:r>
    </w:p>
  </w:comment>
  <w:comment w:id="275" w:author="Joshua Goh" w:date="2020-03-27T11:43:00Z" w:initials="JG">
    <w:p w14:paraId="47048E08" w14:textId="67AEE81B" w:rsidR="00256A5F" w:rsidRDefault="00256A5F">
      <w:pPr>
        <w:pStyle w:val="CommentText"/>
      </w:pPr>
      <w:r>
        <w:rPr>
          <w:rStyle w:val="CommentReference"/>
        </w:rPr>
        <w:annotationRef/>
      </w:r>
      <w:r>
        <w:t xml:space="preserve">Yun-Shiuan, please see if you fix this </w:t>
      </w:r>
      <w:proofErr w:type="spellStart"/>
      <w:r>
        <w:t>formmating</w:t>
      </w:r>
      <w:proofErr w:type="spellEnd"/>
      <w:r>
        <w:t xml:space="preserve"> issue.</w:t>
      </w:r>
    </w:p>
  </w:comment>
  <w:comment w:id="276" w:author="Sean Yun-Shiuan Chuang" w:date="2020-04-01T12:45:00Z" w:initials="Sean C">
    <w:p w14:paraId="6D52B12E" w14:textId="464F9BC6" w:rsidR="00206412" w:rsidRDefault="00206412">
      <w:pPr>
        <w:pStyle w:val="CommentText"/>
      </w:pPr>
      <w:r>
        <w:rPr>
          <w:rStyle w:val="CommentReference"/>
        </w:rPr>
        <w:annotationRef/>
      </w:r>
      <w:r w:rsidR="008B75EE">
        <w:t>Setting the order of how figures appear within the document</w:t>
      </w:r>
      <w:r>
        <w:t xml:space="preserve"> </w:t>
      </w:r>
      <w:r w:rsidR="008B75EE">
        <w:t xml:space="preserve">in Word </w:t>
      </w:r>
      <w:r>
        <w:t>i</w:t>
      </w:r>
      <w:r w:rsidR="008B75EE">
        <w:t>s</w:t>
      </w:r>
      <w:r>
        <w:t xml:space="preserve"> far harder than you could imag</w:t>
      </w:r>
      <w:r w:rsidR="008B75EE">
        <w:t>e… I guess we could deal with this after all the other things have been finalized.</w:t>
      </w:r>
    </w:p>
  </w:comment>
  <w:comment w:id="282" w:author="Su-Ling Yeh" w:date="2020-03-26T00:46:00Z" w:initials="SY">
    <w:p w14:paraId="2FF0DADA" w14:textId="6ADD2530" w:rsidR="00256A5F" w:rsidRDefault="00256A5F">
      <w:pPr>
        <w:pStyle w:val="CommentText"/>
      </w:pPr>
      <w:r>
        <w:rPr>
          <w:rStyle w:val="CommentReference"/>
        </w:rPr>
        <w:annotationRef/>
      </w:r>
      <w:r>
        <w:rPr>
          <w:rFonts w:hint="eastAsia"/>
        </w:rPr>
        <w:t>C</w:t>
      </w:r>
      <w:r>
        <w:t>an this be more specific (exact %)?</w:t>
      </w:r>
    </w:p>
  </w:comment>
  <w:comment w:id="283" w:author="Joshua Goh" w:date="2020-03-27T11:47:00Z" w:initials="JG">
    <w:p w14:paraId="08EA49DD" w14:textId="267A0E50" w:rsidR="00256A5F" w:rsidRDefault="00256A5F">
      <w:pPr>
        <w:pStyle w:val="CommentText"/>
      </w:pPr>
      <w:r>
        <w:rPr>
          <w:rStyle w:val="CommentReference"/>
        </w:rPr>
        <w:annotationRef/>
      </w:r>
      <w:r>
        <w:t>Yun-Shiuan, please update.</w:t>
      </w:r>
    </w:p>
  </w:comment>
  <w:comment w:id="286" w:author="Su-Ling Yeh" w:date="2020-03-26T00:45:00Z" w:initials="SY">
    <w:p w14:paraId="4E3A2FB7" w14:textId="639A425D" w:rsidR="00256A5F" w:rsidRDefault="00256A5F">
      <w:pPr>
        <w:pStyle w:val="CommentText"/>
      </w:pPr>
      <w:r>
        <w:rPr>
          <w:rStyle w:val="CommentReference"/>
        </w:rPr>
        <w:annotationRef/>
      </w:r>
      <w:r>
        <w:t>Where is fig. 6?</w:t>
      </w:r>
    </w:p>
  </w:comment>
  <w:comment w:id="287" w:author="Joshua Goh" w:date="2020-03-27T11:45:00Z" w:initials="JG">
    <w:p w14:paraId="40ADECE0" w14:textId="44A12399" w:rsidR="00256A5F" w:rsidRDefault="00256A5F">
      <w:pPr>
        <w:pStyle w:val="CommentText"/>
      </w:pPr>
      <w:r>
        <w:rPr>
          <w:rStyle w:val="CommentReference"/>
        </w:rPr>
        <w:annotationRef/>
      </w:r>
      <w:r>
        <w:t>I think the formatting moved it off in your version – Checking the PDF is probably best. In any case, the position will be updated in this round of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D0171" w15:done="0"/>
  <w15:commentEx w15:paraId="12FF71AE" w15:paraIdParent="534D0171" w15:done="0"/>
  <w15:commentEx w15:paraId="5E664007" w15:done="0"/>
  <w15:commentEx w15:paraId="2E4EF445" w15:paraIdParent="5E664007" w15:done="0"/>
  <w15:commentEx w15:paraId="48D49199" w15:done="0"/>
  <w15:commentEx w15:paraId="0519FE23" w15:paraIdParent="48D49199" w15:done="0"/>
  <w15:commentEx w15:paraId="1A676FA1" w15:done="0"/>
  <w15:commentEx w15:paraId="311EAA70" w15:paraIdParent="1A676FA1" w15:done="0"/>
  <w15:commentEx w15:paraId="795895F0" w15:done="0"/>
  <w15:commentEx w15:paraId="1B530635" w15:paraIdParent="795895F0" w15:done="0"/>
  <w15:commentEx w15:paraId="7D466F74" w15:paraIdParent="795895F0" w15:done="0"/>
  <w15:commentEx w15:paraId="0CD13A77" w15:done="0"/>
  <w15:commentEx w15:paraId="33B35DA1" w15:done="0"/>
  <w15:commentEx w15:paraId="58EA8D89" w15:done="0"/>
  <w15:commentEx w15:paraId="2AB65F7F" w15:paraIdParent="58EA8D89" w15:done="0"/>
  <w15:commentEx w15:paraId="0DC1990F" w15:done="0"/>
  <w15:commentEx w15:paraId="62DA0464" w15:paraIdParent="0DC1990F" w15:done="0"/>
  <w15:commentEx w15:paraId="29BE290D" w15:paraIdParent="0DC1990F" w15:done="0"/>
  <w15:commentEx w15:paraId="2F3FB74E" w15:done="0"/>
  <w15:commentEx w15:paraId="14260863" w15:paraIdParent="2F3FB74E" w15:done="0"/>
  <w15:commentEx w15:paraId="1607FEEE" w15:done="0"/>
  <w15:commentEx w15:paraId="130430E9" w15:done="0"/>
  <w15:commentEx w15:paraId="500FB9BB" w15:done="0"/>
  <w15:commentEx w15:paraId="6480EBEB" w15:paraIdParent="500FB9BB" w15:done="0"/>
  <w15:commentEx w15:paraId="1D7A4EA6" w15:done="0"/>
  <w15:commentEx w15:paraId="04C2EBAE" w15:paraIdParent="1D7A4EA6" w15:done="0"/>
  <w15:commentEx w15:paraId="402828B9" w15:paraIdParent="1D7A4EA6" w15:done="0"/>
  <w15:commentEx w15:paraId="5BD25EFB" w15:done="0"/>
  <w15:commentEx w15:paraId="4A0E7D61" w15:paraIdParent="5BD25EFB" w15:done="0"/>
  <w15:commentEx w15:paraId="48423CC3" w15:paraIdParent="5BD25EFB" w15:done="0"/>
  <w15:commentEx w15:paraId="681F787D" w15:done="0"/>
  <w15:commentEx w15:paraId="795C9B6F" w15:paraIdParent="681F787D" w15:done="0"/>
  <w15:commentEx w15:paraId="139BF04E" w15:done="0"/>
  <w15:commentEx w15:paraId="47048E08" w15:paraIdParent="139BF04E" w15:done="0"/>
  <w15:commentEx w15:paraId="6D52B12E" w15:paraIdParent="139BF04E" w15:done="0"/>
  <w15:commentEx w15:paraId="2FF0DADA" w15:done="0"/>
  <w15:commentEx w15:paraId="08EA49DD" w15:paraIdParent="2FF0DADA" w15:done="0"/>
  <w15:commentEx w15:paraId="4E3A2FB7" w15:done="0"/>
  <w15:commentEx w15:paraId="40ADECE0" w15:paraIdParent="4E3A2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D0171" w16cid:durableId="22266F9D"/>
  <w16cid:commentId w16cid:paraId="12FF71AE" w16cid:durableId="222865C5"/>
  <w16cid:commentId w16cid:paraId="5E664007" w16cid:durableId="22271064"/>
  <w16cid:commentId w16cid:paraId="2E4EF445" w16cid:durableId="22285E44"/>
  <w16cid:commentId w16cid:paraId="48D49199" w16cid:durableId="22270E44"/>
  <w16cid:commentId w16cid:paraId="0519FE23" w16cid:durableId="22285E32"/>
  <w16cid:commentId w16cid:paraId="1A676FA1" w16cid:durableId="2227190E"/>
  <w16cid:commentId w16cid:paraId="311EAA70" w16cid:durableId="22285E21"/>
  <w16cid:commentId w16cid:paraId="795895F0" w16cid:durableId="22271353"/>
  <w16cid:commentId w16cid:paraId="1B530635" w16cid:durableId="22285E7C"/>
  <w16cid:commentId w16cid:paraId="7D466F74" w16cid:durableId="222F00F2"/>
  <w16cid:commentId w16cid:paraId="0CD13A77" w16cid:durableId="222EEE4D"/>
  <w16cid:commentId w16cid:paraId="33B35DA1" w16cid:durableId="222EEDAC"/>
  <w16cid:commentId w16cid:paraId="58EA8D89" w16cid:durableId="22270EBF"/>
  <w16cid:commentId w16cid:paraId="2AB65F7F" w16cid:durableId="22285EDC"/>
  <w16cid:commentId w16cid:paraId="0DC1990F" w16cid:durableId="22270DCC"/>
  <w16cid:commentId w16cid:paraId="62DA0464" w16cid:durableId="22286375"/>
  <w16cid:commentId w16cid:paraId="29BE290D" w16cid:durableId="22287B01"/>
  <w16cid:commentId w16cid:paraId="2F3FB74E" w16cid:durableId="222713C1"/>
  <w16cid:commentId w16cid:paraId="14260863" w16cid:durableId="22286394"/>
  <w16cid:commentId w16cid:paraId="1607FEEE" w16cid:durableId="222F0365"/>
  <w16cid:commentId w16cid:paraId="130430E9" w16cid:durableId="22271CBA"/>
  <w16cid:commentId w16cid:paraId="500FB9BB" w16cid:durableId="22271301"/>
  <w16cid:commentId w16cid:paraId="6480EBEB" w16cid:durableId="222863E3"/>
  <w16cid:commentId w16cid:paraId="1D7A4EA6" w16cid:durableId="22271668"/>
  <w16cid:commentId w16cid:paraId="04C2EBAE" w16cid:durableId="22286480"/>
  <w16cid:commentId w16cid:paraId="402828B9" w16cid:durableId="222F07CD"/>
  <w16cid:commentId w16cid:paraId="5BD25EFB" w16cid:durableId="2227181E"/>
  <w16cid:commentId w16cid:paraId="4A0E7D61" w16cid:durableId="22286472"/>
  <w16cid:commentId w16cid:paraId="48423CC3" w16cid:durableId="222F0700"/>
  <w16cid:commentId w16cid:paraId="681F787D" w16cid:durableId="222718CB"/>
  <w16cid:commentId w16cid:paraId="795C9B6F" w16cid:durableId="2228649D"/>
  <w16cid:commentId w16cid:paraId="139BF04E" w16cid:durableId="22271BD3"/>
  <w16cid:commentId w16cid:paraId="47048E08" w16cid:durableId="2228655A"/>
  <w16cid:commentId w16cid:paraId="6D52B12E" w16cid:durableId="222F0B4D"/>
  <w16cid:commentId w16cid:paraId="2FF0DADA" w16cid:durableId="222679D6"/>
  <w16cid:commentId w16cid:paraId="08EA49DD" w16cid:durableId="2228666E"/>
  <w16cid:commentId w16cid:paraId="4E3A2FB7" w16cid:durableId="222679B5"/>
  <w16cid:commentId w16cid:paraId="40ADECE0" w16cid:durableId="22286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C0020" w14:textId="77777777" w:rsidR="00840FA5" w:rsidRDefault="00840FA5">
      <w:r>
        <w:separator/>
      </w:r>
    </w:p>
  </w:endnote>
  <w:endnote w:type="continuationSeparator" w:id="0">
    <w:p w14:paraId="491DF996" w14:textId="77777777" w:rsidR="00840FA5" w:rsidRDefault="00840FA5">
      <w:r>
        <w:continuationSeparator/>
      </w:r>
    </w:p>
  </w:endnote>
  <w:endnote w:type="continuationNotice" w:id="1">
    <w:p w14:paraId="08767484" w14:textId="77777777" w:rsidR="00840FA5" w:rsidRDefault="00840F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9C24" w14:textId="77777777" w:rsidR="00256A5F" w:rsidRDefault="00256A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099C2" w14:textId="77777777" w:rsidR="00840FA5" w:rsidRDefault="00840FA5">
      <w:r>
        <w:separator/>
      </w:r>
    </w:p>
  </w:footnote>
  <w:footnote w:type="continuationSeparator" w:id="0">
    <w:p w14:paraId="4325C6CB" w14:textId="77777777" w:rsidR="00840FA5" w:rsidRDefault="00840FA5">
      <w:r>
        <w:continuationSeparator/>
      </w:r>
    </w:p>
  </w:footnote>
  <w:footnote w:type="continuationNotice" w:id="1">
    <w:p w14:paraId="3A4F05EB" w14:textId="77777777" w:rsidR="00840FA5" w:rsidRDefault="00840F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256A5F" w:rsidRDefault="00256A5F">
    <w:pPr>
      <w:framePr w:wrap="auto" w:vAnchor="text" w:hAnchor="margin" w:xAlign="right" w:y="1"/>
    </w:pPr>
  </w:p>
  <w:p w14:paraId="27D642B1" w14:textId="77777777" w:rsidR="00256A5F" w:rsidRDefault="00256A5F"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winn Gamborino Castañeda">
    <w15:presenceInfo w15:providerId="AD" w15:userId="S::gamborino@comunidad.unam.mx::23ed1d05-ec78-4700-9bcc-6e0387fedd57"/>
  </w15:person>
  <w15:person w15:author="Joshua Goh">
    <w15:presenceInfo w15:providerId="None" w15:userId="Joshua Goh"/>
  </w15:person>
  <w15:person w15:author="Su-Ling Yeh">
    <w15:presenceInfo w15:providerId="None" w15:userId="Su-Ling Yeh"/>
  </w15:person>
  <w15:person w15:author="Sean Yun-Shiuan Chuang">
    <w15:presenceInfo w15:providerId="None" w15:userId="Sean Yun-Shiuan Chuang"/>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45235"/>
    <w:rsid w:val="0005127D"/>
    <w:rsid w:val="00056F72"/>
    <w:rsid w:val="00085878"/>
    <w:rsid w:val="00093FE6"/>
    <w:rsid w:val="000A4470"/>
    <w:rsid w:val="000F420E"/>
    <w:rsid w:val="00107CE1"/>
    <w:rsid w:val="00126A9C"/>
    <w:rsid w:val="001373C3"/>
    <w:rsid w:val="00194941"/>
    <w:rsid w:val="001C406B"/>
    <w:rsid w:val="001C554E"/>
    <w:rsid w:val="00206412"/>
    <w:rsid w:val="00215B74"/>
    <w:rsid w:val="0023175B"/>
    <w:rsid w:val="00241A44"/>
    <w:rsid w:val="00256A5F"/>
    <w:rsid w:val="00260E4D"/>
    <w:rsid w:val="002748F1"/>
    <w:rsid w:val="00275F6E"/>
    <w:rsid w:val="00283ACD"/>
    <w:rsid w:val="002962CD"/>
    <w:rsid w:val="002C12C5"/>
    <w:rsid w:val="002D5ECB"/>
    <w:rsid w:val="002E08FE"/>
    <w:rsid w:val="002F4F8D"/>
    <w:rsid w:val="00302D4A"/>
    <w:rsid w:val="00330C51"/>
    <w:rsid w:val="00333681"/>
    <w:rsid w:val="003560D9"/>
    <w:rsid w:val="00361C80"/>
    <w:rsid w:val="00370B26"/>
    <w:rsid w:val="003837CE"/>
    <w:rsid w:val="003A3028"/>
    <w:rsid w:val="003A640E"/>
    <w:rsid w:val="003B200C"/>
    <w:rsid w:val="003B226D"/>
    <w:rsid w:val="003C38E4"/>
    <w:rsid w:val="003E73DB"/>
    <w:rsid w:val="004144FD"/>
    <w:rsid w:val="004546ED"/>
    <w:rsid w:val="004807CC"/>
    <w:rsid w:val="0048384E"/>
    <w:rsid w:val="00486B83"/>
    <w:rsid w:val="004870A9"/>
    <w:rsid w:val="004912F1"/>
    <w:rsid w:val="004C2445"/>
    <w:rsid w:val="005135FD"/>
    <w:rsid w:val="00531075"/>
    <w:rsid w:val="005348C9"/>
    <w:rsid w:val="005A0558"/>
    <w:rsid w:val="005B4496"/>
    <w:rsid w:val="005C246B"/>
    <w:rsid w:val="005C5B9B"/>
    <w:rsid w:val="005E1B8F"/>
    <w:rsid w:val="00626549"/>
    <w:rsid w:val="00634D33"/>
    <w:rsid w:val="00647390"/>
    <w:rsid w:val="0066519B"/>
    <w:rsid w:val="00674021"/>
    <w:rsid w:val="00676CCC"/>
    <w:rsid w:val="006A287F"/>
    <w:rsid w:val="006C42CB"/>
    <w:rsid w:val="006D33D0"/>
    <w:rsid w:val="006F02F1"/>
    <w:rsid w:val="00701374"/>
    <w:rsid w:val="0071550E"/>
    <w:rsid w:val="00733051"/>
    <w:rsid w:val="00770765"/>
    <w:rsid w:val="00775DC0"/>
    <w:rsid w:val="007E18C5"/>
    <w:rsid w:val="007E4E2B"/>
    <w:rsid w:val="007E5A23"/>
    <w:rsid w:val="007F51D9"/>
    <w:rsid w:val="0080194D"/>
    <w:rsid w:val="00835C01"/>
    <w:rsid w:val="008409A4"/>
    <w:rsid w:val="00840FA5"/>
    <w:rsid w:val="00862725"/>
    <w:rsid w:val="00871FAA"/>
    <w:rsid w:val="00891263"/>
    <w:rsid w:val="008B220E"/>
    <w:rsid w:val="008B75EE"/>
    <w:rsid w:val="008D4C07"/>
    <w:rsid w:val="00900A3B"/>
    <w:rsid w:val="00914C57"/>
    <w:rsid w:val="009259A5"/>
    <w:rsid w:val="00927AC4"/>
    <w:rsid w:val="00960D71"/>
    <w:rsid w:val="00977B5D"/>
    <w:rsid w:val="00991D74"/>
    <w:rsid w:val="009A55DC"/>
    <w:rsid w:val="009B0248"/>
    <w:rsid w:val="009B03F8"/>
    <w:rsid w:val="009D2B9A"/>
    <w:rsid w:val="009F2A9F"/>
    <w:rsid w:val="009F3962"/>
    <w:rsid w:val="00A614A1"/>
    <w:rsid w:val="00A61EFA"/>
    <w:rsid w:val="00AC2AD4"/>
    <w:rsid w:val="00AC3093"/>
    <w:rsid w:val="00AC520B"/>
    <w:rsid w:val="00AF5726"/>
    <w:rsid w:val="00B21244"/>
    <w:rsid w:val="00B2352F"/>
    <w:rsid w:val="00B30389"/>
    <w:rsid w:val="00B443DC"/>
    <w:rsid w:val="00B80AF1"/>
    <w:rsid w:val="00B86022"/>
    <w:rsid w:val="00BA1AE5"/>
    <w:rsid w:val="00BE1925"/>
    <w:rsid w:val="00C2662D"/>
    <w:rsid w:val="00C35BE4"/>
    <w:rsid w:val="00C647D0"/>
    <w:rsid w:val="00C66CCD"/>
    <w:rsid w:val="00C70AB5"/>
    <w:rsid w:val="00C83F04"/>
    <w:rsid w:val="00C858AE"/>
    <w:rsid w:val="00C91D8B"/>
    <w:rsid w:val="00C96EFE"/>
    <w:rsid w:val="00CA1519"/>
    <w:rsid w:val="00CC0E68"/>
    <w:rsid w:val="00CD2EF3"/>
    <w:rsid w:val="00CE011E"/>
    <w:rsid w:val="00CE0D80"/>
    <w:rsid w:val="00D036B3"/>
    <w:rsid w:val="00D23702"/>
    <w:rsid w:val="00D252AA"/>
    <w:rsid w:val="00D41206"/>
    <w:rsid w:val="00D72817"/>
    <w:rsid w:val="00D81178"/>
    <w:rsid w:val="00D93A77"/>
    <w:rsid w:val="00DB1CA7"/>
    <w:rsid w:val="00DC50E2"/>
    <w:rsid w:val="00E00563"/>
    <w:rsid w:val="00E0063D"/>
    <w:rsid w:val="00E1319C"/>
    <w:rsid w:val="00E24D6B"/>
    <w:rsid w:val="00E33B3F"/>
    <w:rsid w:val="00E8260C"/>
    <w:rsid w:val="00EA7B58"/>
    <w:rsid w:val="00ED4CCB"/>
    <w:rsid w:val="00EF351D"/>
    <w:rsid w:val="00F068DE"/>
    <w:rsid w:val="00F1717F"/>
    <w:rsid w:val="00F26BB5"/>
    <w:rsid w:val="00F302E3"/>
    <w:rsid w:val="00F56CC1"/>
    <w:rsid w:val="00F57983"/>
    <w:rsid w:val="00F80B2C"/>
    <w:rsid w:val="00F9644E"/>
    <w:rsid w:val="00FA6946"/>
    <w:rsid w:val="00FB3BDD"/>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w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1A4BC-AA3E-4A9C-830D-A1CBCD45C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7</Pages>
  <Words>11254</Words>
  <Characters>64148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Sean Yun-Shiuan Chuang</cp:lastModifiedBy>
  <cp:revision>12</cp:revision>
  <dcterms:created xsi:type="dcterms:W3CDTF">2020-03-27T17:22:00Z</dcterms:created>
  <dcterms:modified xsi:type="dcterms:W3CDTF">2020-04-01T18:26:00Z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